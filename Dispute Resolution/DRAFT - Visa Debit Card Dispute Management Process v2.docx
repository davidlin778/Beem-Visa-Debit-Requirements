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B107" w14:textId="5C663BBE" w:rsidR="003D63E2" w:rsidRPr="00BD2C13" w:rsidRDefault="00770DA2" w:rsidP="00E000B2">
      <w:r>
        <w:rPr>
          <w:noProof/>
        </w:rPr>
        <w:drawing>
          <wp:anchor distT="0" distB="0" distL="114300" distR="114300" simplePos="0" relativeHeight="251658243" behindDoc="1" locked="0" layoutInCell="1" allowOverlap="1" wp14:anchorId="34961A2B" wp14:editId="195E5D2B">
            <wp:simplePos x="0" y="0"/>
            <wp:positionH relativeFrom="page">
              <wp:align>right</wp:align>
            </wp:positionH>
            <wp:positionV relativeFrom="paragraph">
              <wp:posOffset>-909955</wp:posOffset>
            </wp:positionV>
            <wp:extent cx="7761604" cy="10039983"/>
            <wp:effectExtent l="0" t="0" r="0" b="0"/>
            <wp:wrapNone/>
            <wp:docPr id="1933212906"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7761604" cy="10039983"/>
                    </a:xfrm>
                    <a:prstGeom prst="rect">
                      <a:avLst/>
                    </a:prstGeom>
                  </pic:spPr>
                </pic:pic>
              </a:graphicData>
            </a:graphic>
          </wp:anchor>
        </w:drawing>
      </w:r>
      <w:r w:rsidR="00481226" w:rsidRPr="00BD2C13">
        <w:rPr>
          <w:noProof/>
          <w:lang w:eastAsia="en-CA"/>
        </w:rPr>
        <mc:AlternateContent>
          <mc:Choice Requires="wps">
            <w:drawing>
              <wp:anchor distT="0" distB="0" distL="114300" distR="114300" simplePos="0" relativeHeight="251658240" behindDoc="0" locked="0" layoutInCell="1" allowOverlap="1" wp14:anchorId="635D7057" wp14:editId="12AB97DE">
                <wp:simplePos x="0" y="0"/>
                <wp:positionH relativeFrom="margin">
                  <wp:posOffset>0</wp:posOffset>
                </wp:positionH>
                <wp:positionV relativeFrom="paragraph">
                  <wp:posOffset>-1602740</wp:posOffset>
                </wp:positionV>
                <wp:extent cx="2159000" cy="406400"/>
                <wp:effectExtent l="0" t="0" r="0" b="0"/>
                <wp:wrapNone/>
                <wp:docPr id="450715282" name="Text Box 450715282"/>
                <wp:cNvGraphicFramePr/>
                <a:graphic xmlns:a="http://schemas.openxmlformats.org/drawingml/2006/main">
                  <a:graphicData uri="http://schemas.microsoft.com/office/word/2010/wordprocessingShape">
                    <wps:wsp>
                      <wps:cNvSpPr txBox="1"/>
                      <wps:spPr>
                        <a:xfrm>
                          <a:off x="0" y="0"/>
                          <a:ext cx="2159000" cy="406400"/>
                        </a:xfrm>
                        <a:prstGeom prst="rect">
                          <a:avLst/>
                        </a:prstGeom>
                        <a:noFill/>
                        <a:ln w="6350">
                          <a:noFill/>
                        </a:ln>
                      </wps:spPr>
                      <wps:txb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D7057" id="_x0000_t202" coordsize="21600,21600" o:spt="202" path="m,l,21600r21600,l21600,xe">
                <v:stroke joinstyle="miter"/>
                <v:path gradientshapeok="t" o:connecttype="rect"/>
              </v:shapetype>
              <v:shape id="Text Box 450715282" o:spid="_x0000_s1026" type="#_x0000_t202" style="position:absolute;margin-left:0;margin-top:-126.2pt;width:170pt;height:3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" filled="f" stroked="f" strokeweight=".5pt">
                <v:textbo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v:textbox>
                <w10:wrap anchorx="margin"/>
              </v:shape>
            </w:pict>
          </mc:Fallback>
        </mc:AlternateContent>
      </w:r>
    </w:p>
    <w:p w14:paraId="028D0E85" w14:textId="77777777" w:rsidR="003D63E2" w:rsidRPr="00BD2C13" w:rsidRDefault="003D63E2" w:rsidP="00E000B2"/>
    <w:p w14:paraId="7872C7E6" w14:textId="6B2E1623" w:rsidR="003D63E2" w:rsidRPr="00BD2C13" w:rsidRDefault="003D63E2" w:rsidP="00E000B2"/>
    <w:sdt>
      <w:sdtPr>
        <w:rPr>
          <w:rStyle w:val="CoverPageTitleChar"/>
        </w:rPr>
        <w:alias w:val="Title"/>
        <w:tag w:val=""/>
        <w:id w:val="1677460234"/>
        <w:placeholder>
          <w:docPart w:val="0A32A644AEDF457CACBB3AAAE221B3AC"/>
        </w:placeholder>
        <w:dataBinding w:prefixMappings="xmlns:ns0='http://purl.org/dc/elements/1.1/' xmlns:ns1='http://schemas.openxmlformats.org/package/2006/metadata/core-properties' " w:xpath="/ns1:coreProperties[1]/ns0:title[1]" w:storeItemID="{6C3C8BC8-F283-45AE-878A-BAB7291924A1}"/>
        <w:text/>
      </w:sdtPr>
      <w:sdtContent>
        <w:p w14:paraId="666BBC9D" w14:textId="33F42D93" w:rsidR="00182ED0" w:rsidRPr="00BD2C13" w:rsidRDefault="000F4BE9" w:rsidP="003D63E2">
          <w:pPr>
            <w:spacing w:before="0" w:after="0" w:line="1000" w:lineRule="exact"/>
            <w:contextualSpacing/>
            <w:rPr>
              <w:rFonts w:ascii="Gill Sans Nova Cond XBd" w:hAnsi="Gill Sans Nova Cond XBd"/>
              <w:sz w:val="100"/>
              <w:szCs w:val="100"/>
            </w:rPr>
          </w:pPr>
          <w:r>
            <w:rPr>
              <w:rStyle w:val="CoverPageTitleChar"/>
            </w:rPr>
            <w:t xml:space="preserve">Visa Debit Card </w:t>
          </w:r>
          <w:r w:rsidR="00AB64FA">
            <w:rPr>
              <w:rStyle w:val="CoverPageTitleChar"/>
            </w:rPr>
            <w:t>Dispute Management</w:t>
          </w:r>
        </w:p>
      </w:sdtContent>
    </w:sdt>
    <w:p w14:paraId="4C2A1C68" w14:textId="38BC1919" w:rsidR="00CE1238" w:rsidRDefault="00CE1238">
      <w:pPr>
        <w:pStyle w:val="Subtitle"/>
        <w:rPr>
          <w:kern w:val="2"/>
          <w:lang w:eastAsia="en-CA"/>
          <w14:ligatures w14:val="standardContextual"/>
        </w:rPr>
      </w:pPr>
      <w:r>
        <w:rPr>
          <w:rStyle w:val="SubtitleChar"/>
        </w:rPr>
        <w:t>PROCESS</w:t>
      </w:r>
    </w:p>
    <w:p w14:paraId="18DC3E76" w14:textId="77777777" w:rsidR="005677CB" w:rsidRPr="00BD2C13" w:rsidRDefault="00182ED0" w:rsidP="00361286">
      <w:r w:rsidRPr="00BD2C13">
        <w:rPr>
          <w:rFonts w:eastAsiaTheme="majorEastAsia"/>
          <w:noProof/>
          <w:sz w:val="100"/>
          <w:szCs w:val="100"/>
          <w:lang w:eastAsia="en-CA"/>
        </w:rPr>
        <mc:AlternateContent>
          <mc:Choice Requires="wps">
            <w:drawing>
              <wp:anchor distT="0" distB="0" distL="114300" distR="114300" simplePos="0" relativeHeight="251658242" behindDoc="0" locked="0" layoutInCell="1" allowOverlap="1" wp14:anchorId="6044A8CA" wp14:editId="73449881">
                <wp:simplePos x="0" y="0"/>
                <wp:positionH relativeFrom="margin">
                  <wp:posOffset>0</wp:posOffset>
                </wp:positionH>
                <wp:positionV relativeFrom="page">
                  <wp:posOffset>8763000</wp:posOffset>
                </wp:positionV>
                <wp:extent cx="2157730" cy="542925"/>
                <wp:effectExtent l="0" t="0" r="0" b="0"/>
                <wp:wrapNone/>
                <wp:docPr id="1615482305" name="Text Box 1615482305"/>
                <wp:cNvGraphicFramePr/>
                <a:graphic xmlns:a="http://schemas.openxmlformats.org/drawingml/2006/main">
                  <a:graphicData uri="http://schemas.microsoft.com/office/word/2010/wordprocessingShape">
                    <wps:wsp>
                      <wps:cNvSpPr txBox="1"/>
                      <wps:spPr>
                        <a:xfrm>
                          <a:off x="0" y="0"/>
                          <a:ext cx="2157730" cy="542925"/>
                        </a:xfrm>
                        <a:prstGeom prst="rect">
                          <a:avLst/>
                        </a:prstGeom>
                        <a:noFill/>
                        <a:ln w="6350">
                          <a:noFill/>
                        </a:ln>
                      </wps:spPr>
                      <wps:txbx>
                        <w:txbxContent>
                          <w:customXmlInsRangeStart w:id="0"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Content>
                              <w:customXmlInsRangeEnd w:id="0"/>
                              <w:p w14:paraId="769F150B" w14:textId="403EDC8F" w:rsidR="00182ED0" w:rsidRPr="00BD2C13" w:rsidRDefault="0091336B" w:rsidP="00A7343A">
                                <w:pPr>
                                  <w:pStyle w:val="BeemDate"/>
                                </w:pPr>
                                <w:r>
                                  <w:rPr>
                                    <w:rStyle w:val="BeemDateChar"/>
                                    <w:lang w:val="en-US"/>
                                  </w:rPr>
                                  <w:t>October 1, 2026</w:t>
                                </w:r>
                              </w:p>
                              <w:customXmlInsRangeStart w:id="1" w:author="Unknown" w:date="2026-09-21T13:24:00Z"/>
                            </w:sdtContent>
                          </w:sdt>
                          <w:customXmlInsRangeEnd w:id="1"/>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4A8CA" id="Text Box 1615482305" o:spid="_x0000_s1027" type="#_x0000_t202" style="position:absolute;margin-left:0;margin-top:690pt;width:169.9pt;height:4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OOGQIAADMEAAAOAAAAZHJzL2Uyb0RvYy54bWysU8tu2zAQvBfoPxC817IVO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" filled="f" stroked="f" strokeweight=".5pt">
                <v:textbox>
                  <w:txbxContent>
                    <w:customXmlInsRangeStart w:id="2"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Content>
                        <w:customXmlInsRangeEnd w:id="2"/>
                        <w:p w14:paraId="769F150B" w14:textId="403EDC8F" w:rsidR="00182ED0" w:rsidRPr="00BD2C13" w:rsidRDefault="0091336B" w:rsidP="00A7343A">
                          <w:pPr>
                            <w:pStyle w:val="BeemDate"/>
                          </w:pPr>
                          <w:r>
                            <w:rPr>
                              <w:rStyle w:val="BeemDateChar"/>
                              <w:lang w:val="en-US"/>
                            </w:rPr>
                            <w:t>October 1, 2026</w:t>
                          </w:r>
                        </w:p>
                        <w:customXmlInsRangeStart w:id="3" w:author="Unknown" w:date="2026-09-21T13:24:00Z"/>
                      </w:sdtContent>
                    </w:sdt>
                    <w:customXmlInsRangeEnd w:id="3"/>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v:textbox>
                <w10:wrap anchorx="margin" anchory="page"/>
              </v:shape>
            </w:pict>
          </mc:Fallback>
        </mc:AlternateContent>
      </w:r>
      <w:r w:rsidR="00AB75A1" w:rsidRPr="00BD2C13">
        <w:rPr>
          <w:noProof/>
          <w:lang w:eastAsia="en-CA"/>
        </w:rPr>
        <w:drawing>
          <wp:anchor distT="0" distB="0" distL="114300" distR="114300" simplePos="0" relativeHeight="251658241" behindDoc="0" locked="0" layoutInCell="1" allowOverlap="1" wp14:anchorId="5BEDE674" wp14:editId="2BC76808">
            <wp:simplePos x="0" y="0"/>
            <wp:positionH relativeFrom="margin">
              <wp:align>right</wp:align>
            </wp:positionH>
            <wp:positionV relativeFrom="page">
              <wp:posOffset>8996680</wp:posOffset>
            </wp:positionV>
            <wp:extent cx="838200" cy="459740"/>
            <wp:effectExtent l="0" t="0" r="0" b="0"/>
            <wp:wrapNone/>
            <wp:docPr id="859821666"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5"/>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p>
    <w:p w14:paraId="5454E532" w14:textId="2A997690" w:rsidR="00C148A6" w:rsidRPr="00BD2C13" w:rsidRDefault="00C148A6" w:rsidP="00361286">
      <w:pPr>
        <w:sectPr w:rsidR="00C148A6" w:rsidRPr="00BD2C13" w:rsidSect="00232E9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pPr>
    </w:p>
    <w:p w14:paraId="57E98F12" w14:textId="77777777" w:rsidR="00DC158F" w:rsidRPr="00BD2C13" w:rsidRDefault="006225E7" w:rsidP="00A40081">
      <w:pPr>
        <w:pStyle w:val="TOCHeading"/>
        <w:rPr>
          <w:noProof w:val="0"/>
        </w:rPr>
      </w:pPr>
      <w:r w:rsidRPr="00BD2C13">
        <w:rPr>
          <w:noProof w:val="0"/>
        </w:rPr>
        <w:lastRenderedPageBreak/>
        <w:t xml:space="preserve">Document Tracking and Control Table </w:t>
      </w:r>
    </w:p>
    <w:p w14:paraId="36229290" w14:textId="77777777" w:rsidR="0056596C" w:rsidRPr="00BD2C13" w:rsidRDefault="0056596C" w:rsidP="00B07511"/>
    <w:tbl>
      <w:tblPr>
        <w:tblStyle w:val="TealFINAL"/>
        <w:tblW w:w="0" w:type="auto"/>
        <w:jc w:val="center"/>
        <w:tblLayout w:type="fixed"/>
        <w:tblLook w:val="0480" w:firstRow="0" w:lastRow="0" w:firstColumn="1" w:lastColumn="0" w:noHBand="0" w:noVBand="1"/>
      </w:tblPr>
      <w:tblGrid>
        <w:gridCol w:w="3685"/>
        <w:gridCol w:w="3685"/>
      </w:tblGrid>
      <w:tr w:rsidR="002D4538" w:rsidRPr="00BD2C13" w14:paraId="2DA0B46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75D5CCD" w14:textId="77777777" w:rsidR="00DC158F" w:rsidRPr="00BD2C13" w:rsidRDefault="00C7215A" w:rsidP="008816BB">
            <w:r w:rsidRPr="00BD2C13">
              <w:t>Policy Owner</w:t>
            </w:r>
          </w:p>
        </w:tc>
        <w:tc>
          <w:tcPr>
            <w:tcW w:w="3685" w:type="dxa"/>
            <w:vAlign w:val="center"/>
          </w:tcPr>
          <w:p w14:paraId="7917A834" w14:textId="67CA19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AD57043"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935B25B" w14:textId="77777777" w:rsidR="00C7215A" w:rsidRPr="00BD2C13" w:rsidRDefault="00C7215A" w:rsidP="008816BB">
            <w:r w:rsidRPr="00BD2C13">
              <w:t>Approval Date</w:t>
            </w:r>
          </w:p>
        </w:tc>
        <w:tc>
          <w:tcPr>
            <w:tcW w:w="3685" w:type="dxa"/>
            <w:vAlign w:val="center"/>
          </w:tcPr>
          <w:p w14:paraId="119E9CAB" w14:textId="18A16A9B"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7D9602A2"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9407BC1" w14:textId="77777777" w:rsidR="00C7215A" w:rsidRPr="00BD2C13" w:rsidRDefault="00C7215A" w:rsidP="008816BB">
            <w:r w:rsidRPr="00BD2C13">
              <w:t>Version</w:t>
            </w:r>
          </w:p>
        </w:tc>
        <w:tc>
          <w:tcPr>
            <w:tcW w:w="3685" w:type="dxa"/>
            <w:vAlign w:val="center"/>
          </w:tcPr>
          <w:p w14:paraId="267BAA97" w14:textId="0383794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6C4B01ED"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7EEFEE78" w14:textId="77777777" w:rsidR="00C7215A" w:rsidRPr="00BD2C13" w:rsidRDefault="00C7215A" w:rsidP="008816BB">
            <w:r w:rsidRPr="00BD2C13">
              <w:t>Access Level</w:t>
            </w:r>
          </w:p>
        </w:tc>
        <w:tc>
          <w:tcPr>
            <w:tcW w:w="3685" w:type="dxa"/>
            <w:vAlign w:val="center"/>
          </w:tcPr>
          <w:p w14:paraId="1623A346" w14:textId="65D15344"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4EB94D7B"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495C85A" w14:textId="77777777" w:rsidR="00C7215A" w:rsidRPr="00BD2C13" w:rsidRDefault="00C7215A" w:rsidP="008816BB">
            <w:r w:rsidRPr="00BD2C13">
              <w:t>Policy Author</w:t>
            </w:r>
          </w:p>
        </w:tc>
        <w:tc>
          <w:tcPr>
            <w:tcW w:w="3685" w:type="dxa"/>
            <w:vAlign w:val="center"/>
          </w:tcPr>
          <w:p w14:paraId="6D662C6C" w14:textId="2A743EC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D24BC30"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5DE4A5D" w14:textId="77777777" w:rsidR="00C7215A" w:rsidRPr="00BD2C13" w:rsidRDefault="00C7215A" w:rsidP="008816BB">
            <w:r w:rsidRPr="00BD2C13">
              <w:t>Subject Matter Expert(s)</w:t>
            </w:r>
          </w:p>
        </w:tc>
        <w:tc>
          <w:tcPr>
            <w:tcW w:w="3685" w:type="dxa"/>
            <w:vAlign w:val="center"/>
          </w:tcPr>
          <w:p w14:paraId="74CFF0BF" w14:textId="489A3C47"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6273DD04"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5542B25" w14:textId="77777777" w:rsidR="00C7215A" w:rsidRPr="00BD2C13" w:rsidRDefault="00C7215A" w:rsidP="008816BB">
            <w:r w:rsidRPr="00BD2C13">
              <w:t>Last Full Review Date</w:t>
            </w:r>
          </w:p>
        </w:tc>
        <w:tc>
          <w:tcPr>
            <w:tcW w:w="3685" w:type="dxa"/>
            <w:vAlign w:val="center"/>
          </w:tcPr>
          <w:p w14:paraId="718BB8C8" w14:textId="600748A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1282F5D8"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1F2E090" w14:textId="77777777" w:rsidR="00C7215A" w:rsidRPr="00BD2C13" w:rsidRDefault="00C7215A" w:rsidP="008816BB">
            <w:r w:rsidRPr="00BD2C13">
              <w:t xml:space="preserve">Update Date </w:t>
            </w:r>
            <w:r w:rsidRPr="00295DCD">
              <w:rPr>
                <w:i/>
                <w:iCs/>
              </w:rPr>
              <w:t xml:space="preserve">(changes were made but a full review was not </w:t>
            </w:r>
            <w:r w:rsidR="00295DCD" w:rsidRPr="00295DCD">
              <w:rPr>
                <w:i/>
                <w:iCs/>
              </w:rPr>
              <w:t xml:space="preserve">necessarily </w:t>
            </w:r>
            <w:r w:rsidRPr="00295DCD">
              <w:rPr>
                <w:i/>
                <w:iCs/>
              </w:rPr>
              <w:t>conducted)</w:t>
            </w:r>
          </w:p>
        </w:tc>
        <w:tc>
          <w:tcPr>
            <w:tcW w:w="3685" w:type="dxa"/>
            <w:vAlign w:val="center"/>
          </w:tcPr>
          <w:p w14:paraId="73263902" w14:textId="127B3F35"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24ABD92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51E2334" w14:textId="77777777" w:rsidR="00C7215A" w:rsidRPr="00BD2C13" w:rsidRDefault="00C7215A" w:rsidP="008816BB">
            <w:r w:rsidRPr="00BD2C13">
              <w:t>Review Frequency Requirement</w:t>
            </w:r>
          </w:p>
        </w:tc>
        <w:tc>
          <w:tcPr>
            <w:tcW w:w="3685" w:type="dxa"/>
            <w:vAlign w:val="center"/>
          </w:tcPr>
          <w:p w14:paraId="6BADA3A6" w14:textId="1D34967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2147EDBE"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FB6A653" w14:textId="77777777" w:rsidR="00C7215A" w:rsidRPr="00BD2C13" w:rsidRDefault="00C7215A" w:rsidP="008816BB">
            <w:r w:rsidRPr="00BD2C13">
              <w:t xml:space="preserve">Changes made </w:t>
            </w:r>
          </w:p>
        </w:tc>
        <w:tc>
          <w:tcPr>
            <w:tcW w:w="3685" w:type="dxa"/>
            <w:vAlign w:val="center"/>
          </w:tcPr>
          <w:p w14:paraId="4D17B357" w14:textId="057E2922" w:rsidR="00C7215A" w:rsidRPr="00BD2C13" w:rsidRDefault="00C62EBE" w:rsidP="008816BB">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50D1A8BF"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F786365" w14:textId="77777777" w:rsidR="00C7215A" w:rsidRPr="00BD2C13" w:rsidRDefault="00C7215A" w:rsidP="008816BB">
            <w:r w:rsidRPr="00BD2C13">
              <w:t>Stakeholders Impacted</w:t>
            </w:r>
          </w:p>
        </w:tc>
        <w:tc>
          <w:tcPr>
            <w:tcW w:w="3685" w:type="dxa"/>
            <w:vAlign w:val="center"/>
          </w:tcPr>
          <w:p w14:paraId="48CC7B95" w14:textId="53FCAA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bl>
    <w:p w14:paraId="16439802" w14:textId="77777777" w:rsidR="009D5207" w:rsidRPr="00BD2C13" w:rsidRDefault="009D5207" w:rsidP="002161EB"/>
    <w:p w14:paraId="3A2B386E" w14:textId="77777777" w:rsidR="009D5207" w:rsidRPr="00BD2C13" w:rsidRDefault="009D5207" w:rsidP="002161EB">
      <w:pPr>
        <w:sectPr w:rsidR="009D5207" w:rsidRPr="00BD2C13" w:rsidSect="00182ED0">
          <w:headerReference w:type="default" r:id="rId20"/>
          <w:footerReference w:type="default" r:id="rId21"/>
          <w:footerReference w:type="first" r:id="rId22"/>
          <w:pgSz w:w="12240" w:h="15840"/>
          <w:pgMar w:top="1559" w:right="1440" w:bottom="1531" w:left="1440" w:header="720" w:footer="241" w:gutter="0"/>
          <w:pgNumType w:fmt="lowerRoman" w:start="1"/>
          <w:cols w:space="720"/>
          <w:docGrid w:linePitch="360"/>
        </w:sectPr>
      </w:pPr>
    </w:p>
    <w:p w14:paraId="171AAD4C" w14:textId="77777777" w:rsidR="00CC0120" w:rsidRDefault="00CC0120" w:rsidP="00CC0120">
      <w:pPr>
        <w:pStyle w:val="Heading1"/>
        <w:spacing w:before="120" w:line="276" w:lineRule="auto"/>
      </w:pPr>
      <w:r>
        <w:lastRenderedPageBreak/>
        <w:t>Purpose</w:t>
      </w:r>
    </w:p>
    <w:p w14:paraId="75770211" w14:textId="0F1BF15D" w:rsidR="00CC0120" w:rsidRDefault="00CC0120" w:rsidP="00CC0120">
      <w:pPr>
        <w:spacing w:before="120" w:after="120"/>
      </w:pPr>
      <w:r>
        <w:t xml:space="preserve">The Visa Debit Card Dispute Management Procedure </w:t>
      </w:r>
      <w:r w:rsidRPr="00D06A54">
        <w:t>guides</w:t>
      </w:r>
      <w:r>
        <w:t xml:space="preserve"> the Growth</w:t>
      </w:r>
      <w:r w:rsidR="007007FD">
        <w:t xml:space="preserve"> Team</w:t>
      </w:r>
      <w:r>
        <w:t>, Payment Services</w:t>
      </w:r>
      <w:r w:rsidR="007007FD">
        <w:t xml:space="preserve"> Team</w:t>
      </w:r>
      <w:r>
        <w:t xml:space="preserve">, </w:t>
      </w:r>
      <w:r w:rsidR="007007FD">
        <w:t xml:space="preserve">and </w:t>
      </w:r>
      <w:r>
        <w:t>Fraud Prevention</w:t>
      </w:r>
      <w:r w:rsidR="007007FD">
        <w:t xml:space="preserve"> Department </w:t>
      </w:r>
      <w:r w:rsidRPr="00D06A54">
        <w:t>in</w:t>
      </w:r>
      <w:r>
        <w:t xml:space="preserve"> managing member-initiated Visa Debit Card disputes. </w:t>
      </w:r>
      <w:r w:rsidRPr="00D06A54">
        <w:t>It sets out</w:t>
      </w:r>
      <w:r>
        <w:t xml:space="preserve"> a consistent approach for </w:t>
      </w:r>
      <w:r w:rsidRPr="00D06A54">
        <w:t>receiving</w:t>
      </w:r>
      <w:r>
        <w:t xml:space="preserve"> and triaging dispute claims, </w:t>
      </w:r>
      <w:r w:rsidRPr="00D06A54">
        <w:t>gathering</w:t>
      </w:r>
      <w:r>
        <w:t xml:space="preserve"> and assessing supporting documentation, issuing provisional credit, submitting and managing </w:t>
      </w:r>
      <w:r w:rsidRPr="00D06A54">
        <w:t xml:space="preserve">disputes </w:t>
      </w:r>
      <w:r>
        <w:t xml:space="preserve">through Central 1 and the Visa network, and resolving </w:t>
      </w:r>
      <w:r w:rsidRPr="00D06A54">
        <w:t xml:space="preserve">disputes </w:t>
      </w:r>
      <w:r>
        <w:t xml:space="preserve">and recovering </w:t>
      </w:r>
      <w:r w:rsidRPr="00D06A54">
        <w:t>funds where applicable.</w:t>
      </w:r>
      <w:r>
        <w:t xml:space="preserve"> It also </w:t>
      </w:r>
      <w:r w:rsidRPr="00D06A54">
        <w:t>covers</w:t>
      </w:r>
      <w:r>
        <w:t xml:space="preserve"> the roles and systems</w:t>
      </w:r>
      <w:r w:rsidRPr="00D06A54">
        <w:t xml:space="preserve"> involved, the </w:t>
      </w:r>
      <w:r>
        <w:t xml:space="preserve">process flows, and </w:t>
      </w:r>
      <w:r w:rsidRPr="00D06A54">
        <w:t xml:space="preserve">the </w:t>
      </w:r>
      <w:r>
        <w:t xml:space="preserve">detailed procedures </w:t>
      </w:r>
      <w:r w:rsidRPr="00D06A54">
        <w:t>across</w:t>
      </w:r>
      <w:r>
        <w:t xml:space="preserve"> the dispute management lifecycle.</w:t>
      </w:r>
    </w:p>
    <w:p w14:paraId="71972EA0" w14:textId="77777777" w:rsidR="00CC0120" w:rsidRDefault="00CC0120" w:rsidP="00CC0120">
      <w:pPr>
        <w:pStyle w:val="Heading1"/>
        <w:spacing w:before="120" w:line="276" w:lineRule="auto"/>
      </w:pPr>
      <w:r>
        <w:t>Scope</w:t>
      </w:r>
    </w:p>
    <w:p w14:paraId="4FE4920E" w14:textId="77777777" w:rsidR="00CC0120" w:rsidRDefault="00CC0120" w:rsidP="00CC0120">
      <w:pPr>
        <w:spacing w:before="120" w:after="120"/>
      </w:pPr>
      <w:r>
        <w:t>This procedure applies to all team members involved in the intake, triage, investigation, submission, and resolution of member-initiated Visa Debit Card disputes, received through the following channels:</w:t>
      </w:r>
    </w:p>
    <w:p w14:paraId="0EC40C83" w14:textId="77777777" w:rsidR="00CC0120" w:rsidRPr="0058154D" w:rsidRDefault="00CC0120" w:rsidP="00BF3DC6">
      <w:pPr>
        <w:pStyle w:val="ListParagraph"/>
        <w:numPr>
          <w:ilvl w:val="0"/>
          <w:numId w:val="6"/>
        </w:numPr>
        <w:spacing w:before="120" w:after="120"/>
      </w:pPr>
      <w:r w:rsidRPr="0058154D">
        <w:rPr>
          <w:b/>
          <w:bCs/>
        </w:rPr>
        <w:t>Branch:</w:t>
      </w:r>
      <w:r w:rsidRPr="0058154D">
        <w:t xml:space="preserve"> occurs when a member visits </w:t>
      </w:r>
      <w:r>
        <w:t>Beem’s</w:t>
      </w:r>
      <w:r w:rsidRPr="0058154D">
        <w:t xml:space="preserve"> branch to dispute a Visa Debit Card transaction.</w:t>
      </w:r>
    </w:p>
    <w:p w14:paraId="1220C6DF" w14:textId="77777777" w:rsidR="00CC0120" w:rsidRPr="0058154D" w:rsidRDefault="00CC0120" w:rsidP="00BF3DC6">
      <w:pPr>
        <w:pStyle w:val="ListParagraph"/>
        <w:numPr>
          <w:ilvl w:val="0"/>
          <w:numId w:val="6"/>
        </w:numPr>
        <w:spacing w:before="120" w:after="120"/>
      </w:pPr>
      <w:r w:rsidRPr="0058154D">
        <w:rPr>
          <w:b/>
          <w:bCs/>
        </w:rPr>
        <w:t>Contact Centre:</w:t>
      </w:r>
      <w:r w:rsidRPr="0058154D">
        <w:t xml:space="preserve"> occurs when a member contacts </w:t>
      </w:r>
      <w:r>
        <w:t>Beem’s</w:t>
      </w:r>
      <w:r w:rsidRPr="0058154D">
        <w:t xml:space="preserve"> </w:t>
      </w:r>
      <w:r>
        <w:t>Growth Team</w:t>
      </w:r>
      <w:r w:rsidRPr="0058154D">
        <w:t xml:space="preserve"> by phone to dispute a Visa Debit Card transaction.</w:t>
      </w:r>
    </w:p>
    <w:p w14:paraId="0E7A2538" w14:textId="77777777" w:rsidR="00CC0120" w:rsidRDefault="00CC0120" w:rsidP="00CC0120">
      <w:pPr>
        <w:spacing w:before="120" w:after="120"/>
      </w:pPr>
      <w:r>
        <w:t xml:space="preserve">This procedure covers the five stages of the dispute management lifecycle: </w:t>
      </w:r>
    </w:p>
    <w:p w14:paraId="7EF27E67" w14:textId="77777777" w:rsidR="00CC0120" w:rsidRDefault="00CC0120" w:rsidP="00CC0120">
      <w:pPr>
        <w:spacing w:before="120" w:after="120"/>
        <w:ind w:left="360"/>
      </w:pPr>
      <w:r>
        <w:rPr>
          <w:b/>
        </w:rPr>
        <w:t xml:space="preserve">Stage </w:t>
      </w:r>
      <w:r w:rsidRPr="00981F72">
        <w:rPr>
          <w:b/>
        </w:rPr>
        <w:t>1.</w:t>
      </w:r>
      <w:r>
        <w:t xml:space="preserve"> Dispute Intake </w:t>
      </w:r>
    </w:p>
    <w:p w14:paraId="37E823F0" w14:textId="5AE04541" w:rsidR="00CC0120" w:rsidRDefault="00CC0120" w:rsidP="00CC0120">
      <w:pPr>
        <w:spacing w:before="120" w:after="120"/>
        <w:ind w:left="360"/>
      </w:pPr>
      <w:r>
        <w:rPr>
          <w:b/>
        </w:rPr>
        <w:t xml:space="preserve">Stage </w:t>
      </w:r>
      <w:r w:rsidRPr="00981F72">
        <w:rPr>
          <w:b/>
        </w:rPr>
        <w:t>2</w:t>
      </w:r>
      <w:r w:rsidR="004755FE">
        <w:rPr>
          <w:b/>
        </w:rPr>
        <w:t>A</w:t>
      </w:r>
      <w:r w:rsidRPr="00981F72">
        <w:rPr>
          <w:b/>
        </w:rPr>
        <w:t>.</w:t>
      </w:r>
      <w:r>
        <w:t xml:space="preserve"> Dispute Triage</w:t>
      </w:r>
    </w:p>
    <w:p w14:paraId="38379F29" w14:textId="4EA44CCC" w:rsidR="00EC6720" w:rsidRDefault="00EC6720" w:rsidP="00EC6720">
      <w:pPr>
        <w:spacing w:before="120" w:after="120"/>
        <w:ind w:left="360"/>
      </w:pPr>
      <w:r>
        <w:rPr>
          <w:b/>
        </w:rPr>
        <w:t xml:space="preserve">Stage </w:t>
      </w:r>
      <w:r>
        <w:rPr>
          <w:b/>
        </w:rPr>
        <w:t>2</w:t>
      </w:r>
      <w:r w:rsidR="004755FE">
        <w:rPr>
          <w:b/>
        </w:rPr>
        <w:t>B</w:t>
      </w:r>
      <w:r w:rsidRPr="00981F72">
        <w:rPr>
          <w:b/>
        </w:rPr>
        <w:t>.</w:t>
      </w:r>
      <w:r>
        <w:t xml:space="preserve"> Provisional Credit Issuance</w:t>
      </w:r>
    </w:p>
    <w:p w14:paraId="5FB78507" w14:textId="26147E67" w:rsidR="00CC0120" w:rsidRDefault="00CC0120" w:rsidP="00CC0120">
      <w:pPr>
        <w:spacing w:before="120" w:after="120"/>
        <w:ind w:left="360"/>
      </w:pPr>
      <w:r>
        <w:rPr>
          <w:b/>
        </w:rPr>
        <w:t xml:space="preserve">Stage </w:t>
      </w:r>
      <w:r w:rsidRPr="00981F72">
        <w:rPr>
          <w:b/>
        </w:rPr>
        <w:t>3.</w:t>
      </w:r>
      <w:r>
        <w:t xml:space="preserve"> Case Preparation &amp; Document Assessment</w:t>
      </w:r>
    </w:p>
    <w:p w14:paraId="6193F9BE" w14:textId="77777777" w:rsidR="00CC0120" w:rsidRDefault="00CC0120" w:rsidP="00CC0120">
      <w:pPr>
        <w:spacing w:before="120" w:after="120"/>
        <w:ind w:left="360"/>
      </w:pPr>
      <w:r>
        <w:rPr>
          <w:b/>
        </w:rPr>
        <w:t xml:space="preserve">Stage </w:t>
      </w:r>
      <w:r w:rsidRPr="00981F72">
        <w:rPr>
          <w:b/>
        </w:rPr>
        <w:t>4.</w:t>
      </w:r>
      <w:r>
        <w:t xml:space="preserve"> Network Submission &amp; Response</w:t>
      </w:r>
    </w:p>
    <w:p w14:paraId="04E0D3A1" w14:textId="77777777" w:rsidR="00CC0120" w:rsidRDefault="00CC0120" w:rsidP="00CC0120">
      <w:pPr>
        <w:spacing w:before="120" w:after="120"/>
        <w:ind w:left="360"/>
      </w:pPr>
      <w:r>
        <w:rPr>
          <w:b/>
        </w:rPr>
        <w:t xml:space="preserve">Stage </w:t>
      </w:r>
      <w:r w:rsidRPr="00981F72">
        <w:rPr>
          <w:b/>
        </w:rPr>
        <w:t>5.</w:t>
      </w:r>
      <w:r>
        <w:t xml:space="preserve"> Resolution &amp; Recovery</w:t>
      </w:r>
    </w:p>
    <w:p w14:paraId="402386A7" w14:textId="77777777" w:rsidR="00CC0120" w:rsidRDefault="00CC0120" w:rsidP="00CC0120">
      <w:pPr>
        <w:pStyle w:val="Heading1"/>
      </w:pPr>
      <w:r>
        <w:t>Roles and Systems</w:t>
      </w:r>
    </w:p>
    <w:p w14:paraId="2DF1933B" w14:textId="77777777" w:rsidR="00CC0120" w:rsidRDefault="00CC0120" w:rsidP="00CC0120">
      <w:r>
        <w:t>The following roles and systems support various activities within the Visa Debit Card Dispute Management Procedure.</w:t>
      </w:r>
    </w:p>
    <w:tbl>
      <w:tblPr>
        <w:tblStyle w:val="TealFINAL"/>
        <w:tblW w:w="0" w:type="auto"/>
        <w:tblLook w:val="04A0" w:firstRow="1" w:lastRow="0" w:firstColumn="1" w:lastColumn="0" w:noHBand="0" w:noVBand="1"/>
      </w:tblPr>
      <w:tblGrid>
        <w:gridCol w:w="4680"/>
        <w:gridCol w:w="4680"/>
      </w:tblGrid>
      <w:tr w:rsidR="00CC0120" w14:paraId="502850EA" w14:textId="77777777" w:rsidTr="005E1D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A9FAC1" w14:textId="77777777" w:rsidR="00CC0120" w:rsidRDefault="00CC0120" w:rsidP="005E1D88">
            <w:r>
              <w:t>Role / System</w:t>
            </w:r>
          </w:p>
        </w:tc>
        <w:tc>
          <w:tcPr>
            <w:tcW w:w="4680" w:type="dxa"/>
          </w:tcPr>
          <w:p w14:paraId="3F057A0E" w14:textId="77777777" w:rsidR="00CC0120" w:rsidRDefault="00CC0120" w:rsidP="005E1D88">
            <w:pPr>
              <w:cnfStyle w:val="100000000000" w:firstRow="1" w:lastRow="0" w:firstColumn="0" w:lastColumn="0" w:oddVBand="0" w:evenVBand="0" w:oddHBand="0" w:evenHBand="0" w:firstRowFirstColumn="0" w:firstRowLastColumn="0" w:lastRowFirstColumn="0" w:lastRowLastColumn="0"/>
            </w:pPr>
            <w:r>
              <w:t>Responsibility</w:t>
            </w:r>
          </w:p>
        </w:tc>
      </w:tr>
      <w:tr w:rsidR="00CC0120" w14:paraId="57D8DCAC"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5B4F514" w14:textId="77777777" w:rsidR="00CC0120" w:rsidRDefault="00CC0120" w:rsidP="005E1D88">
            <w:r>
              <w:rPr>
                <w:b w:val="0"/>
              </w:rPr>
              <w:t>Growth Team</w:t>
            </w:r>
          </w:p>
        </w:tc>
        <w:tc>
          <w:tcPr>
            <w:tcW w:w="4680" w:type="dxa"/>
          </w:tcPr>
          <w:p w14:paraId="7A2AD275" w14:textId="77777777" w:rsidR="00CC0120" w:rsidRDefault="00CC0120" w:rsidP="005E1D88">
            <w:pPr>
              <w:cnfStyle w:val="000000100000" w:firstRow="0" w:lastRow="0" w:firstColumn="0" w:lastColumn="0" w:oddVBand="0" w:evenVBand="0" w:oddHBand="1" w:evenHBand="0" w:firstRowFirstColumn="0" w:firstRowLastColumn="0" w:lastRowFirstColumn="0" w:lastRowLastColumn="0"/>
            </w:pPr>
            <w:r w:rsidRPr="00653E7A">
              <w:t>Front-line contact centre and branch staff who maintain contact with members, receive the member's dispute claim, verify the cardholder and impacted transaction(s), records dispute details. Where required, they perform initial account security actions, such as blocking and reissuing the card.</w:t>
            </w:r>
          </w:p>
        </w:tc>
      </w:tr>
      <w:tr w:rsidR="00CC0120" w14:paraId="4FDB6C1A" w14:textId="77777777" w:rsidTr="005E1D88">
        <w:tc>
          <w:tcPr>
            <w:cnfStyle w:val="001000000000" w:firstRow="0" w:lastRow="0" w:firstColumn="1" w:lastColumn="0" w:oddVBand="0" w:evenVBand="0" w:oddHBand="0" w:evenHBand="0" w:firstRowFirstColumn="0" w:firstRowLastColumn="0" w:lastRowFirstColumn="0" w:lastRowLastColumn="0"/>
            <w:tcW w:w="4680" w:type="dxa"/>
          </w:tcPr>
          <w:p w14:paraId="35968A3A" w14:textId="77777777" w:rsidR="00CC0120" w:rsidRDefault="00CC0120" w:rsidP="005E1D88">
            <w:r>
              <w:rPr>
                <w:b w:val="0"/>
              </w:rPr>
              <w:lastRenderedPageBreak/>
              <w:t>Payment Services Team</w:t>
            </w:r>
          </w:p>
        </w:tc>
        <w:tc>
          <w:tcPr>
            <w:tcW w:w="4680" w:type="dxa"/>
          </w:tcPr>
          <w:p w14:paraId="6B41A171" w14:textId="550773B7" w:rsidR="00CC0120" w:rsidRDefault="00CC0120" w:rsidP="005E1D88">
            <w:pPr>
              <w:cnfStyle w:val="000000000000" w:firstRow="0" w:lastRow="0" w:firstColumn="0" w:lastColumn="0" w:oddVBand="0" w:evenVBand="0" w:oddHBand="0" w:evenHBand="0" w:firstRowFirstColumn="0" w:firstRowLastColumn="0" w:lastRowFirstColumn="0" w:lastRowLastColumn="0"/>
            </w:pPr>
            <w:r w:rsidRPr="00A5790A">
              <w:t xml:space="preserve">Investigates and manages non-fraud (recognized/authorized transactions) disputes referred </w:t>
            </w:r>
            <w:r>
              <w:t>by</w:t>
            </w:r>
            <w:r w:rsidRPr="00A5790A">
              <w:t xml:space="preserve"> the </w:t>
            </w:r>
            <w:r>
              <w:t>Growth Team</w:t>
            </w:r>
            <w:r w:rsidRPr="00A5790A">
              <w:t xml:space="preserve">, </w:t>
            </w:r>
            <w:r w:rsidR="00372C08" w:rsidRPr="00372C08">
              <w:t xml:space="preserve">prepares case documentation, submits eligible disputes to Central 1, manages provisional credit throughout the dispute lifecycle, and handles dispute outcomes </w:t>
            </w:r>
            <w:r w:rsidR="00372C08">
              <w:t>(reimbursement / r</w:t>
            </w:r>
            <w:r w:rsidR="00372C08" w:rsidRPr="00372C08">
              <w:t>ecoveries</w:t>
            </w:r>
            <w:r w:rsidR="00372C08">
              <w:t>).</w:t>
            </w:r>
          </w:p>
        </w:tc>
      </w:tr>
      <w:tr w:rsidR="00CC0120" w14:paraId="4DFBE87C" w14:textId="77777777" w:rsidTr="005E1D88">
        <w:trPr>
          <w:cnfStyle w:val="000000100000" w:firstRow="0" w:lastRow="0" w:firstColumn="0" w:lastColumn="0" w:oddVBand="0" w:evenVBand="0" w:oddHBand="1" w:evenHBand="0" w:firstRowFirstColumn="0" w:firstRowLastColumn="0" w:lastRowFirstColumn="0" w:lastRowLastColumn="0"/>
          <w:trHeight w:val="9607"/>
        </w:trPr>
        <w:tc>
          <w:tcPr>
            <w:cnfStyle w:val="001000000000" w:firstRow="0" w:lastRow="0" w:firstColumn="1" w:lastColumn="0" w:oddVBand="0" w:evenVBand="0" w:oddHBand="0" w:evenHBand="0" w:firstRowFirstColumn="0" w:firstRowLastColumn="0" w:lastRowFirstColumn="0" w:lastRowLastColumn="0"/>
            <w:tcW w:w="4680" w:type="dxa"/>
          </w:tcPr>
          <w:p w14:paraId="2FCF0B9F" w14:textId="77777777" w:rsidR="00CC0120" w:rsidRDefault="00CC0120" w:rsidP="005E1D88">
            <w:r>
              <w:rPr>
                <w:b w:val="0"/>
              </w:rPr>
              <w:t>Fraud Prevention Department</w:t>
            </w:r>
          </w:p>
        </w:tc>
        <w:tc>
          <w:tcPr>
            <w:tcW w:w="4680" w:type="dxa"/>
          </w:tcPr>
          <w:p w14:paraId="34FD9500" w14:textId="77777777" w:rsidR="00CC0120" w:rsidRPr="00676499" w:rsidRDefault="00CC0120" w:rsidP="005E1D88">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Fraud Management / Fraud Specialists provide centralized expertise and coordination to support consistent fraud detection, escalation, investigation, response, recovery, and reporting practices across the organization. They are responsible for leading or coordinating fraud investigations and case management activities, supporting appropriate evidence and documentation practices, and enabling effective cross-functional coordination and governance visibility for significant fraud risks, trends, and incidents.</w:t>
            </w:r>
          </w:p>
          <w:p w14:paraId="7F49EA5A" w14:textId="77777777" w:rsidR="00CC0120" w:rsidRPr="00676499" w:rsidRDefault="00CC0120" w:rsidP="005E1D88">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Key responsibilities may include:</w:t>
            </w:r>
          </w:p>
          <w:p w14:paraId="51B0783A"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conducting or coordinating fraud investigations and case management activities,</w:t>
            </w:r>
          </w:p>
          <w:p w14:paraId="7A013AE2"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maintaining case documentation and supporting appropriate evidence handling practices,</w:t>
            </w:r>
          </w:p>
          <w:p w14:paraId="1C3CECEF"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escalation, response, containment, and recovery activities with relevant operational and support functions,</w:t>
            </w:r>
          </w:p>
          <w:p w14:paraId="685A57FA"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reimbursement and remediation activities in accordance with established guidelines and approvals,</w:t>
            </w:r>
          </w:p>
          <w:p w14:paraId="6CEDF2C6"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monitoring fraud trends, emerging risks, and typologies to inform detection and control improvement opportunities,</w:t>
            </w:r>
          </w:p>
          <w:p w14:paraId="7F8797C7"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fraud reporting, analytics, and governance visibility into material incidents and trends,</w:t>
            </w:r>
          </w:p>
          <w:p w14:paraId="0FD6A542"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providing operational guidance and input into training and awareness materials,</w:t>
            </w:r>
          </w:p>
          <w:p w14:paraId="388E811C" w14:textId="77777777" w:rsidR="00CC0120" w:rsidRPr="00653E7A"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with external parties (e.g., law enforcement, insurers, payment networks) where appropriate.</w:t>
            </w:r>
          </w:p>
        </w:tc>
      </w:tr>
      <w:tr w:rsidR="00CC0120" w14:paraId="7A036258" w14:textId="77777777" w:rsidTr="005E1D88">
        <w:tc>
          <w:tcPr>
            <w:cnfStyle w:val="001000000000" w:firstRow="0" w:lastRow="0" w:firstColumn="1" w:lastColumn="0" w:oddVBand="0" w:evenVBand="0" w:oddHBand="0" w:evenHBand="0" w:firstRowFirstColumn="0" w:firstRowLastColumn="0" w:lastRowFirstColumn="0" w:lastRowLastColumn="0"/>
            <w:tcW w:w="4680" w:type="dxa"/>
          </w:tcPr>
          <w:p w14:paraId="6137DBA3" w14:textId="77777777" w:rsidR="00CC0120" w:rsidRDefault="00CC0120" w:rsidP="005E1D88">
            <w:r>
              <w:rPr>
                <w:b w:val="0"/>
              </w:rPr>
              <w:t>Central 1</w:t>
            </w:r>
          </w:p>
        </w:tc>
        <w:tc>
          <w:tcPr>
            <w:tcW w:w="4680" w:type="dxa"/>
          </w:tcPr>
          <w:p w14:paraId="36F1EC4F" w14:textId="07D9F05D" w:rsidR="00CC0120" w:rsidRDefault="00CC0120" w:rsidP="005E1D88">
            <w:pPr>
              <w:cnfStyle w:val="000000000000" w:firstRow="0" w:lastRow="0" w:firstColumn="0" w:lastColumn="0" w:oddVBand="0" w:evenVBand="0" w:oddHBand="0" w:evenHBand="0" w:firstRowFirstColumn="0" w:firstRowLastColumn="0" w:lastRowFirstColumn="0" w:lastRowLastColumn="0"/>
            </w:pPr>
            <w:r>
              <w:t xml:space="preserve">Beem's financial services partner that receives completed dispute submissions and routes them, </w:t>
            </w:r>
            <w:r>
              <w:lastRenderedPageBreak/>
              <w:t xml:space="preserve">via </w:t>
            </w:r>
            <w:r w:rsidR="005947D2">
              <w:t>Prairie Payments Joint Venture (</w:t>
            </w:r>
            <w:commentRangeStart w:id="4"/>
            <w:r>
              <w:t>PPJV</w:t>
            </w:r>
            <w:commentRangeEnd w:id="4"/>
            <w:r w:rsidR="00521BD3">
              <w:rPr>
                <w:rStyle w:val="CommentReference"/>
                <w:sz w:val="20"/>
                <w:szCs w:val="20"/>
              </w:rPr>
              <w:commentReference w:id="4"/>
            </w:r>
            <w:r w:rsidR="005947D2">
              <w:t>)</w:t>
            </w:r>
            <w:r>
              <w:t>, to the FIS Everlink Settlement team for submission to Visa Resolve Online (VROL) on Beem's behalf.</w:t>
            </w:r>
          </w:p>
        </w:tc>
      </w:tr>
      <w:tr w:rsidR="00CC0120" w14:paraId="12434E8A"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EE0CD64" w14:textId="77777777" w:rsidR="00CC0120" w:rsidRDefault="00CC0120" w:rsidP="005E1D88">
            <w:r>
              <w:rPr>
                <w:b w:val="0"/>
              </w:rPr>
              <w:lastRenderedPageBreak/>
              <w:t>FIS Everlink (Everlink)</w:t>
            </w:r>
          </w:p>
        </w:tc>
        <w:tc>
          <w:tcPr>
            <w:tcW w:w="4680" w:type="dxa"/>
          </w:tcPr>
          <w:p w14:paraId="4134663F" w14:textId="77777777" w:rsidR="00CC0120" w:rsidRDefault="00CC0120" w:rsidP="005E1D88">
            <w:pPr>
              <w:cnfStyle w:val="000000100000" w:firstRow="0" w:lastRow="0" w:firstColumn="0" w:lastColumn="0" w:oddVBand="0" w:evenVBand="0" w:oddHBand="1" w:evenHBand="0" w:firstRowFirstColumn="0" w:firstRowLastColumn="0" w:lastRowFirstColumn="0" w:lastRowLastColumn="0"/>
            </w:pPr>
            <w:r>
              <w:t>Beem's Visa Debit program processor. Submits dispute requests to Visa on Beem's behalf via VROL, and manages the pre-arbitration and arbitration cycle in accordance with Visa Rules and pre-defined processes and timelines.</w:t>
            </w:r>
          </w:p>
        </w:tc>
      </w:tr>
      <w:tr w:rsidR="00CC0120" w14:paraId="6792ABA8" w14:textId="77777777" w:rsidTr="005E1D88">
        <w:tc>
          <w:tcPr>
            <w:cnfStyle w:val="001000000000" w:firstRow="0" w:lastRow="0" w:firstColumn="1" w:lastColumn="0" w:oddVBand="0" w:evenVBand="0" w:oddHBand="0" w:evenHBand="0" w:firstRowFirstColumn="0" w:firstRowLastColumn="0" w:lastRowFirstColumn="0" w:lastRowLastColumn="0"/>
            <w:tcW w:w="4680" w:type="dxa"/>
          </w:tcPr>
          <w:p w14:paraId="3B28BAD5" w14:textId="77777777" w:rsidR="00CC0120" w:rsidRDefault="00CC0120" w:rsidP="005E1D88">
            <w:r>
              <w:rPr>
                <w:b w:val="0"/>
              </w:rPr>
              <w:t>CRM (Dynamics 365)</w:t>
            </w:r>
          </w:p>
        </w:tc>
        <w:tc>
          <w:tcPr>
            <w:tcW w:w="4680" w:type="dxa"/>
          </w:tcPr>
          <w:p w14:paraId="249447C9" w14:textId="77777777" w:rsidR="00CC0120" w:rsidRDefault="00CC0120" w:rsidP="005E1D88">
            <w:pPr>
              <w:cnfStyle w:val="000000000000" w:firstRow="0" w:lastRow="0" w:firstColumn="0" w:lastColumn="0" w:oddVBand="0" w:evenVBand="0" w:oddHBand="0" w:evenHBand="0" w:firstRowFirstColumn="0" w:firstRowLastColumn="0" w:lastRowFirstColumn="0" w:lastRowLastColumn="0"/>
            </w:pPr>
            <w:r w:rsidRPr="00A5790A">
              <w:t>System of record used to create and track dispute cases</w:t>
            </w:r>
            <w:r w:rsidRPr="00A5790A" w:rsidDel="00E44996">
              <w:t xml:space="preserve"> </w:t>
            </w:r>
            <w:r w:rsidRPr="00A5790A">
              <w:t xml:space="preserve">and </w:t>
            </w:r>
            <w:r>
              <w:t>trigger</w:t>
            </w:r>
            <w:r w:rsidRPr="00A5790A">
              <w:t xml:space="preserve"> both the ATM/POS trace (non-fraud) and Fraud Intake Form (FIF) (fraud) workflows</w:t>
            </w:r>
            <w:r>
              <w:t>.</w:t>
            </w:r>
          </w:p>
        </w:tc>
      </w:tr>
      <w:tr w:rsidR="00CC0120" w14:paraId="1A19BD68"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0D02A5F" w14:textId="65824B80" w:rsidR="00CC0120" w:rsidRDefault="00992F98" w:rsidP="005E1D88">
            <w:r>
              <w:rPr>
                <w:b w:val="0"/>
              </w:rPr>
              <w:t>DNA</w:t>
            </w:r>
          </w:p>
        </w:tc>
        <w:tc>
          <w:tcPr>
            <w:tcW w:w="4680" w:type="dxa"/>
          </w:tcPr>
          <w:p w14:paraId="4CF625EC" w14:textId="0FB66F41" w:rsidR="00CC0120" w:rsidRDefault="00CC0120" w:rsidP="005E1D88">
            <w:pPr>
              <w:cnfStyle w:val="000000100000" w:firstRow="0" w:lastRow="0" w:firstColumn="0" w:lastColumn="0" w:oddVBand="0" w:evenVBand="0" w:oddHBand="1" w:evenHBand="0" w:firstRowFirstColumn="0" w:firstRowLastColumn="0" w:lastRowFirstColumn="0" w:lastRowLastColumn="0"/>
            </w:pPr>
            <w:r>
              <w:t>Beem's core banking system used to review member and account information and</w:t>
            </w:r>
            <w:r w:rsidR="002E2B70">
              <w:t xml:space="preserve"> </w:t>
            </w:r>
            <w:r>
              <w:t xml:space="preserve">apply card or account restrictions. </w:t>
            </w:r>
          </w:p>
        </w:tc>
      </w:tr>
      <w:tr w:rsidR="00B31F30" w14:paraId="74AA3395" w14:textId="77777777" w:rsidTr="00B01A6A">
        <w:tc>
          <w:tcPr>
            <w:cnfStyle w:val="001000000000" w:firstRow="0" w:lastRow="0" w:firstColumn="1" w:lastColumn="0" w:oddVBand="0" w:evenVBand="0" w:oddHBand="0" w:evenHBand="0" w:firstRowFirstColumn="0" w:firstRowLastColumn="0" w:lastRowFirstColumn="0" w:lastRowLastColumn="0"/>
            <w:tcW w:w="4680" w:type="dxa"/>
            <w:vAlign w:val="center"/>
          </w:tcPr>
          <w:p w14:paraId="1C8ADD0E" w14:textId="7426A080" w:rsidR="00B31F30" w:rsidRPr="00B01A6A" w:rsidRDefault="00B01A6A" w:rsidP="00B01A6A">
            <w:pPr>
              <w:rPr>
                <w:b w:val="0"/>
                <w:bCs/>
              </w:rPr>
            </w:pPr>
            <w:r w:rsidRPr="00B01A6A">
              <w:rPr>
                <w:b w:val="0"/>
                <w:bCs/>
              </w:rPr>
              <w:t>Mastek</w:t>
            </w:r>
          </w:p>
        </w:tc>
        <w:tc>
          <w:tcPr>
            <w:tcW w:w="4680" w:type="dxa"/>
          </w:tcPr>
          <w:p w14:paraId="164F20CE" w14:textId="3D3D981E" w:rsidR="00B31F30" w:rsidRDefault="00B01A6A" w:rsidP="005E1D88">
            <w:pPr>
              <w:cnfStyle w:val="000000000000" w:firstRow="0" w:lastRow="0" w:firstColumn="0" w:lastColumn="0" w:oddVBand="0" w:evenVBand="0" w:oddHBand="0" w:evenHBand="0" w:firstRowFirstColumn="0" w:firstRowLastColumn="0" w:lastRowFirstColumn="0" w:lastRowLastColumn="0"/>
            </w:pPr>
            <w:r w:rsidRPr="00B01A6A">
              <w:t>Reconciliation and transaction data solution used to access Everlink transaction information and identify the network on which a disputed transaction was processed.</w:t>
            </w:r>
          </w:p>
        </w:tc>
      </w:tr>
    </w:tbl>
    <w:p w14:paraId="68840895" w14:textId="0E157E6A" w:rsidR="00CC0120" w:rsidRDefault="00CC0120" w:rsidP="00CC0120">
      <w:pPr>
        <w:pStyle w:val="Heading1"/>
        <w:spacing w:before="120" w:line="276" w:lineRule="auto"/>
      </w:pPr>
      <w:r>
        <w:t>Stage 1: Dispute Intake Process (Growth)</w:t>
      </w:r>
      <w:r w:rsidR="00D86304">
        <w:t xml:space="preserve"> </w:t>
      </w:r>
    </w:p>
    <w:p w14:paraId="2C4A391C" w14:textId="77777777" w:rsidR="00CC0120" w:rsidRDefault="00CC0120" w:rsidP="00CC0120">
      <w:pPr>
        <w:pStyle w:val="Heading2"/>
        <w:numPr>
          <w:ilvl w:val="0"/>
          <w:numId w:val="0"/>
        </w:numPr>
        <w:spacing w:before="120" w:line="276" w:lineRule="auto"/>
        <w:ind w:left="851" w:hanging="851"/>
      </w:pPr>
      <w:r>
        <w:t>4.1     Process Flow</w:t>
      </w:r>
    </w:p>
    <w:p w14:paraId="367DC01D" w14:textId="77777777" w:rsidR="00CC0120" w:rsidRDefault="00CC0120" w:rsidP="00CC0120">
      <w:pPr>
        <w:spacing w:before="120" w:after="120"/>
      </w:pPr>
      <w:r>
        <w:t>The visual overview below provides the end-to-end process for a member contacting the contact centre or a branch to initiate a Visa Debit Card dispute. This stage is owned by the Growth Team.</w:t>
      </w:r>
    </w:p>
    <w:p w14:paraId="113FE351" w14:textId="77777777" w:rsidR="00CC0120" w:rsidRDefault="00CC0120" w:rsidP="00CC0120">
      <w:pPr>
        <w:spacing w:before="120" w:after="120"/>
        <w:jc w:val="center"/>
      </w:pPr>
      <w:r w:rsidRPr="00F4479A">
        <w:rPr>
          <w:noProof/>
        </w:rPr>
        <w:drawing>
          <wp:inline distT="0" distB="0" distL="0" distR="0" wp14:anchorId="7F6A5413" wp14:editId="2D2863A0">
            <wp:extent cx="5943600" cy="2319655"/>
            <wp:effectExtent l="0" t="0" r="0" b="4445"/>
            <wp:docPr id="35473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30488" name=""/>
                    <pic:cNvPicPr/>
                  </pic:nvPicPr>
                  <pic:blipFill>
                    <a:blip r:embed="rId27"/>
                    <a:stretch>
                      <a:fillRect/>
                    </a:stretch>
                  </pic:blipFill>
                  <pic:spPr>
                    <a:xfrm>
                      <a:off x="0" y="0"/>
                      <a:ext cx="5943600" cy="2319655"/>
                    </a:xfrm>
                    <a:prstGeom prst="rect">
                      <a:avLst/>
                    </a:prstGeom>
                  </pic:spPr>
                </pic:pic>
              </a:graphicData>
            </a:graphic>
          </wp:inline>
        </w:drawing>
      </w:r>
    </w:p>
    <w:p w14:paraId="5B00588A" w14:textId="77777777" w:rsidR="00CC0120" w:rsidRPr="00627E60" w:rsidRDefault="00CC0120" w:rsidP="00CC0120">
      <w:pPr>
        <w:pBdr>
          <w:top w:val="none" w:sz="0" w:space="0" w:color="auto"/>
          <w:left w:val="none" w:sz="0" w:space="0" w:color="auto"/>
          <w:bottom w:val="none" w:sz="0" w:space="0" w:color="auto"/>
          <w:right w:val="none" w:sz="0" w:space="0" w:color="auto"/>
          <w:between w:val="none" w:sz="0" w:space="0" w:color="auto"/>
        </w:pBdr>
        <w:tabs>
          <w:tab w:val="right" w:pos="284"/>
        </w:tabs>
        <w:spacing w:before="120" w:after="120"/>
        <w:ind w:left="851" w:hanging="851"/>
        <w:outlineLvl w:val="1"/>
        <w:rPr>
          <w:rFonts w:ascii="Gill Sans Nova Cond XBd" w:eastAsia="Aptos" w:hAnsi="Gill Sans Nova Cond XBd" w:cs="Times New Roman"/>
          <w:noProof/>
          <w:color w:val="9B40EA"/>
          <w:sz w:val="36"/>
          <w:szCs w:val="48"/>
        </w:rPr>
      </w:pPr>
      <w:r w:rsidRPr="004E165E">
        <w:rPr>
          <w:rFonts w:ascii="Gill Sans Nova Cond XBd" w:eastAsia="Aptos" w:hAnsi="Gill Sans Nova Cond XBd" w:cs="Times New Roman"/>
          <w:noProof/>
          <w:color w:val="9B40EA"/>
          <w:sz w:val="36"/>
          <w:szCs w:val="48"/>
        </w:rPr>
        <w:lastRenderedPageBreak/>
        <w:t>4.2     Procedure</w:t>
      </w:r>
    </w:p>
    <w:p w14:paraId="3751963A" w14:textId="77777777" w:rsidR="00CC0120" w:rsidRDefault="00CC0120" w:rsidP="00CC0120">
      <w:pPr>
        <w:spacing w:before="120" w:after="120"/>
      </w:pPr>
      <w:r>
        <w:t>The following procedure provides a step-by-step outline of the activities performed by Growth as part of dispute intake.</w:t>
      </w:r>
    </w:p>
    <w:p w14:paraId="4FFCFEB8" w14:textId="77777777" w:rsidR="00CC0120" w:rsidRDefault="00CC0120" w:rsidP="00CC0120">
      <w:pPr>
        <w:pStyle w:val="Heading3"/>
        <w:numPr>
          <w:ilvl w:val="0"/>
          <w:numId w:val="0"/>
        </w:numPr>
        <w:spacing w:before="120" w:line="276" w:lineRule="auto"/>
        <w:ind w:left="992" w:hanging="992"/>
      </w:pPr>
      <w:r>
        <w:rPr>
          <w:sz w:val="28"/>
        </w:rPr>
        <w:t>4.2.1 Authenticate the Member</w:t>
      </w:r>
    </w:p>
    <w:p w14:paraId="37C4B5E8" w14:textId="77777777" w:rsidR="00CC0120" w:rsidRDefault="00CC0120" w:rsidP="00CC0120">
      <w:pPr>
        <w:spacing w:before="120" w:after="120"/>
      </w:pPr>
      <w:r>
        <w:t>Upon a member contacting the Contact Centre or a Branch to dispute a Visa Debit Card transaction, the Growth Team member should:</w:t>
      </w:r>
    </w:p>
    <w:p w14:paraId="10834FB0" w14:textId="3F66F77A" w:rsidR="00CC0120" w:rsidRDefault="00CC0120" w:rsidP="00BE733D">
      <w:pPr>
        <w:spacing w:before="120" w:after="120"/>
      </w:pPr>
      <w:r>
        <w:t xml:space="preserve">Verify that the individual is the cardholder, </w:t>
      </w:r>
      <w:r w:rsidRPr="00D048B4">
        <w:rPr>
          <w:i/>
          <w:iCs/>
        </w:rPr>
        <w:t xml:space="preserve">in line with Beem’s existing member authentication procedures — </w:t>
      </w:r>
      <w:r w:rsidR="00BE733D">
        <w:rPr>
          <w:i/>
          <w:iCs/>
        </w:rPr>
        <w:t>please refer to the Identity Verification Guidelines</w:t>
      </w:r>
      <w:r w:rsidR="00BE733D" w:rsidRPr="00C93C95">
        <w:rPr>
          <w:b/>
          <w:bCs/>
          <w:i/>
          <w:iCs/>
          <w:color w:val="FF0000"/>
        </w:rPr>
        <w:t>&lt;link&gt;</w:t>
      </w:r>
      <w:r w:rsidR="00BE733D">
        <w:t>. If</w:t>
      </w:r>
      <w:r>
        <w:t xml:space="preserve"> the member cannot be authenticated, do not proceed with intake.</w:t>
      </w:r>
    </w:p>
    <w:p w14:paraId="1894D494" w14:textId="77777777" w:rsidR="00CC0120" w:rsidRDefault="00CC0120" w:rsidP="00CC0120">
      <w:pPr>
        <w:pStyle w:val="Heading3"/>
        <w:numPr>
          <w:ilvl w:val="0"/>
          <w:numId w:val="0"/>
        </w:numPr>
        <w:spacing w:before="120" w:line="276" w:lineRule="auto"/>
        <w:ind w:left="992" w:hanging="992"/>
      </w:pPr>
      <w:r>
        <w:rPr>
          <w:sz w:val="28"/>
        </w:rPr>
        <w:t>4.2.2 Locate the Transaction</w:t>
      </w:r>
    </w:p>
    <w:p w14:paraId="20ABE9BD" w14:textId="77777777" w:rsidR="00CC0120" w:rsidRDefault="00CC0120" w:rsidP="00CC0120">
      <w:pPr>
        <w:spacing w:before="120" w:after="120"/>
      </w:pPr>
      <w:r>
        <w:t>The Growth Team member should:</w:t>
      </w:r>
    </w:p>
    <w:p w14:paraId="7E32C56F" w14:textId="77777777" w:rsidR="00CC0120" w:rsidRDefault="00CC0120" w:rsidP="00BF3DC6">
      <w:pPr>
        <w:pStyle w:val="ListParagraph"/>
        <w:numPr>
          <w:ilvl w:val="0"/>
          <w:numId w:val="8"/>
        </w:numPr>
        <w:spacing w:before="120" w:after="120"/>
        <w:ind w:hanging="357"/>
        <w:contextualSpacing w:val="0"/>
      </w:pPr>
      <w:r>
        <w:rPr>
          <w:b/>
        </w:rPr>
        <w:t xml:space="preserve">Locate the </w:t>
      </w:r>
      <w:r w:rsidRPr="001357F7">
        <w:rPr>
          <w:b/>
        </w:rPr>
        <w:t>transaction the member is disputing in DNA</w:t>
      </w:r>
      <w:r>
        <w:t>,</w:t>
      </w:r>
      <w:r w:rsidRPr="00520956">
        <w:rPr>
          <w:b/>
          <w:bCs/>
          <w:color w:val="FF0000"/>
        </w:rPr>
        <w:t xml:space="preserve"> </w:t>
      </w:r>
      <w:r>
        <w:t>using the date, amount, and / or merchant name provided by the member.</w:t>
      </w:r>
    </w:p>
    <w:p w14:paraId="7CCD21FD" w14:textId="77777777" w:rsidR="00CC0120" w:rsidRPr="00FE35D8" w:rsidRDefault="00CC0120" w:rsidP="000F6D6D">
      <w:pPr>
        <w:pStyle w:val="ListParagraph"/>
        <w:numPr>
          <w:ilvl w:val="1"/>
          <w:numId w:val="29"/>
        </w:numPr>
        <w:spacing w:before="120" w:after="120"/>
        <w:contextualSpacing w:val="0"/>
        <w:rPr>
          <w:b/>
          <w:bCs/>
          <w:i/>
          <w:iCs/>
        </w:rPr>
      </w:pPr>
      <w:r>
        <w:rPr>
          <w:b/>
        </w:rPr>
        <w:t xml:space="preserve">If located: </w:t>
      </w:r>
      <w:r w:rsidRPr="00367E2F">
        <w:t>proceed to Step 2</w:t>
      </w:r>
      <w:r w:rsidRPr="00367E2F">
        <w:rPr>
          <w:b/>
          <w:bCs/>
        </w:rPr>
        <w:t>.</w:t>
      </w:r>
    </w:p>
    <w:p w14:paraId="649DF20D" w14:textId="77777777" w:rsidR="00CC0120" w:rsidRDefault="00CC0120" w:rsidP="000F6D6D">
      <w:pPr>
        <w:pStyle w:val="ListParagraph"/>
        <w:numPr>
          <w:ilvl w:val="1"/>
          <w:numId w:val="29"/>
        </w:numPr>
        <w:spacing w:before="120" w:after="120"/>
        <w:contextualSpacing w:val="0"/>
      </w:pPr>
      <w:r>
        <w:rPr>
          <w:b/>
        </w:rPr>
        <w:t xml:space="preserve">If it cannot be located: </w:t>
      </w:r>
      <w:r>
        <w:t>ask the member to reconfirm the date, amount, and merchant name, and search again. If the transaction still cannot be located, advise the member that Beem has no record of this transaction and a dispute cannot be initiated at this time.</w:t>
      </w:r>
      <w:r w:rsidRPr="00D11C53">
        <w:t xml:space="preserve"> </w:t>
      </w:r>
    </w:p>
    <w:p w14:paraId="1A5BC267" w14:textId="77777777" w:rsidR="00CC0120" w:rsidRDefault="00CC0120" w:rsidP="00BF3DC6">
      <w:pPr>
        <w:pStyle w:val="ListParagraph"/>
        <w:numPr>
          <w:ilvl w:val="0"/>
          <w:numId w:val="8"/>
        </w:numPr>
        <w:spacing w:before="120" w:after="120"/>
        <w:contextualSpacing w:val="0"/>
      </w:pPr>
      <w:r>
        <w:rPr>
          <w:b/>
        </w:rPr>
        <w:t>Confirm transaction posting in DNA</w:t>
      </w:r>
      <w:r>
        <w:t xml:space="preserve"> – has the transaction posted to the member's account as is visible in DNA?</w:t>
      </w:r>
    </w:p>
    <w:p w14:paraId="4D3DAF8D" w14:textId="77777777" w:rsidR="00CC0120" w:rsidRDefault="00CC0120" w:rsidP="000F6D6D">
      <w:pPr>
        <w:pStyle w:val="ListParagraph"/>
        <w:numPr>
          <w:ilvl w:val="1"/>
          <w:numId w:val="30"/>
        </w:numPr>
        <w:spacing w:before="120" w:after="120"/>
      </w:pPr>
      <w:r>
        <w:rPr>
          <w:b/>
        </w:rPr>
        <w:t xml:space="preserve">If not yet posted: </w:t>
      </w:r>
      <w:r>
        <w:t xml:space="preserve">advise the member that the transaction </w:t>
      </w:r>
      <w:r w:rsidRPr="005A5F82">
        <w:t>is currently pending and that</w:t>
      </w:r>
      <w:r>
        <w:t xml:space="preserve"> a dispute can be initiated</w:t>
      </w:r>
      <w:r w:rsidRPr="005A5F82">
        <w:t xml:space="preserve"> once the final transaction has posted to the account. Reassure the member that they may still dispute the transaction after it posts and record a note </w:t>
      </w:r>
      <w:r>
        <w:t>/ message</w:t>
      </w:r>
      <w:r w:rsidRPr="005A5F82">
        <w:t xml:space="preserve"> in DNA documenting the member's inquiry.</w:t>
      </w:r>
    </w:p>
    <w:p w14:paraId="52848EA9" w14:textId="77777777" w:rsidR="00CC0120" w:rsidRDefault="00CC0120" w:rsidP="000F6D6D">
      <w:pPr>
        <w:pStyle w:val="ListParagraph"/>
        <w:numPr>
          <w:ilvl w:val="1"/>
          <w:numId w:val="30"/>
        </w:numPr>
        <w:spacing w:before="120" w:after="120"/>
        <w:contextualSpacing w:val="0"/>
      </w:pPr>
      <w:r>
        <w:rPr>
          <w:b/>
        </w:rPr>
        <w:t xml:space="preserve">If posted: </w:t>
      </w:r>
      <w:r>
        <w:t xml:space="preserve">proceed to </w:t>
      </w:r>
      <w:r w:rsidRPr="004B798B">
        <w:rPr>
          <w:b/>
          <w:bCs/>
        </w:rPr>
        <w:t>Section 4.2.3 — Create the CRM Cas</w:t>
      </w:r>
      <w:r>
        <w:rPr>
          <w:b/>
          <w:bCs/>
        </w:rPr>
        <w:t>e.</w:t>
      </w:r>
    </w:p>
    <w:p w14:paraId="4261CC73" w14:textId="77777777" w:rsidR="00CC0120" w:rsidRDefault="00CC0120" w:rsidP="004161BD">
      <w:pPr>
        <w:pStyle w:val="Heading3"/>
        <w:numPr>
          <w:ilvl w:val="0"/>
          <w:numId w:val="0"/>
        </w:numPr>
        <w:spacing w:before="120" w:line="276" w:lineRule="auto"/>
        <w:ind w:left="992" w:hanging="992"/>
      </w:pPr>
      <w:r>
        <w:rPr>
          <w:sz w:val="28"/>
        </w:rPr>
        <w:t>4.2.3 Create the CRM Case</w:t>
      </w:r>
    </w:p>
    <w:p w14:paraId="3CED3690" w14:textId="77777777" w:rsidR="00CC0120" w:rsidRDefault="00CC0120" w:rsidP="004161BD">
      <w:pPr>
        <w:spacing w:before="120" w:after="120"/>
      </w:pPr>
      <w:r>
        <w:t>Open a new CRM Case and populate the following:</w:t>
      </w:r>
    </w:p>
    <w:p w14:paraId="73530388" w14:textId="77777777" w:rsidR="00CC0120" w:rsidRDefault="00CC0120" w:rsidP="000F6D6D">
      <w:pPr>
        <w:numPr>
          <w:ilvl w:val="0"/>
          <w:numId w:val="20"/>
        </w:numPr>
        <w:spacing w:before="120" w:after="120"/>
      </w:pPr>
      <w:r>
        <w:rPr>
          <w:b/>
        </w:rPr>
        <w:t xml:space="preserve">Case Details </w:t>
      </w:r>
      <w:r>
        <w:rPr>
          <w:i/>
        </w:rPr>
        <w:t xml:space="preserve">(auto-populated): </w:t>
      </w:r>
      <w:r>
        <w:t>unique case ID, case creation date, current status, and owner.</w:t>
      </w:r>
    </w:p>
    <w:p w14:paraId="52BB74B6" w14:textId="77777777" w:rsidR="00CC0120" w:rsidRDefault="00CC0120" w:rsidP="000F6D6D">
      <w:pPr>
        <w:numPr>
          <w:ilvl w:val="0"/>
          <w:numId w:val="20"/>
        </w:numPr>
        <w:spacing w:before="120" w:after="120"/>
      </w:pPr>
      <w:r>
        <w:rPr>
          <w:b/>
        </w:rPr>
        <w:t xml:space="preserve">Member Details: </w:t>
      </w:r>
      <w:r>
        <w:t xml:space="preserve">member full name </w:t>
      </w:r>
      <w:r w:rsidRPr="00520956">
        <w:rPr>
          <w:i/>
          <w:iCs/>
        </w:rPr>
        <w:t>(</w:t>
      </w:r>
      <w:r>
        <w:rPr>
          <w:i/>
          <w:iCs/>
        </w:rPr>
        <w:t>search</w:t>
      </w:r>
      <w:r w:rsidRPr="00520956">
        <w:rPr>
          <w:i/>
          <w:iCs/>
        </w:rPr>
        <w:t>)</w:t>
      </w:r>
      <w:r>
        <w:t xml:space="preserve">, member email </w:t>
      </w:r>
      <w:r w:rsidRPr="00520956">
        <w:rPr>
          <w:i/>
          <w:iCs/>
        </w:rPr>
        <w:t>(</w:t>
      </w:r>
      <w:r>
        <w:rPr>
          <w:i/>
          <w:iCs/>
        </w:rPr>
        <w:t>auto-populated based on name</w:t>
      </w:r>
      <w:r w:rsidRPr="00520956">
        <w:rPr>
          <w:i/>
          <w:iCs/>
        </w:rPr>
        <w:t>)</w:t>
      </w:r>
      <w:r>
        <w:t xml:space="preserve">, member phone number </w:t>
      </w:r>
      <w:r>
        <w:rPr>
          <w:i/>
          <w:iCs/>
        </w:rPr>
        <w:t>(auto-populated based on name</w:t>
      </w:r>
      <w:r w:rsidRPr="00520956">
        <w:rPr>
          <w:i/>
          <w:iCs/>
        </w:rPr>
        <w:t>)</w:t>
      </w:r>
      <w:r>
        <w:t>.</w:t>
      </w:r>
    </w:p>
    <w:p w14:paraId="7C795124" w14:textId="1ABBAB94" w:rsidR="00CC0120" w:rsidRDefault="00CC0120" w:rsidP="000F6D6D">
      <w:pPr>
        <w:numPr>
          <w:ilvl w:val="0"/>
          <w:numId w:val="20"/>
        </w:numPr>
        <w:spacing w:before="120" w:after="120"/>
      </w:pPr>
      <w:r>
        <w:rPr>
          <w:b/>
        </w:rPr>
        <w:t xml:space="preserve">Transaction Details </w:t>
      </w:r>
      <w:r>
        <w:rPr>
          <w:i/>
        </w:rPr>
        <w:t xml:space="preserve">(search for same transaction as </w:t>
      </w:r>
      <w:r w:rsidRPr="00FE35D8">
        <w:rPr>
          <w:b/>
          <w:bCs/>
          <w:i/>
        </w:rPr>
        <w:t>Section 4.2.2</w:t>
      </w:r>
      <w:r>
        <w:rPr>
          <w:i/>
        </w:rPr>
        <w:t xml:space="preserve">): </w:t>
      </w:r>
      <w:r>
        <w:t xml:space="preserve">date, merchant, </w:t>
      </w:r>
      <w:r w:rsidR="00BE733D">
        <w:t>and amount.</w:t>
      </w:r>
    </w:p>
    <w:p w14:paraId="552AC8EA" w14:textId="77777777" w:rsidR="00CC0120" w:rsidRPr="00441B3F" w:rsidRDefault="00CC0120" w:rsidP="000F6D6D">
      <w:pPr>
        <w:numPr>
          <w:ilvl w:val="0"/>
          <w:numId w:val="20"/>
        </w:numPr>
        <w:spacing w:before="120" w:after="120"/>
      </w:pPr>
      <w:r w:rsidRPr="00194716">
        <w:rPr>
          <w:b/>
          <w:bCs/>
          <w:iCs/>
        </w:rPr>
        <w:t>Determine recognition of transaction</w:t>
      </w:r>
      <w:r>
        <w:rPr>
          <w:b/>
          <w:bCs/>
          <w:iCs/>
        </w:rPr>
        <w:t xml:space="preserve">:  </w:t>
      </w:r>
      <w:r>
        <w:rPr>
          <w:iCs/>
        </w:rPr>
        <w:t>De</w:t>
      </w:r>
      <w:r w:rsidRPr="00441B3F">
        <w:t>termine whether the transaction is recognized or unrecognized. Below are guidance questions to help inform this determination:</w:t>
      </w:r>
    </w:p>
    <w:p w14:paraId="656A9624" w14:textId="77777777" w:rsidR="00CC0120" w:rsidRDefault="00CC0120" w:rsidP="00CC0120">
      <w:pPr>
        <w:numPr>
          <w:ilvl w:val="1"/>
          <w:numId w:val="3"/>
        </w:numPr>
        <w:spacing w:before="120" w:after="120"/>
      </w:pPr>
      <w:r>
        <w:t>“Did you authorize this transaction? Do you recognize the merchant name, even if you don’t recall the specific purchase?”</w:t>
      </w:r>
    </w:p>
    <w:p w14:paraId="450EDAD0" w14:textId="77777777" w:rsidR="00CC0120" w:rsidRDefault="00CC0120" w:rsidP="00CC0120">
      <w:pPr>
        <w:numPr>
          <w:ilvl w:val="2"/>
          <w:numId w:val="3"/>
        </w:numPr>
        <w:spacing w:before="120" w:after="120"/>
      </w:pPr>
      <w:r>
        <w:lastRenderedPageBreak/>
        <w:t>e.g., “No, I’ve never heard of this merchant” → potentially indicates fraud.</w:t>
      </w:r>
    </w:p>
    <w:p w14:paraId="65ED4171" w14:textId="77777777" w:rsidR="00CC0120" w:rsidRDefault="00CC0120" w:rsidP="00CC0120">
      <w:pPr>
        <w:numPr>
          <w:ilvl w:val="2"/>
          <w:numId w:val="3"/>
        </w:numPr>
        <w:spacing w:before="120" w:after="120"/>
      </w:pPr>
      <w:r>
        <w:t>e.g., “Yes, I recognize the merchant and I made that transaction” → potentially indicates non-fraud.</w:t>
      </w:r>
    </w:p>
    <w:p w14:paraId="59F46AC2" w14:textId="77777777" w:rsidR="00CC0120" w:rsidRDefault="00CC0120" w:rsidP="00CC0120">
      <w:pPr>
        <w:numPr>
          <w:ilvl w:val="1"/>
          <w:numId w:val="3"/>
        </w:numPr>
        <w:spacing w:before="120" w:after="120"/>
      </w:pPr>
      <w:r>
        <w:t>“Could this charge be part of a recurring subscription or membership you may have forgotten about?”</w:t>
      </w:r>
    </w:p>
    <w:p w14:paraId="10B08519" w14:textId="77777777" w:rsidR="00CC0120" w:rsidRDefault="00CC0120" w:rsidP="00CC0120">
      <w:pPr>
        <w:numPr>
          <w:ilvl w:val="2"/>
          <w:numId w:val="3"/>
        </w:numPr>
        <w:spacing w:before="120" w:after="120"/>
      </w:pPr>
      <w:r>
        <w:t>e.g., “Oh, I think I signed up for a trial a few months ago” → potentially indicates non-fraud.</w:t>
      </w:r>
    </w:p>
    <w:p w14:paraId="5EEEC3C8" w14:textId="77777777" w:rsidR="00CC0120" w:rsidRDefault="00CC0120" w:rsidP="00CC0120">
      <w:pPr>
        <w:numPr>
          <w:ilvl w:val="2"/>
          <w:numId w:val="3"/>
        </w:numPr>
        <w:spacing w:before="120" w:after="120"/>
      </w:pPr>
      <w:r>
        <w:t xml:space="preserve">e.g., “No, I don’t have any subscriptions with this merchant” → potentially indicates fraud. </w:t>
      </w:r>
    </w:p>
    <w:p w14:paraId="08D9B63D" w14:textId="77777777" w:rsidR="00CC0120" w:rsidRDefault="00CC0120" w:rsidP="00CC0120">
      <w:pPr>
        <w:numPr>
          <w:ilvl w:val="1"/>
          <w:numId w:val="3"/>
        </w:numPr>
        <w:spacing w:before="120" w:after="120"/>
      </w:pPr>
      <w:r>
        <w:t>“Does the amount and date match what you recall for that day? Sometimes merchants bill under a different name than their storefront (e.g., a parent company).”</w:t>
      </w:r>
    </w:p>
    <w:p w14:paraId="2330E8D3" w14:textId="77777777" w:rsidR="00CC0120" w:rsidRDefault="00CC0120" w:rsidP="00CC0120">
      <w:pPr>
        <w:numPr>
          <w:ilvl w:val="2"/>
          <w:numId w:val="3"/>
        </w:numPr>
        <w:spacing w:before="120" w:after="120"/>
      </w:pPr>
      <w:r>
        <w:t>e.g., “Now that you mention it, that transaction does ring a bell” → potentially indicates non-fraud.</w:t>
      </w:r>
    </w:p>
    <w:p w14:paraId="2660B601" w14:textId="77777777" w:rsidR="00CC0120" w:rsidRDefault="00CC0120" w:rsidP="00CC0120">
      <w:pPr>
        <w:numPr>
          <w:ilvl w:val="2"/>
          <w:numId w:val="3"/>
        </w:numPr>
        <w:spacing w:before="120" w:after="120"/>
      </w:pPr>
      <w:r>
        <w:t>e.g., “No, that transaction means nothing to me” → potentially indicates fraud.</w:t>
      </w:r>
    </w:p>
    <w:p w14:paraId="6733058D" w14:textId="77777777" w:rsidR="00CC0120" w:rsidRPr="00F90025" w:rsidRDefault="00CC0120" w:rsidP="00C57FCD">
      <w:pPr>
        <w:spacing w:before="120" w:after="120"/>
      </w:pPr>
      <w:r w:rsidRPr="00AC4D45">
        <w:t xml:space="preserve">Based on the member’s responses, the Growth Team member </w:t>
      </w:r>
      <w:r>
        <w:t xml:space="preserve">should manually </w:t>
      </w:r>
      <w:r w:rsidRPr="00AC4D45">
        <w:t xml:space="preserve">select whether the transaction is </w:t>
      </w:r>
      <w:r>
        <w:t>“R</w:t>
      </w:r>
      <w:r w:rsidRPr="00AC4D45">
        <w:t>ecognized</w:t>
      </w:r>
      <w:r>
        <w:t xml:space="preserve"> / Non-fraud”</w:t>
      </w:r>
      <w:r w:rsidRPr="00AC4D45">
        <w:t xml:space="preserve"> or </w:t>
      </w:r>
      <w:r>
        <w:t>“U</w:t>
      </w:r>
      <w:r w:rsidRPr="00AC4D45">
        <w:t xml:space="preserve">nrecognized </w:t>
      </w:r>
      <w:r>
        <w:t xml:space="preserve">/ Fraud” </w:t>
      </w:r>
      <w:r w:rsidRPr="00AC4D45">
        <w:t>in CRM</w:t>
      </w:r>
      <w:r>
        <w:t xml:space="preserve"> - i</w:t>
      </w:r>
      <w:r w:rsidRPr="0053236D">
        <w:t xml:space="preserve">f the member remains confident or adamant that they did not make the transaction, select </w:t>
      </w:r>
      <w:r>
        <w:t>“U</w:t>
      </w:r>
      <w:r w:rsidRPr="00AC4D45">
        <w:t xml:space="preserve">nrecognized </w:t>
      </w:r>
      <w:r>
        <w:t>/ Fraud”</w:t>
      </w:r>
      <w:r w:rsidRPr="00AC4D45">
        <w:t>.</w:t>
      </w:r>
      <w:r>
        <w:t xml:space="preserve"> </w:t>
      </w:r>
      <w:r w:rsidRPr="00F90025">
        <w:t>The CRM then automatically surfaces the applicable form within the case:</w:t>
      </w:r>
    </w:p>
    <w:p w14:paraId="2B68CD1D" w14:textId="6EC891CC" w:rsidR="00CC0120" w:rsidRPr="00F90025" w:rsidRDefault="00CC0120" w:rsidP="000F6D6D">
      <w:pPr>
        <w:numPr>
          <w:ilvl w:val="0"/>
          <w:numId w:val="21"/>
        </w:numPr>
        <w:spacing w:before="120" w:after="120"/>
      </w:pPr>
      <w:r>
        <w:rPr>
          <w:b/>
        </w:rPr>
        <w:t xml:space="preserve">Recognized / </w:t>
      </w:r>
      <w:r w:rsidRPr="00F90025">
        <w:rPr>
          <w:b/>
        </w:rPr>
        <w:t>Non-</w:t>
      </w:r>
      <w:r>
        <w:rPr>
          <w:b/>
        </w:rPr>
        <w:t>f</w:t>
      </w:r>
      <w:r w:rsidRPr="00F90025">
        <w:rPr>
          <w:b/>
        </w:rPr>
        <w:t xml:space="preserve">raud: </w:t>
      </w:r>
      <w:r w:rsidRPr="00F90025">
        <w:t xml:space="preserve">the ATM/POS Trace Request form appears. </w:t>
      </w:r>
      <w:r w:rsidRPr="00653E7A">
        <w:rPr>
          <w:i/>
          <w:iCs/>
        </w:rPr>
        <w:t>Proceed to</w:t>
      </w:r>
      <w:r w:rsidRPr="00F90025">
        <w:rPr>
          <w:b/>
          <w:bCs/>
          <w:i/>
          <w:iCs/>
        </w:rPr>
        <w:t xml:space="preserve"> Section 4.2.</w:t>
      </w:r>
      <w:r>
        <w:rPr>
          <w:b/>
          <w:bCs/>
          <w:i/>
          <w:iCs/>
        </w:rPr>
        <w:t>4</w:t>
      </w:r>
      <w:r w:rsidRPr="00F90025">
        <w:rPr>
          <w:b/>
          <w:bCs/>
          <w:i/>
          <w:iCs/>
        </w:rPr>
        <w:t xml:space="preserve"> — ATM/POS Trace Request.</w:t>
      </w:r>
    </w:p>
    <w:p w14:paraId="6E9191AC" w14:textId="38FCFC00" w:rsidR="00CC0120" w:rsidRDefault="00CC0120" w:rsidP="000F6D6D">
      <w:pPr>
        <w:numPr>
          <w:ilvl w:val="0"/>
          <w:numId w:val="21"/>
        </w:numPr>
        <w:spacing w:before="120" w:after="120"/>
      </w:pPr>
      <w:r>
        <w:rPr>
          <w:b/>
        </w:rPr>
        <w:t xml:space="preserve">Unrecognized / </w:t>
      </w:r>
      <w:r w:rsidRPr="00F90025">
        <w:rPr>
          <w:b/>
        </w:rPr>
        <w:t xml:space="preserve">Fraud: </w:t>
      </w:r>
      <w:r w:rsidRPr="00F90025">
        <w:t>the Fraud Intake Form appears.</w:t>
      </w:r>
      <w:r w:rsidRPr="00F90025">
        <w:rPr>
          <w:b/>
          <w:bCs/>
          <w:i/>
          <w:iCs/>
        </w:rPr>
        <w:t xml:space="preserve"> </w:t>
      </w:r>
      <w:r w:rsidRPr="00653E7A">
        <w:rPr>
          <w:i/>
          <w:iCs/>
        </w:rPr>
        <w:t xml:space="preserve">Proceed to </w:t>
      </w:r>
      <w:r w:rsidRPr="00F90025">
        <w:rPr>
          <w:b/>
          <w:bCs/>
          <w:i/>
          <w:iCs/>
        </w:rPr>
        <w:t>Section 4.2.</w:t>
      </w:r>
      <w:r>
        <w:rPr>
          <w:b/>
          <w:bCs/>
          <w:i/>
          <w:iCs/>
        </w:rPr>
        <w:t>5</w:t>
      </w:r>
      <w:r w:rsidRPr="00F90025">
        <w:rPr>
          <w:b/>
          <w:bCs/>
          <w:i/>
          <w:iCs/>
        </w:rPr>
        <w:t xml:space="preserve"> — Fraud Intake Form</w:t>
      </w:r>
      <w:r w:rsidR="00BE733D">
        <w:rPr>
          <w:b/>
          <w:bCs/>
          <w:i/>
          <w:iCs/>
        </w:rPr>
        <w:t>.</w:t>
      </w:r>
    </w:p>
    <w:p w14:paraId="618E5FE7" w14:textId="77777777" w:rsidR="00CC0120" w:rsidRDefault="00CC0120" w:rsidP="00CC0120">
      <w:pPr>
        <w:pStyle w:val="Heading3"/>
        <w:numPr>
          <w:ilvl w:val="0"/>
          <w:numId w:val="0"/>
        </w:numPr>
        <w:spacing w:before="120" w:line="276" w:lineRule="auto"/>
        <w:ind w:left="992" w:hanging="992"/>
      </w:pPr>
      <w:r>
        <w:rPr>
          <w:sz w:val="28"/>
        </w:rPr>
        <w:t>4.2.4 ATM/POS Trace Request (Non-fraud)</w:t>
      </w:r>
    </w:p>
    <w:p w14:paraId="2E021AD4" w14:textId="77777777" w:rsidR="00CC0120" w:rsidRDefault="00CC0120" w:rsidP="00CC0120">
      <w:pPr>
        <w:spacing w:before="120" w:after="120"/>
      </w:pPr>
      <w:r>
        <w:t>The Growth Team member should then populate the remaining ATM/POS Trace Request fields within the case, including a note with the following details to help with the Payment Services Team investigation:</w:t>
      </w:r>
    </w:p>
    <w:p w14:paraId="21CBFECD" w14:textId="77777777" w:rsidR="00CC0120" w:rsidRDefault="00CC0120" w:rsidP="00BF3DC6">
      <w:pPr>
        <w:numPr>
          <w:ilvl w:val="0"/>
          <w:numId w:val="9"/>
        </w:numPr>
        <w:spacing w:before="120" w:after="120"/>
      </w:pPr>
      <w:r>
        <w:t>Date/time of conversation with the member</w:t>
      </w:r>
    </w:p>
    <w:p w14:paraId="29FAB266" w14:textId="77777777" w:rsidR="00CC0120" w:rsidRDefault="00CC0120" w:rsidP="00BF3DC6">
      <w:pPr>
        <w:numPr>
          <w:ilvl w:val="0"/>
          <w:numId w:val="9"/>
        </w:numPr>
        <w:spacing w:before="120" w:after="120"/>
      </w:pPr>
      <w:r>
        <w:t>Method of instruction (branch / phone)</w:t>
      </w:r>
    </w:p>
    <w:p w14:paraId="119AC82D" w14:textId="77777777" w:rsidR="00CC0120" w:rsidRDefault="00CC0120" w:rsidP="00BF3DC6">
      <w:pPr>
        <w:numPr>
          <w:ilvl w:val="0"/>
          <w:numId w:val="9"/>
        </w:numPr>
        <w:spacing w:before="120" w:after="120"/>
      </w:pPr>
      <w:r>
        <w:t>Any other relevant details the member provided</w:t>
      </w:r>
    </w:p>
    <w:p w14:paraId="79FE2702" w14:textId="77777777" w:rsidR="00CC0120" w:rsidRDefault="00CC0120" w:rsidP="00BF3DC6">
      <w:pPr>
        <w:numPr>
          <w:ilvl w:val="0"/>
          <w:numId w:val="9"/>
        </w:numPr>
        <w:spacing w:before="120" w:after="120"/>
      </w:pPr>
      <w:r>
        <w:t xml:space="preserve">Dispute narrative – </w:t>
      </w:r>
      <w:r w:rsidRPr="00AC4D45">
        <w:t>The following guidance questions may be used:</w:t>
      </w:r>
    </w:p>
    <w:p w14:paraId="262B6E91" w14:textId="77777777" w:rsidR="00CC0120" w:rsidRDefault="00CC0120" w:rsidP="000F6D6D">
      <w:pPr>
        <w:pStyle w:val="ListParagraph"/>
        <w:numPr>
          <w:ilvl w:val="0"/>
          <w:numId w:val="22"/>
        </w:numPr>
        <w:spacing w:before="120" w:after="120"/>
      </w:pPr>
      <w:r w:rsidRPr="00C57FCD">
        <w:rPr>
          <w:b/>
          <w:bCs/>
        </w:rPr>
        <w:t>Reason for the dispute:</w:t>
      </w:r>
      <w:r>
        <w:t xml:space="preserve"> "Were the goods or services not received or not as described, or were you charged twice or the wrong amount?"</w:t>
      </w:r>
    </w:p>
    <w:p w14:paraId="6B3D6772" w14:textId="77777777" w:rsidR="00CC0120" w:rsidRDefault="00CC0120" w:rsidP="000F6D6D">
      <w:pPr>
        <w:pStyle w:val="ListParagraph"/>
        <w:numPr>
          <w:ilvl w:val="0"/>
          <w:numId w:val="22"/>
        </w:numPr>
        <w:spacing w:before="120" w:after="120"/>
      </w:pPr>
      <w:r w:rsidRPr="00C57FCD">
        <w:rPr>
          <w:b/>
          <w:bCs/>
        </w:rPr>
        <w:t>Prior merchant contact:</w:t>
      </w:r>
      <w:r w:rsidRPr="00BA0594">
        <w:t xml:space="preserve"> "Have you contacted the merchant to try to resolve the issue? If so, what was their response?"</w:t>
      </w:r>
    </w:p>
    <w:p w14:paraId="2DB67827" w14:textId="77777777" w:rsidR="00CC0120" w:rsidRPr="00BA0594" w:rsidRDefault="00CC0120" w:rsidP="00BF3DC6">
      <w:pPr>
        <w:numPr>
          <w:ilvl w:val="2"/>
          <w:numId w:val="9"/>
        </w:numPr>
        <w:spacing w:before="120" w:after="120"/>
      </w:pPr>
      <w:r>
        <w:t xml:space="preserve">E.g., </w:t>
      </w:r>
      <w:r w:rsidRPr="00BA0594">
        <w:t xml:space="preserve">"No, I haven't reached out to them yet." </w:t>
      </w:r>
      <w:r>
        <w:t>→</w:t>
      </w:r>
      <w:r w:rsidRPr="00BA0594">
        <w:t xml:space="preserve"> recommend that the member try contacting the merchant first, as it may resolve the issue faster — </w:t>
      </w:r>
      <w:r>
        <w:t>however this is a</w:t>
      </w:r>
      <w:r w:rsidRPr="00BA0594">
        <w:t xml:space="preserve"> recommendation, not a requirement.</w:t>
      </w:r>
    </w:p>
    <w:p w14:paraId="4C2C2DD5" w14:textId="77777777" w:rsidR="00CC0120" w:rsidRDefault="00CC0120" w:rsidP="007E3BC8">
      <w:pPr>
        <w:pStyle w:val="Heading3"/>
        <w:numPr>
          <w:ilvl w:val="0"/>
          <w:numId w:val="0"/>
        </w:numPr>
        <w:spacing w:before="120" w:line="276" w:lineRule="auto"/>
        <w:ind w:left="992" w:hanging="992"/>
      </w:pPr>
      <w:r>
        <w:rPr>
          <w:sz w:val="28"/>
        </w:rPr>
        <w:lastRenderedPageBreak/>
        <w:t>4.2.5 Fraud Intake Form (Fraud)</w:t>
      </w:r>
    </w:p>
    <w:p w14:paraId="1D20114D" w14:textId="77777777" w:rsidR="008C1A4E" w:rsidRDefault="008C1A4E" w:rsidP="008C1A4E">
      <w:pPr>
        <w:spacing w:before="120" w:after="120"/>
      </w:pPr>
      <w:r>
        <w:t>Once the transaction is determined to be unrecognized, the Growth Team member should d</w:t>
      </w:r>
      <w:r w:rsidRPr="008C1A4E">
        <w:rPr>
          <w:iCs/>
        </w:rPr>
        <w:t>e</w:t>
      </w:r>
      <w:r w:rsidRPr="00441B3F">
        <w:t xml:space="preserve">termine whether </w:t>
      </w:r>
      <w:r>
        <w:t>the member is disputing a Visa Debit Card transaction</w:t>
      </w:r>
      <w:r w:rsidRPr="00441B3F">
        <w:t>. Below</w:t>
      </w:r>
      <w:r>
        <w:t xml:space="preserve"> is a </w:t>
      </w:r>
      <w:r w:rsidRPr="00441B3F">
        <w:t xml:space="preserve">guidance question </w:t>
      </w:r>
      <w:r>
        <w:t>is to</w:t>
      </w:r>
      <w:r w:rsidRPr="00441B3F">
        <w:t xml:space="preserve"> help inform this determination</w:t>
      </w:r>
      <w:r>
        <w:t xml:space="preserve"> if the cardholder is unsure</w:t>
      </w:r>
      <w:r w:rsidRPr="00441B3F">
        <w:t>:</w:t>
      </w:r>
    </w:p>
    <w:p w14:paraId="6CDF82B1" w14:textId="2958E360" w:rsidR="005D34B2" w:rsidRDefault="005D34B2" w:rsidP="000F6D6D">
      <w:pPr>
        <w:numPr>
          <w:ilvl w:val="0"/>
          <w:numId w:val="23"/>
        </w:numPr>
        <w:spacing w:before="120" w:after="120"/>
      </w:pPr>
      <w:r>
        <w:t xml:space="preserve">“Do you have a Visa Debit card, or were issued </w:t>
      </w:r>
      <w:r w:rsidR="00DA3022">
        <w:t>a card</w:t>
      </w:r>
      <w:r w:rsidR="00AA55EE">
        <w:t xml:space="preserve"> within the last 30 days</w:t>
      </w:r>
      <w:r>
        <w:t>?”</w:t>
      </w:r>
    </w:p>
    <w:p w14:paraId="55A5AEE5" w14:textId="4AA81256" w:rsidR="005D34B2" w:rsidRDefault="005D34B2" w:rsidP="000F6D6D">
      <w:pPr>
        <w:numPr>
          <w:ilvl w:val="1"/>
          <w:numId w:val="23"/>
        </w:numPr>
        <w:spacing w:before="120" w:after="120"/>
      </w:pPr>
      <w:r>
        <w:t>e.g., “No, I’ve had the same card for years — not that new Visa one.” → potentially indicates member does not hold Visa Debit Card.</w:t>
      </w:r>
    </w:p>
    <w:p w14:paraId="04536FEF" w14:textId="75D730D0" w:rsidR="003022DC" w:rsidRDefault="005D34B2" w:rsidP="000F6D6D">
      <w:pPr>
        <w:numPr>
          <w:ilvl w:val="1"/>
          <w:numId w:val="23"/>
        </w:numPr>
        <w:spacing w:before="120" w:after="120"/>
      </w:pPr>
      <w:r>
        <w:t>e.g., “Yeah, I got the new Visa card a couple months ago.” → potentially indicates member does holds Visa Debit Card.</w:t>
      </w:r>
    </w:p>
    <w:p w14:paraId="0489C919" w14:textId="18DC7B17" w:rsidR="003022DC" w:rsidRDefault="003022DC" w:rsidP="003022DC">
      <w:pPr>
        <w:spacing w:before="120" w:after="120"/>
      </w:pPr>
      <w:r w:rsidRPr="00AC4D45">
        <w:t>Based on the member’s re</w:t>
      </w:r>
      <w:r w:rsidR="005C1859">
        <w:t xml:space="preserve">sponse, determine whether the member </w:t>
      </w:r>
      <w:r w:rsidR="003F29C9">
        <w:t>is disputing</w:t>
      </w:r>
      <w:r w:rsidR="005C1859">
        <w:t xml:space="preserve"> a Visa Debit Card:</w:t>
      </w:r>
    </w:p>
    <w:p w14:paraId="33910D2F" w14:textId="3EF41BEB" w:rsidR="00FE016F" w:rsidRDefault="004A33D7" w:rsidP="00FE016F">
      <w:pPr>
        <w:pStyle w:val="ListParagraph"/>
        <w:numPr>
          <w:ilvl w:val="0"/>
          <w:numId w:val="28"/>
        </w:numPr>
        <w:spacing w:before="120" w:after="120"/>
      </w:pPr>
      <w:r>
        <w:rPr>
          <w:b/>
          <w:bCs/>
        </w:rPr>
        <w:t>If the member is disputing a Visa Debit Card transaction</w:t>
      </w:r>
      <w:r w:rsidRPr="003022DC">
        <w:rPr>
          <w:b/>
          <w:bCs/>
        </w:rPr>
        <w:t>:</w:t>
      </w:r>
      <w:r>
        <w:t xml:space="preserve"> </w:t>
      </w:r>
      <w:r w:rsidR="005C1859">
        <w:t xml:space="preserve">Growth Team member should follow the </w:t>
      </w:r>
      <w:r w:rsidR="005C1859" w:rsidRPr="00FE016F">
        <w:rPr>
          <w:i/>
          <w:iCs/>
        </w:rPr>
        <w:t>Visa Debit Card Fraud Proces</w:t>
      </w:r>
      <w:r w:rsidR="00FE016F">
        <w:rPr>
          <w:i/>
          <w:iCs/>
        </w:rPr>
        <w:t xml:space="preserve">s </w:t>
      </w:r>
      <w:r w:rsidR="00FE016F" w:rsidRPr="00C93C95">
        <w:rPr>
          <w:b/>
          <w:bCs/>
          <w:i/>
          <w:iCs/>
          <w:color w:val="FF0000"/>
        </w:rPr>
        <w:t>&lt;link&gt;</w:t>
      </w:r>
      <w:r w:rsidR="00FE016F">
        <w:t>.</w:t>
      </w:r>
    </w:p>
    <w:p w14:paraId="37718753" w14:textId="1955408D" w:rsidR="003022DC" w:rsidRDefault="004A33D7" w:rsidP="000F6D6D">
      <w:pPr>
        <w:pStyle w:val="ListParagraph"/>
        <w:numPr>
          <w:ilvl w:val="0"/>
          <w:numId w:val="28"/>
        </w:numPr>
        <w:spacing w:before="120" w:after="120"/>
      </w:pPr>
      <w:r>
        <w:rPr>
          <w:b/>
          <w:bCs/>
        </w:rPr>
        <w:t>If the member is NOT disputing a Visa Debit Card transaction</w:t>
      </w:r>
      <w:r w:rsidRPr="003022DC">
        <w:rPr>
          <w:b/>
          <w:bCs/>
        </w:rPr>
        <w:t>:</w:t>
      </w:r>
      <w:r>
        <w:t xml:space="preserve"> </w:t>
      </w:r>
      <w:r w:rsidR="00746E02" w:rsidRPr="00746E02">
        <w:t xml:space="preserve">The Growth Team member should follow the applicable existing fraud </w:t>
      </w:r>
      <w:r w:rsidR="00EE72BE">
        <w:t>processes</w:t>
      </w:r>
      <w:r w:rsidR="00FE016F">
        <w:t xml:space="preserve"> (e.g., Account Takeover Fraud Process, Member Card Fraud Process, etc.).</w:t>
      </w:r>
    </w:p>
    <w:p w14:paraId="2169B0C7" w14:textId="3065E77F" w:rsidR="00184A4A" w:rsidRDefault="00184A4A" w:rsidP="00184A4A">
      <w:pPr>
        <w:spacing w:before="120" w:after="120"/>
      </w:pPr>
      <w:r w:rsidRPr="00780B89">
        <w:t xml:space="preserve">The Growth Team member should also complete the </w:t>
      </w:r>
      <w:r w:rsidRPr="00184A4A">
        <w:rPr>
          <w:b/>
          <w:bCs/>
        </w:rPr>
        <w:t>Fraud Intake Form (FIF)</w:t>
      </w:r>
      <w:r w:rsidR="00A05BC4">
        <w:rPr>
          <w:b/>
          <w:bCs/>
        </w:rPr>
        <w:t xml:space="preserve"> – </w:t>
      </w:r>
      <w:r w:rsidR="00A05BC4" w:rsidRPr="00780B89">
        <w:t xml:space="preserve">see the </w:t>
      </w:r>
      <w:r w:rsidR="00A05BC4" w:rsidRPr="00A05BC4">
        <w:rPr>
          <w:i/>
          <w:iCs/>
        </w:rPr>
        <w:t>Fraud Intake Form Procedures</w:t>
      </w:r>
      <w:r w:rsidR="00A05BC4" w:rsidRPr="00C93C95">
        <w:rPr>
          <w:b/>
          <w:bCs/>
          <w:i/>
          <w:iCs/>
          <w:color w:val="FF0000"/>
        </w:rPr>
        <w:t>&lt;link&gt;</w:t>
      </w:r>
      <w:r w:rsidR="00A05BC4">
        <w:t>.</w:t>
      </w:r>
    </w:p>
    <w:p w14:paraId="39CF1A3D" w14:textId="2F873631" w:rsidR="006E0876" w:rsidRDefault="006E0876" w:rsidP="004161BD">
      <w:pPr>
        <w:pStyle w:val="Heading1"/>
        <w:spacing w:before="120" w:line="276" w:lineRule="auto"/>
      </w:pPr>
      <w:r>
        <w:t>Stage 2</w:t>
      </w:r>
      <w:r w:rsidR="004755FE">
        <w:t>A</w:t>
      </w:r>
      <w:r>
        <w:t>: Dispute Triage (</w:t>
      </w:r>
      <w:r w:rsidR="00DE2D4F">
        <w:t>Payment Services Team / Fraud Prevention Department</w:t>
      </w:r>
      <w:r>
        <w:t>)</w:t>
      </w:r>
    </w:p>
    <w:p w14:paraId="1516CA7A" w14:textId="25B3D44B" w:rsidR="006E0876" w:rsidRDefault="006E0876" w:rsidP="004161BD">
      <w:pPr>
        <w:pStyle w:val="Heading2"/>
        <w:numPr>
          <w:ilvl w:val="0"/>
          <w:numId w:val="0"/>
        </w:numPr>
        <w:spacing w:before="120" w:line="276" w:lineRule="auto"/>
        <w:ind w:left="851" w:hanging="851"/>
      </w:pPr>
      <w:r>
        <w:t>5.</w:t>
      </w:r>
      <w:r w:rsidR="002E2B70">
        <w:t>1</w:t>
      </w:r>
      <w:r>
        <w:t xml:space="preserve">     </w:t>
      </w:r>
      <w:r w:rsidR="002E2B70">
        <w:t>Process Flow</w:t>
      </w:r>
    </w:p>
    <w:p w14:paraId="26625555" w14:textId="77777777" w:rsidR="006E0876" w:rsidRDefault="006E0876" w:rsidP="004161BD">
      <w:pPr>
        <w:spacing w:before="120" w:after="120"/>
      </w:pPr>
      <w:r>
        <w:t>The following procedure provides a step-by-step outline of the activities performed by the assigned Payment Services or Fraud agent as part of dispute triage.</w:t>
      </w:r>
    </w:p>
    <w:p w14:paraId="48E87D23" w14:textId="6A41BC76" w:rsidR="00D15FD4" w:rsidRDefault="00545CBE" w:rsidP="004161BD">
      <w:pPr>
        <w:spacing w:before="120" w:after="120"/>
      </w:pPr>
      <w:r w:rsidRPr="00545CBE">
        <w:rPr>
          <w:noProof/>
        </w:rPr>
        <w:drawing>
          <wp:inline distT="0" distB="0" distL="0" distR="0" wp14:anchorId="76E7F1ED" wp14:editId="7C55E35F">
            <wp:extent cx="5943600" cy="2070735"/>
            <wp:effectExtent l="0" t="0" r="0" b="5715"/>
            <wp:docPr id="82053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32251" name=""/>
                    <pic:cNvPicPr/>
                  </pic:nvPicPr>
                  <pic:blipFill>
                    <a:blip r:embed="rId28"/>
                    <a:stretch>
                      <a:fillRect/>
                    </a:stretch>
                  </pic:blipFill>
                  <pic:spPr>
                    <a:xfrm>
                      <a:off x="0" y="0"/>
                      <a:ext cx="5943600" cy="2070735"/>
                    </a:xfrm>
                    <a:prstGeom prst="rect">
                      <a:avLst/>
                    </a:prstGeom>
                  </pic:spPr>
                </pic:pic>
              </a:graphicData>
            </a:graphic>
          </wp:inline>
        </w:drawing>
      </w:r>
    </w:p>
    <w:p w14:paraId="2DAB9A30" w14:textId="5B335833" w:rsidR="002E2B70" w:rsidRPr="002E2B70" w:rsidRDefault="002E2B70" w:rsidP="002E2B70">
      <w:pPr>
        <w:pStyle w:val="Heading2"/>
        <w:numPr>
          <w:ilvl w:val="0"/>
          <w:numId w:val="0"/>
        </w:numPr>
        <w:spacing w:before="120" w:line="276" w:lineRule="auto"/>
        <w:ind w:left="851" w:hanging="851"/>
      </w:pPr>
      <w:r>
        <w:t>5.2     Procedure</w:t>
      </w:r>
    </w:p>
    <w:p w14:paraId="25705B66" w14:textId="6A753628" w:rsidR="006E0876" w:rsidRDefault="006E0876" w:rsidP="004161BD">
      <w:pPr>
        <w:pStyle w:val="Heading3"/>
        <w:numPr>
          <w:ilvl w:val="0"/>
          <w:numId w:val="0"/>
        </w:numPr>
        <w:spacing w:before="120" w:line="276" w:lineRule="auto"/>
        <w:ind w:left="992" w:hanging="992"/>
      </w:pPr>
      <w:r>
        <w:rPr>
          <w:sz w:val="28"/>
        </w:rPr>
        <w:lastRenderedPageBreak/>
        <w:t xml:space="preserve">5.2.1 Confirm </w:t>
      </w:r>
      <w:r w:rsidR="00D03D01">
        <w:rPr>
          <w:sz w:val="28"/>
        </w:rPr>
        <w:t>Disputed Transaction Network</w:t>
      </w:r>
    </w:p>
    <w:p w14:paraId="626F1066" w14:textId="0D69AC7E" w:rsidR="006E0876" w:rsidRPr="00FA3CDC" w:rsidRDefault="006E0876" w:rsidP="004161BD">
      <w:pPr>
        <w:spacing w:before="120" w:after="120"/>
      </w:pPr>
      <w:r>
        <w:t xml:space="preserve">Upon opening the assigned case, the </w:t>
      </w:r>
      <w:r w:rsidR="00236BDA">
        <w:t xml:space="preserve">Payment Services Team member / Fraud Specialist </w:t>
      </w:r>
      <w:r>
        <w:t xml:space="preserve">should review the </w:t>
      </w:r>
      <w:r w:rsidRPr="00FA3CDC">
        <w:t xml:space="preserve">documented details received from </w:t>
      </w:r>
      <w:r w:rsidR="00F329A6">
        <w:t>the CRM case</w:t>
      </w:r>
      <w:r w:rsidRPr="00FA3CDC">
        <w:t xml:space="preserve"> and:</w:t>
      </w:r>
    </w:p>
    <w:p w14:paraId="59D509AC" w14:textId="20706C5E" w:rsidR="006E0876" w:rsidRPr="00FA3CDC" w:rsidRDefault="006E0876" w:rsidP="00BF7CDD">
      <w:pPr>
        <w:pStyle w:val="ListParagraph"/>
        <w:numPr>
          <w:ilvl w:val="0"/>
          <w:numId w:val="32"/>
        </w:numPr>
        <w:spacing w:before="120" w:after="120"/>
        <w:rPr>
          <w:bCs/>
        </w:rPr>
      </w:pPr>
      <w:commentRangeStart w:id="5"/>
      <w:commentRangeStart w:id="6"/>
      <w:r w:rsidRPr="00FA3CDC">
        <w:rPr>
          <w:b/>
        </w:rPr>
        <w:t>Confirm</w:t>
      </w:r>
      <w:commentRangeEnd w:id="5"/>
      <w:r w:rsidR="005E3979" w:rsidRPr="00FA3CDC">
        <w:rPr>
          <w:rStyle w:val="CommentReference"/>
          <w:b/>
          <w:sz w:val="20"/>
          <w:szCs w:val="20"/>
        </w:rPr>
        <w:commentReference w:id="5"/>
      </w:r>
      <w:commentRangeEnd w:id="6"/>
      <w:r w:rsidR="00BF7CDD" w:rsidRPr="00FA3CDC">
        <w:rPr>
          <w:rStyle w:val="CommentReference"/>
          <w:b/>
          <w:sz w:val="20"/>
          <w:szCs w:val="20"/>
        </w:rPr>
        <w:commentReference w:id="6"/>
      </w:r>
      <w:r w:rsidRPr="00FA3CDC">
        <w:rPr>
          <w:b/>
        </w:rPr>
        <w:t xml:space="preserve"> whether </w:t>
      </w:r>
      <w:r w:rsidRPr="00565BAC">
        <w:rPr>
          <w:b/>
        </w:rPr>
        <w:t>the disputed transaction occurred on the Visa Network</w:t>
      </w:r>
      <w:r w:rsidR="00D50B22" w:rsidRPr="00565BAC">
        <w:rPr>
          <w:b/>
        </w:rPr>
        <w:t xml:space="preserve"> </w:t>
      </w:r>
      <w:r w:rsidR="00F05E93" w:rsidRPr="00565BAC">
        <w:rPr>
          <w:bCs/>
        </w:rPr>
        <w:t xml:space="preserve">by verifying the </w:t>
      </w:r>
      <w:r w:rsidR="000306AC" w:rsidRPr="00565BAC">
        <w:rPr>
          <w:bCs/>
        </w:rPr>
        <w:t>transaction network</w:t>
      </w:r>
      <w:r w:rsidR="00F05E93" w:rsidRPr="00565BAC">
        <w:rPr>
          <w:bCs/>
        </w:rPr>
        <w:t xml:space="preserve"> code in </w:t>
      </w:r>
      <w:r w:rsidR="00E241CB">
        <w:rPr>
          <w:bCs/>
        </w:rPr>
        <w:t>M</w:t>
      </w:r>
      <w:r w:rsidR="00E852DF">
        <w:rPr>
          <w:bCs/>
        </w:rPr>
        <w:t>astek</w:t>
      </w:r>
      <w:r w:rsidR="00BE733D">
        <w:rPr>
          <w:bCs/>
        </w:rPr>
        <w:t xml:space="preserve"> </w:t>
      </w:r>
      <w:r w:rsidR="00D04AC2" w:rsidRPr="00565BAC">
        <w:rPr>
          <w:b/>
          <w:bCs/>
          <w:i/>
          <w:color w:val="FF0000"/>
        </w:rPr>
        <w:t xml:space="preserve">[TBC — </w:t>
      </w:r>
      <w:r w:rsidR="00E852DF">
        <w:rPr>
          <w:b/>
          <w:bCs/>
          <w:i/>
          <w:color w:val="FF0000"/>
        </w:rPr>
        <w:t>Fraud Prevention Team to be granted access]</w:t>
      </w:r>
    </w:p>
    <w:p w14:paraId="5CE0E58C" w14:textId="3D066D15" w:rsidR="006E0876" w:rsidRDefault="006E0876" w:rsidP="000F6D6D">
      <w:pPr>
        <w:pStyle w:val="ListParagraph"/>
        <w:numPr>
          <w:ilvl w:val="1"/>
          <w:numId w:val="24"/>
        </w:numPr>
        <w:spacing w:before="120" w:after="120"/>
        <w:contextualSpacing w:val="0"/>
      </w:pPr>
      <w:r>
        <w:rPr>
          <w:b/>
        </w:rPr>
        <w:t xml:space="preserve">If the transaction did not occur on the Visa Network: </w:t>
      </w:r>
      <w:r>
        <w:t xml:space="preserve">follow the applicable other network dispute / investigation process (e.g., Interac). </w:t>
      </w:r>
    </w:p>
    <w:p w14:paraId="3AD31270" w14:textId="5E9A92C6" w:rsidR="006E0876" w:rsidRDefault="006E0876" w:rsidP="000F6D6D">
      <w:pPr>
        <w:pStyle w:val="ListParagraph"/>
        <w:numPr>
          <w:ilvl w:val="1"/>
          <w:numId w:val="24"/>
        </w:numPr>
        <w:spacing w:before="120" w:after="120"/>
        <w:contextualSpacing w:val="0"/>
      </w:pPr>
      <w:r>
        <w:rPr>
          <w:b/>
        </w:rPr>
        <w:t xml:space="preserve">If the transaction occurred on the Visa Network: </w:t>
      </w:r>
      <w:r>
        <w:t xml:space="preserve">proceed to </w:t>
      </w:r>
      <w:r w:rsidR="00D03D01" w:rsidRPr="00D03D01">
        <w:rPr>
          <w:b/>
          <w:bCs/>
        </w:rPr>
        <w:t>Section 5.2.2 – Assess Filing Window and Auto Write-off</w:t>
      </w:r>
      <w:r w:rsidR="00D03D01">
        <w:rPr>
          <w:b/>
          <w:bCs/>
        </w:rPr>
        <w:t>.</w:t>
      </w:r>
    </w:p>
    <w:p w14:paraId="4C95FF90" w14:textId="77777777" w:rsidR="006E0876" w:rsidRDefault="006E0876" w:rsidP="004161BD">
      <w:pPr>
        <w:pStyle w:val="Heading3"/>
        <w:numPr>
          <w:ilvl w:val="0"/>
          <w:numId w:val="0"/>
        </w:numPr>
        <w:spacing w:before="120" w:line="276" w:lineRule="auto"/>
        <w:ind w:left="992" w:hanging="992"/>
      </w:pPr>
      <w:r>
        <w:rPr>
          <w:sz w:val="28"/>
        </w:rPr>
        <w:t>5.2.2 Assess Filing Window and Auto Write-Off</w:t>
      </w:r>
    </w:p>
    <w:p w14:paraId="317A1DD1" w14:textId="51E4886A" w:rsidR="006E0876" w:rsidRDefault="006E0876" w:rsidP="00F329A6">
      <w:pPr>
        <w:pStyle w:val="ListParagraph"/>
        <w:numPr>
          <w:ilvl w:val="0"/>
          <w:numId w:val="11"/>
        </w:numPr>
        <w:spacing w:after="120"/>
        <w:ind w:hanging="357"/>
        <w:contextualSpacing w:val="0"/>
      </w:pPr>
      <w:r>
        <w:rPr>
          <w:b/>
        </w:rPr>
        <w:t xml:space="preserve">Assess filing window: </w:t>
      </w:r>
      <w:r>
        <w:t xml:space="preserve">the assigned Payment Services Team member / Fraud Specialist should assess whether the dispute was submitted within the filing window — members must dispute a transaction </w:t>
      </w:r>
      <w:r w:rsidR="00D2461E">
        <w:t>no later</w:t>
      </w:r>
      <w:r>
        <w:t xml:space="preserve"> 60 days</w:t>
      </w:r>
      <w:r w:rsidR="00524A53">
        <w:t xml:space="preserve"> from</w:t>
      </w:r>
      <w:r>
        <w:t xml:space="preserve"> the transaction date, as per cardholder agreement.</w:t>
      </w:r>
      <w:r w:rsidR="00346FBC">
        <w:t xml:space="preserve"> </w:t>
      </w:r>
    </w:p>
    <w:p w14:paraId="031ECF02" w14:textId="36803C34" w:rsidR="005947D2" w:rsidRPr="005947D2" w:rsidRDefault="005947D2" w:rsidP="005947D2">
      <w:pPr>
        <w:pStyle w:val="ListParagraph"/>
        <w:numPr>
          <w:ilvl w:val="1"/>
          <w:numId w:val="11"/>
        </w:numPr>
        <w:spacing w:before="120" w:after="120"/>
        <w:ind w:hanging="357"/>
        <w:contextualSpacing w:val="0"/>
      </w:pPr>
      <w:commentRangeStart w:id="7"/>
      <w:r w:rsidRPr="00FA3CDC">
        <w:rPr>
          <w:b/>
        </w:rPr>
        <w:t xml:space="preserve">If the dispute was submitted within the filing window: </w:t>
      </w:r>
      <w:r w:rsidRPr="00FA3CDC">
        <w:t>proceed to Step 2.</w:t>
      </w:r>
      <w:commentRangeEnd w:id="7"/>
      <w:r w:rsidRPr="005947D2">
        <w:rPr>
          <w:rStyle w:val="CommentReference"/>
          <w:sz w:val="20"/>
          <w:szCs w:val="20"/>
        </w:rPr>
        <w:commentReference w:id="7"/>
      </w:r>
    </w:p>
    <w:p w14:paraId="34D6A0FC" w14:textId="6F4D4A0D" w:rsidR="006E0876" w:rsidRDefault="006E0876" w:rsidP="005A5D83">
      <w:pPr>
        <w:pStyle w:val="ListParagraph"/>
        <w:numPr>
          <w:ilvl w:val="1"/>
          <w:numId w:val="11"/>
        </w:numPr>
        <w:spacing w:after="120"/>
        <w:ind w:hanging="357"/>
        <w:contextualSpacing w:val="0"/>
      </w:pPr>
      <w:r>
        <w:rPr>
          <w:b/>
          <w:i w:val="0"/>
        </w:rPr>
        <w:t xml:space="preserve">If the dispute was not submitted within the filing window: </w:t>
      </w:r>
      <w:r>
        <w:t>the assigned Payment Services Team member / Fraud Specialist should then:</w:t>
      </w:r>
    </w:p>
    <w:p w14:paraId="7782E39B" w14:textId="6C3072D3" w:rsidR="003574F3" w:rsidRPr="00FA3CDC" w:rsidRDefault="006E0876" w:rsidP="005A5D83">
      <w:pPr>
        <w:pStyle w:val="ListParagraph"/>
        <w:numPr>
          <w:ilvl w:val="0"/>
          <w:numId w:val="12"/>
        </w:numPr>
        <w:spacing w:before="120" w:after="120"/>
        <w:ind w:left="2336" w:hanging="357"/>
        <w:contextualSpacing w:val="0"/>
      </w:pPr>
      <w:r>
        <w:t>Document the rationale in the CRM case notes.</w:t>
      </w:r>
    </w:p>
    <w:p>
      <w:pPr>
        <w:pStyle w:val="ListParagraph"/>
        <w:numPr>
          <w:ilvl w:val="0"/>
          <w:numId w:val="12"/>
        </w:numPr>
        <w:spacing w:before="120" w:after="120"/>
        <w:ind w:left="2336" w:hanging="357"/>
        <w:contextualSpacing w:val="0"/>
      </w:pPr>
      <w:r>
        <w:t>Reverse the provisional credit issued in Stage 2B.</w:t>
      </w:r>
    </w:p>
    <w:p w14:paraId="4F7BFBA1" w14:textId="4E8F7320" w:rsidR="006E0876" w:rsidRPr="00FA3CDC" w:rsidRDefault="006E0876" w:rsidP="005A5D83">
      <w:pPr>
        <w:pStyle w:val="ListParagraph"/>
        <w:numPr>
          <w:ilvl w:val="0"/>
          <w:numId w:val="12"/>
        </w:numPr>
        <w:spacing w:before="120" w:after="120"/>
        <w:contextualSpacing w:val="0"/>
      </w:pPr>
      <w:r w:rsidRPr="00FA3CDC">
        <w:t>Close the case by setting the CRM case status to “Closed”, which</w:t>
      </w:r>
      <w:r w:rsidR="00236BDA" w:rsidRPr="00FA3CDC">
        <w:t xml:space="preserve"> routes the case back to Growth Team for member communication</w:t>
      </w:r>
      <w:r w:rsidRPr="00FA3CDC">
        <w:t xml:space="preserve">. </w:t>
      </w:r>
    </w:p>
    <w:p w14:paraId="77BDB7A8" w14:textId="3AB9E24E" w:rsidR="005A5D83" w:rsidRPr="00FA3CDC" w:rsidRDefault="005A5D83" w:rsidP="000F6D6D">
      <w:pPr>
        <w:pStyle w:val="ListParagraph"/>
        <w:numPr>
          <w:ilvl w:val="0"/>
          <w:numId w:val="25"/>
        </w:numPr>
        <w:spacing w:before="120" w:after="120"/>
        <w:contextualSpacing w:val="0"/>
        <w:rPr>
          <w:i/>
          <w:iCs/>
        </w:rPr>
      </w:pPr>
      <w:r w:rsidRPr="00FA3CDC">
        <w:rPr>
          <w:i/>
          <w:iCs/>
        </w:rPr>
        <w:t xml:space="preserve">Note: </w:t>
      </w:r>
      <w:r w:rsidR="00AA2C6B" w:rsidRPr="00FA3CDC">
        <w:rPr>
          <w:i/>
          <w:iCs/>
        </w:rPr>
        <w:t>(</w:t>
      </w:r>
      <w:r w:rsidRPr="00FA3CDC">
        <w:rPr>
          <w:i/>
          <w:iCs/>
        </w:rPr>
        <w:t>Fraud Prevention Department only</w:t>
      </w:r>
      <w:r w:rsidR="00AA2C6B" w:rsidRPr="00FA3CDC">
        <w:rPr>
          <w:i/>
          <w:iCs/>
        </w:rPr>
        <w:t>)</w:t>
      </w:r>
      <w:r w:rsidRPr="00FA3CDC">
        <w:rPr>
          <w:i/>
          <w:iCs/>
        </w:rPr>
        <w:t xml:space="preserve"> in the case of Member Consideration — please refer to the Fraud Reimbursement Guidelines</w:t>
      </w:r>
      <w:r w:rsidR="00F7600D">
        <w:rPr>
          <w:i/>
          <w:iCs/>
        </w:rPr>
        <w:t xml:space="preserve"> </w:t>
      </w:r>
      <w:r w:rsidR="00F7600D" w:rsidRPr="00F7600D">
        <w:rPr>
          <w:b/>
          <w:bCs/>
          <w:i/>
          <w:iCs/>
          <w:color w:val="FF0000"/>
        </w:rPr>
        <w:t>&lt;link&gt;</w:t>
      </w:r>
      <w:r w:rsidR="00F7600D">
        <w:rPr>
          <w:i/>
          <w:iCs/>
        </w:rPr>
        <w:t>.</w:t>
      </w:r>
    </w:p>
    <w:p w14:paraId="2AFAA54D" w14:textId="14B69540" w:rsidR="006E0876" w:rsidRPr="00565BAC" w:rsidRDefault="006E0876" w:rsidP="00BF3DC6">
      <w:pPr>
        <w:pStyle w:val="ListParagraph"/>
        <w:numPr>
          <w:ilvl w:val="0"/>
          <w:numId w:val="11"/>
        </w:numPr>
        <w:spacing w:before="120" w:after="120"/>
        <w:ind w:hanging="357"/>
        <w:contextualSpacing w:val="0"/>
      </w:pPr>
      <w:r w:rsidRPr="00FA3CDC">
        <w:rPr>
          <w:b/>
        </w:rPr>
        <w:t xml:space="preserve">Assess auto write-off: </w:t>
      </w:r>
      <w:r w:rsidRPr="00FA3CDC">
        <w:t xml:space="preserve">the assigned </w:t>
      </w:r>
      <w:r w:rsidR="00F329A6">
        <w:t xml:space="preserve">Payment Services Team member / Fraud Specialist </w:t>
      </w:r>
      <w:r w:rsidRPr="00FA3CDC">
        <w:t xml:space="preserve">should assess whether the dispute qualifies for a system auto write-off — the auto write-off threshold is $150 for </w:t>
      </w:r>
      <w:r w:rsidR="00377EDC" w:rsidRPr="00FA3CDC">
        <w:t xml:space="preserve">fraudulent </w:t>
      </w:r>
      <w:r w:rsidRPr="00FA3CDC">
        <w:t xml:space="preserve">and </w:t>
      </w:r>
      <w:r w:rsidR="00377EDC" w:rsidRPr="00FA3CDC">
        <w:t>non-fraud disputes</w:t>
      </w:r>
      <w:r w:rsidR="004B5ADD">
        <w:t xml:space="preserve"> </w:t>
      </w:r>
      <w:r w:rsidR="004B5ADD" w:rsidRPr="002306B6">
        <w:rPr>
          <w:b/>
          <w:bCs/>
          <w:i/>
          <w:color w:val="FF0000"/>
        </w:rPr>
        <w:t>[TBC - $150 for non-fraud disputes]</w:t>
      </w:r>
      <w:r w:rsidR="00236BDA" w:rsidRPr="002306B6">
        <w:t>;</w:t>
      </w:r>
      <w:r w:rsidR="00236BDA" w:rsidRPr="00FA3CDC">
        <w:t xml:space="preserve"> the Payment Services </w:t>
      </w:r>
      <w:r w:rsidR="00236BDA" w:rsidRPr="00565BAC">
        <w:t>Team member / Fraud Specialist should then determine:</w:t>
      </w:r>
    </w:p>
    <w:p w14:paraId="2749A2CD" w14:textId="4575719C" w:rsidR="005947D2" w:rsidRPr="005947D2" w:rsidRDefault="005947D2" w:rsidP="005947D2">
      <w:pPr>
        <w:pStyle w:val="ListParagraph"/>
        <w:numPr>
          <w:ilvl w:val="1"/>
          <w:numId w:val="11"/>
        </w:numPr>
        <w:spacing w:before="120" w:after="120"/>
        <w:ind w:hanging="357"/>
        <w:contextualSpacing w:val="0"/>
      </w:pPr>
      <w:commentRangeStart w:id="8"/>
      <w:commentRangeEnd w:id="8"/>
      <w:r>
        <w:rPr>
          <w:b/>
          <w:i w:val="0"/>
        </w:rPr>
        <w:t xml:space="preserve">If the dispute amount is equal or above the applicable threshold: </w:t>
      </w:r>
      <w:r>
        <w:t xml:space="preserve">proceed to </w:t>
      </w:r>
      <w:r>
        <w:rPr>
          <w:b/>
          <w:i w:val="0"/>
        </w:rPr>
        <w:t>Section 7 – Stage 3: Case Preparation &amp; Document Assessment</w:t>
      </w:r>
      <w:r>
        <w:t>.</w:t>
      </w:r>
    </w:p>
    <w:p w14:paraId="5B44CF2B" w14:textId="367AFD06" w:rsidR="004B5ADD" w:rsidRPr="00565BAC" w:rsidRDefault="006E0876" w:rsidP="004B5ADD">
      <w:pPr>
        <w:pStyle w:val="ListParagraph"/>
        <w:numPr>
          <w:ilvl w:val="1"/>
          <w:numId w:val="11"/>
        </w:numPr>
        <w:spacing w:after="120"/>
        <w:ind w:hanging="357"/>
        <w:contextualSpacing w:val="0"/>
      </w:pPr>
      <w:r>
        <w:rPr>
          <w:b/>
          <w:i w:val="0"/>
        </w:rPr>
        <w:t xml:space="preserve">If the dispute amount is below the applicable threshold: </w:t>
      </w:r>
      <w:r>
        <w:t>the assigned Payment Services Team member / Fraud Specialist should then:</w:t>
      </w:r>
    </w:p>
    <w:p w14:paraId="79CC9D1A" w14:textId="77777777" w:rsidR="004B5ADD" w:rsidRPr="00565BAC" w:rsidRDefault="004B5ADD" w:rsidP="000F6D6D">
      <w:pPr>
        <w:pStyle w:val="ListParagraph"/>
        <w:numPr>
          <w:ilvl w:val="0"/>
          <w:numId w:val="27"/>
        </w:numPr>
        <w:spacing w:before="120" w:after="120"/>
        <w:contextualSpacing w:val="0"/>
      </w:pPr>
      <w:r>
        <w:t>Document the rationale in the CRM case notes.</w:t>
      </w:r>
    </w:p>
    <w:p>
      <w:pPr>
        <w:pStyle w:val="ListParagraph"/>
        <w:numPr>
          <w:ilvl w:val="0"/>
          <w:numId w:val="27"/>
        </w:numPr>
        <w:spacing w:before="120" w:after="120"/>
        <w:contextualSpacing w:val="0"/>
      </w:pPr>
      <w:r>
        <w:t>Finalize the provisional credit issued in Stage 2B.</w:t>
      </w:r>
    </w:p>
    <w:p w14:paraId="6CA43F28" w14:textId="3FCAE0EC" w:rsidR="006E0876" w:rsidRPr="00565BAC" w:rsidRDefault="004B5ADD" w:rsidP="000F6D6D">
      <w:pPr>
        <w:pStyle w:val="ListParagraph"/>
        <w:numPr>
          <w:ilvl w:val="0"/>
          <w:numId w:val="27"/>
        </w:numPr>
        <w:spacing w:before="120" w:after="120"/>
        <w:contextualSpacing w:val="0"/>
      </w:pPr>
      <w:r w:rsidRPr="00565BAC">
        <w:t xml:space="preserve">Close the case by setting the CRM case status to “Closed”, which routes the case back to Growth Team for member communication. </w:t>
      </w:r>
    </w:p>
    <w:p>
      <w:pPr>
        <w:pStyle w:val="Heading1"/>
      </w:pPr>
      <w:r>
        <w:t>Stage 2B: Provisional Credit Issuance (Payment Services Team)</w:t>
      </w:r>
    </w:p>
    <w:p>
      <w:pPr>
        <w:pStyle w:val="Heading2"/>
        <w:numPr>
          <w:ilvl w:val="0"/>
          <w:numId w:val="0"/>
        </w:numPr>
        <w:ind w:left="851" w:hanging="851"/>
      </w:pPr>
      <w:r>
        <w:t>6.1     Process Flow</w:t>
      </w:r>
    </w:p>
    <w:p>
      <w:r>
        <w:t>[Process flow diagram to be added]</w:t>
      </w:r>
    </w:p>
    <w:p>
      <w:pPr>
        <w:pStyle w:val="Heading2"/>
        <w:numPr>
          <w:ilvl w:val="0"/>
          <w:numId w:val="0"/>
        </w:numPr>
        <w:ind w:left="851" w:hanging="851"/>
      </w:pPr>
      <w:r>
        <w:t>6.2     Procedure</w:t>
      </w:r>
    </w:p>
    <w:p>
      <w:r>
        <w:t>This stage occurs in parallel with Stage 2A: Dispute Triage, and is owned by the Payment Services Team.</w:t>
      </w:r>
    </w:p>
    <w:p>
      <w:pPr>
        <w:pStyle w:val="Heading3"/>
        <w:numPr>
          <w:ilvl w:val="0"/>
          <w:numId w:val="0"/>
        </w:numPr>
        <w:ind w:left="992" w:hanging="992"/>
      </w:pPr>
      <w:r>
        <w:rPr>
          <w:sz w:val="28"/>
        </w:rPr>
        <w:t>6.2.1 Issue Provisional Credit</w:t>
      </w:r>
    </w:p>
    <w:p>
      <w:r>
        <w:t>Upon receipt of the case, the Payment Services Team should issue a temporary provisional credit for the disputed amount to the member’s account, then document in the CRM case notes that the provisional credit was issued.</w:t>
      </w:r>
    </w:p>
    <w:p w14:paraId="6F8290AA" w14:textId="49A39B73" w:rsidR="00B8248D" w:rsidRDefault="00B8248D" w:rsidP="004161BD">
      <w:pPr>
        <w:pStyle w:val="Heading1"/>
        <w:spacing w:before="120" w:line="276" w:lineRule="auto"/>
      </w:pPr>
      <w:r w:rsidRPr="00565BAC">
        <w:lastRenderedPageBreak/>
        <w:t>Stage 3: Case Preparation &amp; Document</w:t>
      </w:r>
      <w:r>
        <w:t xml:space="preserve"> Assessment (Payment Services / Fraud)</w:t>
      </w:r>
    </w:p>
    <w:p w14:paraId="7EF4BA12" w14:textId="77777777" w:rsidR="00B8248D" w:rsidRDefault="00B8248D" w:rsidP="004161BD">
      <w:pPr>
        <w:pStyle w:val="Heading2"/>
        <w:numPr>
          <w:ilvl w:val="0"/>
          <w:numId w:val="0"/>
        </w:numPr>
        <w:spacing w:before="120" w:line="276" w:lineRule="auto"/>
        <w:ind w:left="851" w:hanging="851"/>
      </w:pPr>
      <w:r>
        <w:t>7.1     Process Flow</w:t>
      </w:r>
    </w:p>
    <w:p w14:paraId="0D934F89" w14:textId="77777777" w:rsidR="00B8248D" w:rsidRDefault="00B8248D" w:rsidP="004161BD">
      <w:pPr>
        <w:spacing w:before="120" w:after="120"/>
      </w:pPr>
      <w:r>
        <w:t>The visual overview below provides the end-to-end process for case preparation and document assessment. This stage is owned by the Payment Services Team and Fraud Prevention Department.</w:t>
      </w:r>
    </w:p>
    <w:p w14:paraId="675EEC25" w14:textId="4CDD77FB" w:rsidR="00B8248D" w:rsidRDefault="004161BD" w:rsidP="004161BD">
      <w:pPr>
        <w:spacing w:before="120" w:after="120"/>
        <w:jc w:val="center"/>
      </w:pPr>
      <w:r w:rsidRPr="004161BD">
        <w:rPr>
          <w:noProof/>
        </w:rPr>
        <w:drawing>
          <wp:inline distT="0" distB="0" distL="0" distR="0" wp14:anchorId="6750BC36" wp14:editId="4234B7D6">
            <wp:extent cx="5943600" cy="2328545"/>
            <wp:effectExtent l="0" t="0" r="0" b="0"/>
            <wp:docPr id="33241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14527" name=""/>
                    <pic:cNvPicPr/>
                  </pic:nvPicPr>
                  <pic:blipFill>
                    <a:blip r:embed="rId29"/>
                    <a:stretch>
                      <a:fillRect/>
                    </a:stretch>
                  </pic:blipFill>
                  <pic:spPr>
                    <a:xfrm>
                      <a:off x="0" y="0"/>
                      <a:ext cx="5943600" cy="2328545"/>
                    </a:xfrm>
                    <a:prstGeom prst="rect">
                      <a:avLst/>
                    </a:prstGeom>
                  </pic:spPr>
                </pic:pic>
              </a:graphicData>
            </a:graphic>
          </wp:inline>
        </w:drawing>
      </w:r>
    </w:p>
    <w:p w14:paraId="3F963C2E" w14:textId="77777777" w:rsidR="00B8248D" w:rsidRDefault="00B8248D" w:rsidP="004161BD">
      <w:pPr>
        <w:pStyle w:val="Heading2"/>
        <w:numPr>
          <w:ilvl w:val="0"/>
          <w:numId w:val="0"/>
        </w:numPr>
        <w:spacing w:before="120" w:line="276" w:lineRule="auto"/>
        <w:ind w:left="851" w:hanging="851"/>
      </w:pPr>
      <w:r>
        <w:t>7.2     Procedure</w:t>
      </w:r>
    </w:p>
    <w:p w14:paraId="018F8A67" w14:textId="77777777" w:rsidR="00B8248D" w:rsidRDefault="00B8248D" w:rsidP="004161BD">
      <w:pPr>
        <w:spacing w:before="120" w:after="120"/>
      </w:pPr>
      <w:r>
        <w:t>The following procedure provides a step-by-step outline of the activities performed by the assigned Payment Services Team member or Fraud Specialist as part of case preparation and document assessment.</w:t>
      </w:r>
    </w:p>
    <w:p w14:paraId="7ABD5526" w14:textId="008D490A" w:rsidR="00B8248D" w:rsidRDefault="00B8248D" w:rsidP="004161BD">
      <w:pPr>
        <w:pStyle w:val="Heading3"/>
        <w:numPr>
          <w:ilvl w:val="0"/>
          <w:numId w:val="0"/>
        </w:numPr>
        <w:spacing w:before="120" w:line="276" w:lineRule="auto"/>
        <w:ind w:left="992" w:hanging="992"/>
      </w:pPr>
      <w:r>
        <w:rPr>
          <w:sz w:val="28"/>
        </w:rPr>
        <w:t>7.2.1 Commence Investigation (Fraud and Payment Services Team)</w:t>
      </w:r>
    </w:p>
    <w:p w14:paraId="4C789ACD" w14:textId="476F4491" w:rsidR="00B8248D" w:rsidRDefault="00B8248D" w:rsidP="004161BD">
      <w:pPr>
        <w:spacing w:before="120" w:after="120"/>
      </w:pPr>
      <w:r>
        <w:t xml:space="preserve">The assigned </w:t>
      </w:r>
      <w:r w:rsidR="00236BDA">
        <w:t xml:space="preserve">Payment Services Team member / Fraud Specialist </w:t>
      </w:r>
      <w:r>
        <w:t>commences investigation of the case:</w:t>
      </w:r>
    </w:p>
    <w:p w14:paraId="49D78390" w14:textId="4DB8296C" w:rsidR="00B8248D" w:rsidRPr="00FA3CDC" w:rsidRDefault="00B8248D" w:rsidP="000F6D6D">
      <w:pPr>
        <w:pStyle w:val="ListParagraph"/>
        <w:numPr>
          <w:ilvl w:val="0"/>
          <w:numId w:val="17"/>
        </w:numPr>
        <w:spacing w:before="120" w:after="120"/>
        <w:contextualSpacing w:val="0"/>
      </w:pPr>
      <w:r>
        <w:rPr>
          <w:b/>
          <w:i w:val="0"/>
        </w:rPr>
        <w:t xml:space="preserve">Fraud Prevention Department: </w:t>
      </w:r>
      <w:r>
        <w:t xml:space="preserve">refer to the </w:t>
      </w:r>
      <w:r>
        <w:rPr>
          <w:b w:val="0"/>
          <w:i/>
        </w:rPr>
        <w:t>Visa Debit Card Fraud Investigation Process</w:t>
      </w:r>
      <w:r>
        <w:rPr>
          <w:b w:val="0"/>
          <w:i/>
        </w:rPr>
        <w:t xml:space="preserve"> </w:t>
      </w:r>
      <w:r>
        <w:rPr>
          <w:b/>
          <w:i/>
        </w:rPr>
        <w:t>&lt;link&gt;</w:t>
      </w:r>
      <w:r>
        <w:t xml:space="preserve">. Once investigation is complete and decision is reached, if applicable proceed to </w:t>
      </w:r>
      <w:r>
        <w:rPr>
          <w:b/>
          <w:i w:val="0"/>
        </w:rPr>
        <w:t>Section 7.2.4 — Assess Network Dispute Rights.</w:t>
      </w:r>
    </w:p>
    <w:p w14:paraId="6BDF0406" w14:textId="1AE4430D" w:rsidR="00B8248D" w:rsidRPr="00FA3CDC" w:rsidRDefault="00B8248D" w:rsidP="000F6D6D">
      <w:pPr>
        <w:pStyle w:val="ListParagraph"/>
        <w:numPr>
          <w:ilvl w:val="0"/>
          <w:numId w:val="17"/>
        </w:numPr>
        <w:spacing w:before="120" w:after="120"/>
        <w:contextualSpacing w:val="0"/>
        <w:rPr>
          <w:b/>
          <w:bCs/>
        </w:rPr>
      </w:pPr>
      <w:r w:rsidRPr="00FA3CDC">
        <w:rPr>
          <w:b/>
        </w:rPr>
        <w:t xml:space="preserve">Payment Services Team: </w:t>
      </w:r>
      <w:r w:rsidRPr="00FA3CDC">
        <w:t xml:space="preserve">proceed to </w:t>
      </w:r>
      <w:r w:rsidRPr="00FA3CDC">
        <w:rPr>
          <w:b/>
          <w:bCs/>
        </w:rPr>
        <w:t>Section 6.2.2 — Review Referral and Available Information.</w:t>
      </w:r>
    </w:p>
    <w:p w14:paraId="65AA5CC7" w14:textId="77777777" w:rsidR="00B8248D" w:rsidRPr="00FA3CDC" w:rsidRDefault="00B8248D" w:rsidP="004161BD">
      <w:pPr>
        <w:pStyle w:val="Heading3"/>
        <w:numPr>
          <w:ilvl w:val="0"/>
          <w:numId w:val="0"/>
        </w:numPr>
        <w:spacing w:before="120" w:line="276" w:lineRule="auto"/>
        <w:ind w:left="992" w:hanging="992"/>
      </w:pPr>
      <w:r>
        <w:rPr>
          <w:sz w:val="28"/>
        </w:rPr>
        <w:t>7.2.2 Review Referral and Available Information (Payment Services Team)</w:t>
      </w:r>
    </w:p>
    <w:p w14:paraId="53B62F36" w14:textId="0577BFBA" w:rsidR="00B8248D" w:rsidRPr="00FA3CDC" w:rsidRDefault="00716075" w:rsidP="00716075">
      <w:r w:rsidRPr="00FA3CDC">
        <w:t>Upon receipt of a member-initiated dispute</w:t>
      </w:r>
      <w:ins w:id="9" w:author="Bishop, Alex" w:date="2026-10-19T17:20:00Z" w16du:dateUtc="2026-10-19T21:20:00Z">
        <w:r w:rsidR="00426357">
          <w:t>,</w:t>
        </w:r>
      </w:ins>
      <w:r w:rsidRPr="00FA3CDC">
        <w:t xml:space="preserve"> the assigned Payment Services Team member</w:t>
      </w:r>
      <w:del w:id="10" w:author="Bishop, Alex" w:date="2026-10-19T17:20:00Z" w16du:dateUtc="2026-10-19T21:20:00Z">
        <w:r w:rsidRPr="00FA3CDC" w:rsidDel="00426357">
          <w:delText>,</w:delText>
        </w:r>
      </w:del>
      <w:r w:rsidRPr="00FA3CDC">
        <w:t xml:space="preserve"> must review the referral and information provided to determine whether sufficient information is available to proceed with the investigation:</w:t>
      </w:r>
    </w:p>
    <w:p w14:paraId="66D6D785" w14:textId="766D1A4B" w:rsidR="00384EEB" w:rsidRPr="00FA3CDC" w:rsidRDefault="00384EEB" w:rsidP="00384EEB">
      <w:r w:rsidRPr="00FA3CDC">
        <w:t>The Payment Services Team member should:</w:t>
      </w:r>
    </w:p>
    <w:p w14:paraId="042A53A0" w14:textId="00D8A7C7" w:rsidR="00384EEB" w:rsidRPr="00FA3CDC" w:rsidRDefault="00384EEB" w:rsidP="005E1D88">
      <w:pPr>
        <w:pStyle w:val="ListParagraph"/>
        <w:numPr>
          <w:ilvl w:val="0"/>
          <w:numId w:val="4"/>
        </w:numPr>
        <w:tabs>
          <w:tab w:val="clear" w:pos="720"/>
        </w:tabs>
      </w:pPr>
      <w:r w:rsidRPr="00FA3CDC">
        <w:t xml:space="preserve">Open assigned CRM case and review the ATM/POS Trace Request to </w:t>
      </w:r>
      <w:r w:rsidR="00D53D7A" w:rsidRPr="00FA3CDC">
        <w:t>v</w:t>
      </w:r>
      <w:r w:rsidRPr="00FA3CDC">
        <w:t>erify that the following information is available for review across relevant sources, including but not limited to:</w:t>
      </w:r>
    </w:p>
    <w:p w14:paraId="0F3DFA32" w14:textId="33B70E42" w:rsidR="00B8248D" w:rsidRPr="00FA3CDC" w:rsidRDefault="00B8248D" w:rsidP="000F6D6D">
      <w:pPr>
        <w:pStyle w:val="ListParagraph"/>
        <w:numPr>
          <w:ilvl w:val="0"/>
          <w:numId w:val="26"/>
        </w:numPr>
        <w:spacing w:before="120" w:after="120"/>
        <w:contextualSpacing w:val="0"/>
      </w:pPr>
      <w:r w:rsidRPr="00FA3CDC">
        <w:lastRenderedPageBreak/>
        <w:t>Member and account information</w:t>
      </w:r>
      <w:r w:rsidRPr="00FA3CDC">
        <w:rPr>
          <w:color w:val="747474" w:themeColor="background2" w:themeShade="80"/>
        </w:rPr>
        <w:t xml:space="preserve"> (suggested source: CRM case, DNA)</w:t>
      </w:r>
    </w:p>
    <w:p w14:paraId="57B3FFE4" w14:textId="26A6635A" w:rsidR="00B8248D" w:rsidRPr="00FA3CDC" w:rsidRDefault="00B8248D" w:rsidP="000F6D6D">
      <w:pPr>
        <w:pStyle w:val="ListParagraph"/>
        <w:numPr>
          <w:ilvl w:val="0"/>
          <w:numId w:val="26"/>
        </w:numPr>
        <w:spacing w:before="120" w:after="120"/>
        <w:contextualSpacing w:val="0"/>
      </w:pPr>
      <w:r w:rsidRPr="00FA3CDC">
        <w:t xml:space="preserve">Transaction details, including date, amount, merchant, and network type </w:t>
      </w:r>
      <w:r w:rsidRPr="00FA3CDC">
        <w:rPr>
          <w:color w:val="747474" w:themeColor="background2" w:themeShade="80"/>
        </w:rPr>
        <w:t xml:space="preserve">(suggested source: CRM </w:t>
      </w:r>
      <w:r w:rsidR="00737FC5" w:rsidRPr="00FA3CDC">
        <w:rPr>
          <w:color w:val="747474" w:themeColor="background2" w:themeShade="80"/>
        </w:rPr>
        <w:t>case</w:t>
      </w:r>
      <w:r w:rsidRPr="00FA3CDC">
        <w:rPr>
          <w:color w:val="747474" w:themeColor="background2" w:themeShade="80"/>
        </w:rPr>
        <w:t>, DNA)</w:t>
      </w:r>
    </w:p>
    <w:p w14:paraId="7A76CE1A" w14:textId="32627386" w:rsidR="00B8248D" w:rsidRPr="00FA3CDC" w:rsidRDefault="00B8248D" w:rsidP="000F6D6D">
      <w:pPr>
        <w:pStyle w:val="ListParagraph"/>
        <w:numPr>
          <w:ilvl w:val="0"/>
          <w:numId w:val="26"/>
        </w:numPr>
        <w:spacing w:before="120" w:after="120"/>
        <w:contextualSpacing w:val="0"/>
      </w:pPr>
      <w:r w:rsidRPr="00FA3CDC">
        <w:t>The completed ATM/POS Trace Request fields, including method of instruction</w:t>
      </w:r>
      <w:r w:rsidR="00737FC5" w:rsidRPr="00FA3CDC">
        <w:t xml:space="preserve">, and dispute narrative / reason for dispute </w:t>
      </w:r>
      <w:r w:rsidRPr="00FA3CDC">
        <w:rPr>
          <w:color w:val="747474" w:themeColor="background2" w:themeShade="80"/>
        </w:rPr>
        <w:t xml:space="preserve">(suggested source: CRM </w:t>
      </w:r>
      <w:r w:rsidR="00AA2C6B" w:rsidRPr="00FA3CDC">
        <w:rPr>
          <w:color w:val="747474" w:themeColor="background2" w:themeShade="80"/>
        </w:rPr>
        <w:t>case</w:t>
      </w:r>
      <w:r w:rsidRPr="00FA3CDC">
        <w:rPr>
          <w:color w:val="747474" w:themeColor="background2" w:themeShade="80"/>
        </w:rPr>
        <w:t>)</w:t>
      </w:r>
    </w:p>
    <w:p w14:paraId="3ACDC3AA" w14:textId="77777777" w:rsidR="00B8248D" w:rsidRPr="00FA3CDC" w:rsidRDefault="00B8248D" w:rsidP="004161BD">
      <w:pPr>
        <w:spacing w:before="120" w:after="120"/>
      </w:pPr>
      <w:r w:rsidRPr="00FA3CDC">
        <w:t>Based on the above, determine whether there is sufficient information available to conduct the investigation:</w:t>
      </w:r>
    </w:p>
    <w:p w14:paraId="02D8334B" w14:textId="5B2BD48D" w:rsidR="00B8248D" w:rsidRPr="00FA3CDC" w:rsidRDefault="00B8248D" w:rsidP="000F6D6D">
      <w:pPr>
        <w:pStyle w:val="ListParagraph"/>
        <w:numPr>
          <w:ilvl w:val="0"/>
          <w:numId w:val="18"/>
        </w:numPr>
        <w:spacing w:before="120" w:after="120"/>
        <w:contextualSpacing w:val="0"/>
        <w:rPr>
          <w:b/>
          <w:bCs/>
        </w:rPr>
      </w:pPr>
      <w:commentRangeStart w:id="11"/>
      <w:commentRangeEnd w:id="11"/>
      <w:r>
        <w:rPr>
          <w:b/>
          <w:i w:val="0"/>
        </w:rPr>
        <w:t xml:space="preserve">If the information is sufficient: </w:t>
      </w:r>
      <w:r>
        <w:t xml:space="preserve">proceed to </w:t>
      </w:r>
      <w:r>
        <w:rPr>
          <w:b/>
          <w:i w:val="0"/>
        </w:rPr>
        <w:t>Section 7.2.3 — Conduct Investigation.</w:t>
      </w:r>
    </w:p>
    <w:p w14:paraId="3B347241" w14:textId="046B92D0" w:rsidR="00B8248D" w:rsidRPr="00FA3CDC" w:rsidRDefault="00B8248D" w:rsidP="000F6D6D">
      <w:pPr>
        <w:pStyle w:val="ListParagraph"/>
        <w:numPr>
          <w:ilvl w:val="0"/>
          <w:numId w:val="18"/>
        </w:numPr>
        <w:spacing w:before="120" w:after="120"/>
        <w:contextualSpacing w:val="0"/>
      </w:pPr>
      <w:commentRangeStart w:id="12"/>
      <w:commentRangeEnd w:id="12"/>
      <w:r>
        <w:rPr>
          <w:b/>
          <w:i w:val="0"/>
        </w:rPr>
        <w:t xml:space="preserve">If information is insufficient: </w:t>
      </w:r>
      <w:r>
        <w:t xml:space="preserve">send a missing information request to the Growth Team. Once sufficient information is received, proceed to </w:t>
      </w:r>
      <w:r>
        <w:rPr>
          <w:b/>
          <w:i w:val="0"/>
        </w:rPr>
        <w:t>Section 7.2.3 — Conduct Investigation.</w:t>
      </w:r>
    </w:p>
    <w:p w14:paraId="660FEF52" w14:textId="77777777" w:rsidR="00B8248D" w:rsidRPr="00FA3CDC" w:rsidRDefault="00B8248D" w:rsidP="004161BD">
      <w:pPr>
        <w:pStyle w:val="Heading3"/>
        <w:numPr>
          <w:ilvl w:val="0"/>
          <w:numId w:val="0"/>
        </w:numPr>
        <w:spacing w:before="120" w:line="276" w:lineRule="auto"/>
        <w:ind w:left="992" w:hanging="992"/>
      </w:pPr>
      <w:r>
        <w:rPr>
          <w:sz w:val="28"/>
        </w:rPr>
        <w:t>7.2.3 Conduct Investigation (Payment Services Team)</w:t>
      </w:r>
    </w:p>
    <w:p w14:paraId="0C5D071E" w14:textId="55D73D3B" w:rsidR="00B8248D" w:rsidRPr="00FA3CDC" w:rsidRDefault="00B8248D" w:rsidP="004161BD">
      <w:pPr>
        <w:spacing w:before="120" w:after="120"/>
      </w:pPr>
      <w:r w:rsidRPr="00FA3CDC">
        <w:t xml:space="preserve">The Payment Services Team member should </w:t>
      </w:r>
      <w:r w:rsidR="00042E12" w:rsidRPr="00FA3CDC">
        <w:t xml:space="preserve">complete the following </w:t>
      </w:r>
      <w:r w:rsidR="0099652F" w:rsidRPr="00FA3CDC">
        <w:t>initial</w:t>
      </w:r>
      <w:r w:rsidR="00042E12" w:rsidRPr="00FA3CDC">
        <w:t xml:space="preserve"> checks using</w:t>
      </w:r>
      <w:r w:rsidRPr="00FA3CDC">
        <w:t xml:space="preserve"> the available information:</w:t>
      </w:r>
    </w:p>
    <w:tbl>
      <w:tblPr>
        <w:tblStyle w:val="TealFINAL"/>
        <w:tblW w:w="0" w:type="auto"/>
        <w:tblLook w:val="04A0" w:firstRow="1" w:lastRow="0" w:firstColumn="1" w:lastColumn="0" w:noHBand="0" w:noVBand="1"/>
      </w:tblPr>
      <w:tblGrid>
        <w:gridCol w:w="567"/>
        <w:gridCol w:w="4536"/>
        <w:gridCol w:w="4257"/>
      </w:tblGrid>
      <w:tr w:rsidR="00B8248D" w:rsidRPr="00FA3CDC" w14:paraId="0E4D8452" w14:textId="77777777" w:rsidTr="00347B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7E6B3B5" w14:textId="782E1949" w:rsidR="00B8248D" w:rsidRPr="00FA3CDC" w:rsidRDefault="00B8248D" w:rsidP="004161BD">
            <w:pPr>
              <w:spacing w:before="120" w:after="120"/>
            </w:pPr>
          </w:p>
        </w:tc>
        <w:tc>
          <w:tcPr>
            <w:tcW w:w="4536" w:type="dxa"/>
          </w:tcPr>
          <w:p w14:paraId="18890E3C" w14:textId="428EA04A" w:rsidR="00B8248D" w:rsidRPr="00FA3CDC" w:rsidRDefault="0099652F" w:rsidP="004161BD">
            <w:pPr>
              <w:spacing w:before="120" w:after="120"/>
              <w:cnfStyle w:val="100000000000" w:firstRow="1" w:lastRow="0" w:firstColumn="0" w:lastColumn="0" w:oddVBand="0" w:evenVBand="0" w:oddHBand="0" w:evenHBand="0" w:firstRowFirstColumn="0" w:firstRowLastColumn="0" w:lastRowFirstColumn="0" w:lastRowLastColumn="0"/>
            </w:pPr>
            <w:r w:rsidRPr="00FA3CDC">
              <w:t>Initial Check</w:t>
            </w:r>
          </w:p>
        </w:tc>
        <w:tc>
          <w:tcPr>
            <w:tcW w:w="4257" w:type="dxa"/>
          </w:tcPr>
          <w:p w14:paraId="5CF3C15A" w14:textId="4604F0DF" w:rsidR="00B8248D" w:rsidRPr="00FA3CDC" w:rsidRDefault="00B8248D" w:rsidP="004161BD">
            <w:pPr>
              <w:spacing w:before="120" w:after="120"/>
              <w:cnfStyle w:val="100000000000" w:firstRow="1" w:lastRow="0" w:firstColumn="0" w:lastColumn="0" w:oddVBand="0" w:evenVBand="0" w:oddHBand="0" w:evenHBand="0" w:firstRowFirstColumn="0" w:firstRowLastColumn="0" w:lastRowFirstColumn="0" w:lastRowLastColumn="0"/>
            </w:pPr>
            <w:r w:rsidRPr="00FA3CDC">
              <w:t xml:space="preserve"> </w:t>
            </w:r>
            <w:r w:rsidR="00347BF3" w:rsidRPr="00FA3CDC">
              <w:t>Action</w:t>
            </w:r>
          </w:p>
        </w:tc>
      </w:tr>
      <w:tr w:rsidR="00B8248D" w:rsidRPr="00FA3CDC" w14:paraId="5926184C" w14:textId="77777777" w:rsidTr="0034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58111E2" w14:textId="753581E5" w:rsidR="00B8248D" w:rsidRPr="00FA3CDC" w:rsidRDefault="0088434A" w:rsidP="004161BD">
            <w:pPr>
              <w:spacing w:before="120" w:after="120"/>
            </w:pPr>
            <w:r w:rsidRPr="00FA3CDC">
              <w:rPr>
                <w:b w:val="0"/>
              </w:rPr>
              <w:t>1</w:t>
            </w:r>
          </w:p>
        </w:tc>
        <w:tc>
          <w:tcPr>
            <w:tcW w:w="4536" w:type="dxa"/>
          </w:tcPr>
          <w:p w14:paraId="6397C339" w14:textId="77777777" w:rsidR="00B8248D" w:rsidRPr="00FA3CDC" w:rsidRDefault="00B8248D" w:rsidP="004161BD">
            <w:pPr>
              <w:spacing w:before="20" w:after="20" w:line="240" w:lineRule="auto"/>
              <w:cnfStyle w:val="000000100000" w:firstRow="0" w:lastRow="0" w:firstColumn="0" w:lastColumn="0" w:oddVBand="0" w:evenVBand="0" w:oddHBand="1" w:evenHBand="0" w:firstRowFirstColumn="0" w:firstRowLastColumn="0" w:lastRowFirstColumn="0" w:lastRowLastColumn="0"/>
            </w:pPr>
            <w:r w:rsidRPr="00FA3CDC">
              <w:t>The disputed amount has already been reversed or refunded by the merchant.</w:t>
            </w:r>
          </w:p>
        </w:tc>
        <w:tc>
          <w:tcPr>
            <w:tcW w:w="4257" w:type="dxa"/>
          </w:tcPr>
          <w:p w14:paraId="50293D6B" w14:textId="5932C139" w:rsidR="00B8248D" w:rsidRPr="00FA3CDC" w:rsidRDefault="009247B9" w:rsidP="004161BD">
            <w:pPr>
              <w:spacing w:before="20" w:after="20" w:line="240" w:lineRule="auto"/>
              <w:cnfStyle w:val="000000100000" w:firstRow="0" w:lastRow="0" w:firstColumn="0" w:lastColumn="0" w:oddVBand="0" w:evenVBand="0" w:oddHBand="1" w:evenHBand="0" w:firstRowFirstColumn="0" w:firstRowLastColumn="0" w:lastRowFirstColumn="0" w:lastRowLastColumn="0"/>
            </w:pPr>
            <w:r w:rsidRPr="00FA3CDC">
              <w:rPr>
                <w:b/>
                <w:bCs/>
              </w:rPr>
              <w:t xml:space="preserve">Close the case: </w:t>
            </w:r>
            <w:r w:rsidRPr="00FA3CDC">
              <w:t xml:space="preserve">document the findings in the CRM case notes, then set the CRM case status to “Closed”, which routes the case back to the Growth Team for member communication. </w:t>
            </w:r>
          </w:p>
        </w:tc>
      </w:tr>
      <w:tr w:rsidR="00974D9E" w:rsidRPr="00FA3CDC" w14:paraId="7AF5C1F5" w14:textId="77777777" w:rsidTr="00347BF3">
        <w:tc>
          <w:tcPr>
            <w:cnfStyle w:val="001000000000" w:firstRow="0" w:lastRow="0" w:firstColumn="1" w:lastColumn="0" w:oddVBand="0" w:evenVBand="0" w:oddHBand="0" w:evenHBand="0" w:firstRowFirstColumn="0" w:firstRowLastColumn="0" w:lastRowFirstColumn="0" w:lastRowLastColumn="0"/>
            <w:tcW w:w="567" w:type="dxa"/>
          </w:tcPr>
          <w:p w14:paraId="168138CD" w14:textId="47AB8933" w:rsidR="00974D9E" w:rsidRPr="00FA3CDC" w:rsidRDefault="0088434A" w:rsidP="004161BD">
            <w:pPr>
              <w:spacing w:before="120" w:after="120"/>
            </w:pPr>
            <w:r w:rsidRPr="00FA3CDC">
              <w:rPr>
                <w:b w:val="0"/>
              </w:rPr>
              <w:t>2</w:t>
            </w:r>
          </w:p>
        </w:tc>
        <w:tc>
          <w:tcPr>
            <w:tcW w:w="4536" w:type="dxa"/>
          </w:tcPr>
          <w:p w14:paraId="766CD9AD" w14:textId="08A59271" w:rsidR="00974D9E" w:rsidRPr="00FA3CDC" w:rsidRDefault="004163AC" w:rsidP="004161BD">
            <w:pPr>
              <w:spacing w:before="20" w:after="20" w:line="240" w:lineRule="auto"/>
              <w:cnfStyle w:val="000000000000" w:firstRow="0" w:lastRow="0" w:firstColumn="0" w:lastColumn="0" w:oddVBand="0" w:evenVBand="0" w:oddHBand="0" w:evenHBand="0" w:firstRowFirstColumn="0" w:firstRowLastColumn="0" w:lastRowFirstColumn="0" w:lastRowLastColumn="0"/>
            </w:pPr>
            <w:r w:rsidRPr="00FA3CDC">
              <w:t>The member has an existing or previously submitted case for the same transaction</w:t>
            </w:r>
            <w:r w:rsidR="00DC7625" w:rsidRPr="00FA3CDC">
              <w:t xml:space="preserve">(s) </w:t>
            </w:r>
            <w:r w:rsidRPr="00FA3CDC">
              <w:t>(duplicate case check).</w:t>
            </w:r>
          </w:p>
        </w:tc>
        <w:tc>
          <w:tcPr>
            <w:tcW w:w="4257" w:type="dxa"/>
          </w:tcPr>
          <w:p w14:paraId="48E7AD72" w14:textId="3A3AA7E2" w:rsidR="00974D9E" w:rsidRPr="00FA3CDC" w:rsidRDefault="009247B9" w:rsidP="004161BD">
            <w:pPr>
              <w:spacing w:before="20" w:after="20" w:line="240" w:lineRule="auto"/>
              <w:cnfStyle w:val="000000000000" w:firstRow="0" w:lastRow="0" w:firstColumn="0" w:lastColumn="0" w:oddVBand="0" w:evenVBand="0" w:oddHBand="0" w:evenHBand="0" w:firstRowFirstColumn="0" w:firstRowLastColumn="0" w:lastRowFirstColumn="0" w:lastRowLastColumn="0"/>
            </w:pPr>
            <w:r w:rsidRPr="00FA3CDC">
              <w:rPr>
                <w:b/>
                <w:bCs/>
              </w:rPr>
              <w:t xml:space="preserve">Close the case: </w:t>
            </w:r>
            <w:r w:rsidRPr="00FA3CDC">
              <w:t xml:space="preserve">document the findings in the CRM case notes, include the Case ID of the original dispute, then set the CRM case status to “Closed”, which routes the case back to the Growth Team for member communication. </w:t>
            </w:r>
          </w:p>
        </w:tc>
      </w:tr>
      <w:tr w:rsidR="00B8248D" w:rsidRPr="00FA3CDC" w14:paraId="72676E46" w14:textId="77777777" w:rsidTr="0034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57F0110" w14:textId="1D33DD66" w:rsidR="00B8248D" w:rsidRPr="00FA3CDC" w:rsidRDefault="0088434A" w:rsidP="004161BD">
            <w:pPr>
              <w:spacing w:before="120" w:after="120"/>
              <w:rPr>
                <w:b w:val="0"/>
                <w:bCs/>
              </w:rPr>
            </w:pPr>
            <w:r w:rsidRPr="00FA3CDC">
              <w:rPr>
                <w:b w:val="0"/>
                <w:bCs/>
              </w:rPr>
              <w:t>3</w:t>
            </w:r>
          </w:p>
        </w:tc>
        <w:tc>
          <w:tcPr>
            <w:tcW w:w="4536" w:type="dxa"/>
          </w:tcPr>
          <w:p w14:paraId="40F2686C" w14:textId="172FE893" w:rsidR="00043813" w:rsidRPr="00FA3CDC" w:rsidRDefault="00B8248D" w:rsidP="00043813">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FA3CDC">
              <w:t>The member has a history of frequent or repeated disputes</w:t>
            </w:r>
            <w:r w:rsidR="00043813" w:rsidRPr="00FA3CDC">
              <w:t xml:space="preserve"> (</w:t>
            </w:r>
            <w:r w:rsidR="00043813" w:rsidRPr="00FA3CDC">
              <w:rPr>
                <w:rFonts w:asciiTheme="minorHAnsi" w:eastAsia="Times New Roman" w:hAnsiTheme="minorHAnsi" w:cs="Times New Roman"/>
              </w:rPr>
              <w:t>3+ disputes within a rolling 12-month period)</w:t>
            </w:r>
            <w:r w:rsidR="00CB05C8" w:rsidRPr="00FA3CDC">
              <w:rPr>
                <w:rFonts w:asciiTheme="minorHAnsi" w:eastAsia="Times New Roman" w:hAnsiTheme="minorHAnsi" w:cs="Times New Roman"/>
              </w:rPr>
              <w:t>.</w:t>
            </w:r>
          </w:p>
          <w:p w14:paraId="14589A68" w14:textId="2E9CD306" w:rsidR="00B8248D" w:rsidRPr="00FA3CDC" w:rsidRDefault="00B8248D" w:rsidP="004161BD">
            <w:pPr>
              <w:spacing w:before="20" w:after="20" w:line="240" w:lineRule="auto"/>
              <w:cnfStyle w:val="000000100000" w:firstRow="0" w:lastRow="0" w:firstColumn="0" w:lastColumn="0" w:oddVBand="0" w:evenVBand="0" w:oddHBand="1" w:evenHBand="0" w:firstRowFirstColumn="0" w:firstRowLastColumn="0" w:lastRowFirstColumn="0" w:lastRowLastColumn="0"/>
            </w:pPr>
          </w:p>
        </w:tc>
        <w:tc>
          <w:tcPr>
            <w:tcW w:w="4257" w:type="dxa"/>
          </w:tcPr>
          <w:p w14:paraId="26284839" w14:textId="27A8B431" w:rsidR="00B8248D" w:rsidRPr="00FA3CDC" w:rsidRDefault="00727A99" w:rsidP="004161BD">
            <w:pPr>
              <w:spacing w:before="20" w:after="20" w:line="240" w:lineRule="auto"/>
              <w:cnfStyle w:val="000000100000" w:firstRow="0" w:lastRow="0" w:firstColumn="0" w:lastColumn="0" w:oddVBand="0" w:evenVBand="0" w:oddHBand="1" w:evenHBand="0" w:firstRowFirstColumn="0" w:firstRowLastColumn="0" w:lastRowFirstColumn="0" w:lastRowLastColumn="0"/>
            </w:pPr>
            <w:r w:rsidRPr="00FA3CDC">
              <w:rPr>
                <w:b/>
                <w:bCs/>
              </w:rPr>
              <w:t>Refer to Fraud Prevention Department:</w:t>
            </w:r>
            <w:r w:rsidRPr="00FA3CDC">
              <w:t xml:space="preserve"> document the rationale in the CRM case notes, then </w:t>
            </w:r>
            <w:r w:rsidR="00F33B9A" w:rsidRPr="00FA3CDC">
              <w:t xml:space="preserve">set the CRM case </w:t>
            </w:r>
            <w:r w:rsidR="00067835" w:rsidRPr="00FA3CDC">
              <w:t>recognition type to “Unrecognized / Fraud</w:t>
            </w:r>
            <w:r w:rsidR="004C5711" w:rsidRPr="00FA3CDC">
              <w:t>”, which</w:t>
            </w:r>
            <w:r w:rsidR="00067835" w:rsidRPr="00FA3CDC">
              <w:t xml:space="preserve"> routes the case to Fraud Prevention Department for further review.</w:t>
            </w:r>
          </w:p>
        </w:tc>
      </w:tr>
    </w:tbl>
    <w:p w14:paraId="04FE5CC8" w14:textId="0DAE3374" w:rsidR="00B8248D" w:rsidRPr="00FA3CDC" w:rsidRDefault="004164B1" w:rsidP="004161BD">
      <w:pPr>
        <w:spacing w:before="120" w:after="120"/>
      </w:pPr>
      <w:r>
        <w:t>If none of the above considerations apply, proceed to</w:t>
      </w:r>
      <w:r>
        <w:rPr>
          <w:b/>
          <w:i w:val="0"/>
        </w:rPr>
        <w:t xml:space="preserve"> Section 7.2.4 — Assess Network Dispute Rights.</w:t>
      </w:r>
    </w:p>
    <w:p w14:paraId="5F5FF241" w14:textId="64E09E03" w:rsidR="00B8248D" w:rsidRDefault="00B8248D" w:rsidP="004161BD">
      <w:pPr>
        <w:pStyle w:val="Heading3"/>
        <w:numPr>
          <w:ilvl w:val="0"/>
          <w:numId w:val="0"/>
        </w:numPr>
        <w:spacing w:before="120" w:line="276" w:lineRule="auto"/>
        <w:ind w:left="992" w:hanging="992"/>
      </w:pPr>
      <w:r>
        <w:rPr>
          <w:sz w:val="28"/>
        </w:rPr>
        <w:t>7.2.4 Assess Network Dispute Rights (Fraud and Payment Services Team)</w:t>
      </w:r>
    </w:p>
    <w:p w14:paraId="7EDD89C4" w14:textId="0D4CE4DE" w:rsidR="00B8248D" w:rsidRPr="0025696C" w:rsidRDefault="007C0182" w:rsidP="004161BD">
      <w:pPr>
        <w:spacing w:before="120" w:after="120"/>
      </w:pPr>
      <w:r w:rsidRPr="0025696C">
        <w:t>The assigned Payment Services Team member / Fraud Specialist should confirm whether the dispute meets the applicable Visa requirements for network submission.</w:t>
      </w:r>
    </w:p>
    <w:p w14:paraId="47969EA3" w14:textId="0F4B7B94" w:rsidR="00402555" w:rsidRPr="0025696C" w:rsidRDefault="00377EDC" w:rsidP="000F6D6D">
      <w:pPr>
        <w:pStyle w:val="ListParagraph"/>
        <w:numPr>
          <w:ilvl w:val="0"/>
          <w:numId w:val="19"/>
        </w:numPr>
        <w:spacing w:before="120" w:after="120"/>
      </w:pPr>
      <w:r w:rsidRPr="0025696C">
        <w:rPr>
          <w:b/>
        </w:rPr>
        <w:t>Payment Services Team</w:t>
      </w:r>
      <w:r w:rsidR="00B8248D" w:rsidRPr="0025696C">
        <w:rPr>
          <w:b/>
        </w:rPr>
        <w:t xml:space="preserve">: </w:t>
      </w:r>
      <w:r w:rsidR="00A91EFE" w:rsidRPr="0025696C">
        <w:t>confirm</w:t>
      </w:r>
      <w:r w:rsidR="007E757B" w:rsidRPr="0025696C">
        <w:t xml:space="preserve"> that the dispute aligns with at least one of the following applicable Visa dispute </w:t>
      </w:r>
      <w:r w:rsidR="00D54BC4" w:rsidRPr="0025696C">
        <w:t>categories</w:t>
      </w:r>
      <w:r w:rsidR="007E757B" w:rsidRPr="0025696C">
        <w:t>:</w:t>
      </w:r>
    </w:p>
    <w:p w14:paraId="1931058D" w14:textId="43CDF8F1" w:rsidR="00BF3843" w:rsidRPr="0025696C" w:rsidRDefault="00BF3843" w:rsidP="000F6D6D">
      <w:pPr>
        <w:pStyle w:val="ListParagraph"/>
        <w:numPr>
          <w:ilvl w:val="1"/>
          <w:numId w:val="14"/>
        </w:numPr>
        <w:spacing w:before="120" w:after="120"/>
      </w:pPr>
      <w:r w:rsidRPr="0025696C">
        <w:t>A credit was processed as a debit, or a debit was processed as a credit</w:t>
      </w:r>
      <w:r w:rsidR="007E757B" w:rsidRPr="0025696C">
        <w:t xml:space="preserve">; </w:t>
      </w:r>
      <w:r w:rsidR="007E757B" w:rsidRPr="0025696C">
        <w:rPr>
          <w:b/>
          <w:bCs/>
        </w:rPr>
        <w:t>or</w:t>
      </w:r>
    </w:p>
    <w:p w14:paraId="08AEAAB9" w14:textId="6DDD79EF" w:rsidR="00BF3843" w:rsidRPr="0025696C" w:rsidRDefault="00BF3843" w:rsidP="000F6D6D">
      <w:pPr>
        <w:pStyle w:val="ListParagraph"/>
        <w:numPr>
          <w:ilvl w:val="1"/>
          <w:numId w:val="14"/>
        </w:numPr>
        <w:spacing w:before="120" w:after="120"/>
      </w:pPr>
      <w:r w:rsidRPr="0025696C">
        <w:t>The cardholder was not refunded the full amount</w:t>
      </w:r>
      <w:r w:rsidR="007E757B" w:rsidRPr="0025696C">
        <w:t xml:space="preserve">; </w:t>
      </w:r>
      <w:r w:rsidR="007E757B" w:rsidRPr="0025696C">
        <w:rPr>
          <w:b/>
          <w:bCs/>
        </w:rPr>
        <w:t>or</w:t>
      </w:r>
    </w:p>
    <w:p w14:paraId="2FD82D09" w14:textId="2FA172AB" w:rsidR="00BF3843" w:rsidRPr="0025696C" w:rsidRDefault="00BF3843" w:rsidP="000F6D6D">
      <w:pPr>
        <w:pStyle w:val="ListParagraph"/>
        <w:numPr>
          <w:ilvl w:val="1"/>
          <w:numId w:val="14"/>
        </w:numPr>
        <w:spacing w:before="120" w:after="120"/>
      </w:pPr>
      <w:r w:rsidRPr="0025696C">
        <w:t>The transaction currency differs from the currency transmitted through VisaNet</w:t>
      </w:r>
      <w:r w:rsidR="007E757B" w:rsidRPr="0025696C">
        <w:rPr>
          <w:b/>
          <w:bCs/>
        </w:rPr>
        <w:t>, or</w:t>
      </w:r>
    </w:p>
    <w:p w14:paraId="13448418" w14:textId="7CF90568" w:rsidR="00BF3843" w:rsidRPr="0025696C" w:rsidRDefault="00BF3843" w:rsidP="000F6D6D">
      <w:pPr>
        <w:pStyle w:val="ListParagraph"/>
        <w:numPr>
          <w:ilvl w:val="1"/>
          <w:numId w:val="14"/>
        </w:numPr>
        <w:spacing w:before="120" w:after="120"/>
      </w:pPr>
      <w:r w:rsidRPr="0025696C">
        <w:t>The transaction amount is incorrect, or an addition or transposition error occurred</w:t>
      </w:r>
      <w:r w:rsidR="007E757B" w:rsidRPr="0025696C">
        <w:t xml:space="preserve">, </w:t>
      </w:r>
      <w:r w:rsidR="007E757B" w:rsidRPr="0025696C">
        <w:rPr>
          <w:b/>
          <w:bCs/>
        </w:rPr>
        <w:t>or</w:t>
      </w:r>
    </w:p>
    <w:p w14:paraId="468C4DAE" w14:textId="2BC56CBE" w:rsidR="00BF3843" w:rsidRPr="0025696C" w:rsidRDefault="00BF3843" w:rsidP="000F6D6D">
      <w:pPr>
        <w:pStyle w:val="ListParagraph"/>
        <w:numPr>
          <w:ilvl w:val="1"/>
          <w:numId w:val="14"/>
        </w:numPr>
        <w:spacing w:before="120" w:after="120"/>
      </w:pPr>
      <w:r w:rsidRPr="0025696C">
        <w:lastRenderedPageBreak/>
        <w:t>Duplicate processing of the transaction, or the transaction was paid by other means</w:t>
      </w:r>
      <w:r w:rsidR="007E757B" w:rsidRPr="0025696C">
        <w:t xml:space="preserve">, </w:t>
      </w:r>
      <w:r w:rsidR="007E757B" w:rsidRPr="0025696C">
        <w:rPr>
          <w:b/>
          <w:bCs/>
        </w:rPr>
        <w:t>or</w:t>
      </w:r>
    </w:p>
    <w:p w14:paraId="557D8FE2" w14:textId="45101ADA" w:rsidR="00402555" w:rsidRPr="0025696C" w:rsidRDefault="00BF3843" w:rsidP="000F6D6D">
      <w:pPr>
        <w:pStyle w:val="ListParagraph"/>
        <w:numPr>
          <w:ilvl w:val="1"/>
          <w:numId w:val="14"/>
        </w:numPr>
        <w:spacing w:before="120" w:after="120"/>
      </w:pPr>
      <w:r w:rsidRPr="0025696C">
        <w:t>The cardholder participated in the transaction but did not receive merchandise, services, or cash</w:t>
      </w:r>
      <w:r w:rsidR="008758D9" w:rsidRPr="0025696C">
        <w:rPr>
          <w:b/>
          <w:bCs/>
        </w:rPr>
        <w:t>.</w:t>
      </w:r>
    </w:p>
    <w:p w14:paraId="2465BEE4" w14:textId="28725E4F" w:rsidR="00B8248D" w:rsidRPr="0025696C" w:rsidRDefault="00B8248D" w:rsidP="000F6D6D">
      <w:pPr>
        <w:pStyle w:val="ListParagraph"/>
        <w:numPr>
          <w:ilvl w:val="0"/>
          <w:numId w:val="19"/>
        </w:numPr>
        <w:spacing w:before="120" w:after="120"/>
        <w:ind w:hanging="357"/>
        <w:contextualSpacing w:val="0"/>
      </w:pPr>
      <w:r w:rsidRPr="0025696C">
        <w:rPr>
          <w:b/>
        </w:rPr>
        <w:t>Fraud</w:t>
      </w:r>
      <w:r w:rsidR="006D5B21" w:rsidRPr="0025696C">
        <w:rPr>
          <w:b/>
        </w:rPr>
        <w:t xml:space="preserve"> Prevention Department</w:t>
      </w:r>
      <w:r w:rsidRPr="0025696C">
        <w:rPr>
          <w:b/>
        </w:rPr>
        <w:t xml:space="preserve">: </w:t>
      </w:r>
      <w:r w:rsidR="00D44E88" w:rsidRPr="0025696C">
        <w:t xml:space="preserve">confirm both </w:t>
      </w:r>
      <w:r w:rsidR="007E757B" w:rsidRPr="0025696C">
        <w:t>of the following requirements are met:</w:t>
      </w:r>
    </w:p>
    <w:p w14:paraId="7584AC2E" w14:textId="4CE4420C" w:rsidR="00827E69" w:rsidRPr="0025696C" w:rsidRDefault="00D44E88" w:rsidP="000F6D6D">
      <w:pPr>
        <w:pStyle w:val="ListParagraph"/>
        <w:numPr>
          <w:ilvl w:val="1"/>
          <w:numId w:val="15"/>
        </w:numPr>
        <w:spacing w:before="120" w:after="120"/>
        <w:rPr>
          <w:iCs/>
        </w:rPr>
      </w:pPr>
      <w:r w:rsidRPr="0025696C">
        <w:rPr>
          <w:iCs/>
        </w:rPr>
        <w:t>The disputed transaction is no</w:t>
      </w:r>
      <w:r w:rsidR="00A367F9">
        <w:rPr>
          <w:iCs/>
        </w:rPr>
        <w:t>n-</w:t>
      </w:r>
      <w:r w:rsidRPr="0025696C">
        <w:rPr>
          <w:iCs/>
        </w:rPr>
        <w:t xml:space="preserve">3D </w:t>
      </w:r>
      <w:r w:rsidR="000A59AC">
        <w:rPr>
          <w:iCs/>
        </w:rPr>
        <w:t>s</w:t>
      </w:r>
      <w:r w:rsidRPr="0025696C">
        <w:rPr>
          <w:iCs/>
        </w:rPr>
        <w:t>ecure Card-Not-Present transaction</w:t>
      </w:r>
      <w:r w:rsidR="007E757B" w:rsidRPr="0025696C">
        <w:rPr>
          <w:iCs/>
        </w:rPr>
        <w:t xml:space="preserve">; </w:t>
      </w:r>
      <w:r w:rsidR="007E757B" w:rsidRPr="0025696C">
        <w:rPr>
          <w:b/>
          <w:bCs/>
          <w:iCs/>
        </w:rPr>
        <w:t>and</w:t>
      </w:r>
    </w:p>
    <w:p w14:paraId="5DF49957" w14:textId="3BD15116" w:rsidR="006D653D" w:rsidRPr="005D67B2" w:rsidRDefault="00D44E88" w:rsidP="000F6D6D">
      <w:pPr>
        <w:pStyle w:val="ListParagraph"/>
        <w:numPr>
          <w:ilvl w:val="1"/>
          <w:numId w:val="15"/>
        </w:numPr>
        <w:spacing w:before="120" w:after="120"/>
        <w:rPr>
          <w:iCs/>
        </w:rPr>
      </w:pPr>
      <w:r w:rsidRPr="0025696C">
        <w:rPr>
          <w:iCs/>
        </w:rPr>
        <w:t>The dispute does not exceed the limit of 35 disputes for a single cardholder PAN within the previous 120 calendar days</w:t>
      </w:r>
      <w:r w:rsidR="005D67B2">
        <w:rPr>
          <w:iCs/>
        </w:rPr>
        <w:t xml:space="preserve">, </w:t>
      </w:r>
      <w:r w:rsidR="005D67B2" w:rsidRPr="005D67B2">
        <w:rPr>
          <w:iCs/>
        </w:rPr>
        <w:t>as any dispute submitted beyond this limit is invalid.</w:t>
      </w:r>
    </w:p>
    <w:p w14:paraId="6E59093E" w14:textId="67846A73" w:rsidR="00B8248D" w:rsidRPr="0025696C" w:rsidRDefault="00D44E88" w:rsidP="000F6D6D">
      <w:pPr>
        <w:pStyle w:val="ListParagraph"/>
        <w:numPr>
          <w:ilvl w:val="0"/>
          <w:numId w:val="16"/>
        </w:numPr>
        <w:spacing w:before="120" w:after="120"/>
        <w:rPr>
          <w:iCs/>
        </w:rPr>
      </w:pPr>
      <w:r w:rsidRPr="0025696C">
        <w:rPr>
          <w:i/>
        </w:rPr>
        <w:t>Note: where a case involves more than 35 disputed transactions on the same PAN, the Fraud Specialist should initiate disputes for the 35 transactions with the highest dollar amount.</w:t>
      </w:r>
    </w:p>
    <w:p w14:paraId="68C4763F" w14:textId="4B9C17F6" w:rsidR="00B8248D" w:rsidRPr="0025696C" w:rsidRDefault="006D5B21" w:rsidP="004161BD">
      <w:pPr>
        <w:spacing w:before="120" w:after="120"/>
      </w:pPr>
      <w:r w:rsidRPr="0025696C">
        <w:t xml:space="preserve">Based on </w:t>
      </w:r>
      <w:r w:rsidR="007E757B" w:rsidRPr="0025696C">
        <w:t>the assessment</w:t>
      </w:r>
      <w:r w:rsidRPr="0025696C">
        <w:t>:</w:t>
      </w:r>
      <w:r w:rsidR="008758D9" w:rsidRPr="0025696C">
        <w:t xml:space="preserve"> </w:t>
      </w:r>
    </w:p>
    <w:p w14:paraId="53F95049" w14:textId="131BFF9C" w:rsidR="00B8248D" w:rsidRPr="0025696C" w:rsidRDefault="00424EFD" w:rsidP="000F6D6D">
      <w:pPr>
        <w:pStyle w:val="ListParagraph"/>
        <w:numPr>
          <w:ilvl w:val="0"/>
          <w:numId w:val="13"/>
        </w:numPr>
        <w:spacing w:before="120" w:after="120"/>
        <w:contextualSpacing w:val="0"/>
      </w:pPr>
      <w:r>
        <w:rPr>
          <w:b/>
          <w:i w:val="0"/>
        </w:rPr>
        <w:t xml:space="preserve">If the applicable requirements are met: </w:t>
      </w:r>
      <w:r>
        <w:t xml:space="preserve">proceed to </w:t>
      </w:r>
      <w:r>
        <w:rPr>
          <w:b/>
          <w:i w:val="0"/>
        </w:rPr>
        <w:t>Section 8 – Stage 4: Network Submission &amp; Response.</w:t>
      </w:r>
    </w:p>
    <w:p w14:paraId="323ACD67" w14:textId="289025CA" w:rsidR="00BF3843" w:rsidRPr="0025696C" w:rsidRDefault="00424EFD" w:rsidP="000F6D6D">
      <w:pPr>
        <w:pStyle w:val="ListParagraph"/>
        <w:numPr>
          <w:ilvl w:val="0"/>
          <w:numId w:val="13"/>
        </w:numPr>
        <w:spacing w:before="120" w:after="120"/>
        <w:contextualSpacing w:val="0"/>
      </w:pPr>
      <w:r>
        <w:rPr>
          <w:b/>
          <w:i w:val="0"/>
        </w:rPr>
        <w:t xml:space="preserve">If the applicable requirements are not met: </w:t>
      </w:r>
      <w:r>
        <w:t>document the rationale in the CRM case notes, reverse the provisional credit issued in Stage 2B, then close the case by setting the CRM case status to “Closed”, which routes the case back to Growth Team for member communication.</w:t>
      </w:r>
    </w:p>
    <w:p w14:paraId="0D8317B2" w14:textId="77777777" w:rsidR="00E20FA4" w:rsidRDefault="00E20FA4"/>
    <w:p w14:paraId="5DF922EE" w14:textId="77777777" w:rsidR="002C3410" w:rsidRDefault="002C3410" w:rsidP="002C3410">
      <w:pPr>
        <w:pStyle w:val="Heading1"/>
      </w:pPr>
      <w:r>
        <w:t>Stage 4: Network Submission &amp; Response (Payment Services / Fraud)</w:t>
      </w:r>
    </w:p>
    <w:p w14:paraId="39BDE964" w14:textId="77777777" w:rsidR="002C3410" w:rsidRDefault="002C3410" w:rsidP="002C3410">
      <w:pPr>
        <w:pStyle w:val="Heading2"/>
        <w:numPr>
          <w:ilvl w:val="0"/>
          <w:numId w:val="0"/>
        </w:numPr>
        <w:ind w:left="851" w:hanging="851"/>
      </w:pPr>
      <w:r>
        <w:t>8.1     Process Flow</w:t>
      </w:r>
    </w:p>
    <w:p w14:paraId="45AF6E81" w14:textId="587ED779" w:rsidR="002C3410" w:rsidRPr="002A5BFC" w:rsidRDefault="002C3410" w:rsidP="002C3410">
      <w:pPr>
        <w:rPr>
          <w:i/>
          <w:color w:val="7F7F7F" w:themeColor="text1" w:themeTint="80"/>
        </w:rPr>
      </w:pPr>
      <w:r w:rsidRPr="002A5BFC">
        <w:rPr>
          <w:i/>
          <w:color w:val="7F7F7F" w:themeColor="text1" w:themeTint="80"/>
        </w:rPr>
        <w:t>[flow diagram to be added]</w:t>
      </w:r>
    </w:p>
    <w:p w14:paraId="762F2825" w14:textId="77777777" w:rsidR="002C3410" w:rsidRDefault="002C3410" w:rsidP="002C3410">
      <w:pPr>
        <w:pStyle w:val="Heading2"/>
        <w:numPr>
          <w:ilvl w:val="0"/>
          <w:numId w:val="0"/>
        </w:numPr>
        <w:ind w:left="851" w:hanging="851"/>
      </w:pPr>
      <w:r>
        <w:t>8.2     Procedure</w:t>
      </w:r>
    </w:p>
    <w:p w14:paraId="0A24191E" w14:textId="77777777" w:rsidR="002C3410" w:rsidRDefault="002C3410" w:rsidP="002C3410">
      <w:r>
        <w:t>The following procedure provides a step-by-step outline of the activities performed by the Fraud Prevention Department or Payment Services Team as part of network submission and response.</w:t>
      </w:r>
    </w:p>
    <w:p w14:paraId="25E4492D" w14:textId="77777777" w:rsidR="002C3410" w:rsidRDefault="002C3410" w:rsidP="002C3410">
      <w:pPr>
        <w:pStyle w:val="Heading3"/>
        <w:numPr>
          <w:ilvl w:val="0"/>
          <w:numId w:val="0"/>
        </w:numPr>
        <w:ind w:left="992" w:hanging="992"/>
      </w:pPr>
      <w:r>
        <w:rPr>
          <w:sz w:val="28"/>
        </w:rPr>
        <w:t>8.2.1 Submit the Dispute to Central 1</w:t>
      </w:r>
    </w:p>
    <w:p w14:paraId="237E64EE" w14:textId="3964F71D" w:rsidR="002C3410" w:rsidRDefault="002C3410" w:rsidP="002C3410">
      <w:r>
        <w:t xml:space="preserve">Once the case has met the applicable network submission requirements the </w:t>
      </w:r>
      <w:r w:rsidRPr="0025696C">
        <w:t xml:space="preserve">Payment Services Team member / Fraud Specialist </w:t>
      </w:r>
      <w:r w:rsidR="008E1EB6" w:rsidRPr="008E1EB6">
        <w:rPr>
          <w:b/>
          <w:bCs/>
          <w:i/>
          <w:iCs/>
          <w:color w:val="FF0000"/>
        </w:rPr>
        <w:t>[TBC]</w:t>
      </w:r>
      <w:r w:rsidR="008E1EB6">
        <w:t xml:space="preserve"> </w:t>
      </w:r>
      <w:r>
        <w:t xml:space="preserve">dispute </w:t>
      </w:r>
      <w:r w:rsidR="00814154" w:rsidRPr="00814154">
        <w:t xml:space="preserve">should complete an ATM/POS Trace via Central 1's ServiceNow platform to submit the dispute to Central 1. Please refer to the </w:t>
      </w:r>
      <w:r w:rsidR="00814154">
        <w:t xml:space="preserve">current process – </w:t>
      </w:r>
      <w:r w:rsidR="00814154" w:rsidRPr="00814154">
        <w:rPr>
          <w:i/>
          <w:iCs/>
        </w:rPr>
        <w:t>H</w:t>
      </w:r>
      <w:r w:rsidR="00814154" w:rsidRPr="00814154">
        <w:rPr>
          <w:i/>
          <w:iCs/>
        </w:rPr>
        <w:t xml:space="preserve">ow to Initiate an ATM &amp; POS Trace </w:t>
      </w:r>
      <w:r w:rsidR="00814154">
        <w:t xml:space="preserve">process </w:t>
      </w:r>
      <w:r w:rsidR="00814154" w:rsidRPr="00814154">
        <w:t>for detailed guidance on completing the submission form."</w:t>
      </w:r>
    </w:p>
    <w:p w14:paraId="42F2CEA2" w14:textId="77777777" w:rsidR="002C3410" w:rsidRDefault="002C3410" w:rsidP="002C3410">
      <w:r>
        <w:t>Once submitted, set the CRM case status to “Submitted to Central 1”.</w:t>
      </w:r>
    </w:p>
    <w:p w14:paraId="6A8DDE7B" w14:textId="77777777" w:rsidR="004B338A" w:rsidRDefault="004B338A" w:rsidP="004B338A">
      <w:pPr>
        <w:pStyle w:val="Heading3"/>
        <w:numPr>
          <w:ilvl w:val="0"/>
          <w:numId w:val="0"/>
        </w:numPr>
        <w:ind w:left="992" w:hanging="992"/>
      </w:pPr>
      <w:r>
        <w:rPr>
          <w:sz w:val="28"/>
        </w:rPr>
        <w:t>8.2.2 Monitor and Respond to Network Submission</w:t>
      </w:r>
    </w:p>
    <w:p w14:paraId="2E760987" w14:textId="05EE71C6" w:rsidR="00900E0E" w:rsidRDefault="00900E0E" w:rsidP="00900E0E">
      <w:r>
        <w:lastRenderedPageBreak/>
        <w:t xml:space="preserve">Once the dispute has been submitted, the Fraud Prevention Department or Payment Services Team </w:t>
      </w:r>
      <w:r w:rsidR="000D42DC" w:rsidRPr="008E1EB6">
        <w:rPr>
          <w:b/>
          <w:bCs/>
          <w:i/>
          <w:iCs/>
          <w:color w:val="FF0000"/>
        </w:rPr>
        <w:t>[TBC]</w:t>
      </w:r>
      <w:r w:rsidR="000D42DC">
        <w:t xml:space="preserve"> </w:t>
      </w:r>
      <w:r>
        <w:t xml:space="preserve">should monitor for a response from Central 1 via email, and respond within the applicable timeframes. The table below provides a high-level summary of the dispute </w:t>
      </w:r>
      <w:r w:rsidR="000D20A2">
        <w:t>next steps:</w:t>
      </w:r>
    </w:p>
    <w:tbl>
      <w:tblPr>
        <w:tblStyle w:val="TealFINAL"/>
        <w:tblW w:w="0" w:type="auto"/>
        <w:tblLook w:val="04A0" w:firstRow="1" w:lastRow="0" w:firstColumn="1" w:lastColumn="0" w:noHBand="0" w:noVBand="1"/>
      </w:tblPr>
      <w:tblGrid>
        <w:gridCol w:w="2127"/>
        <w:gridCol w:w="4113"/>
        <w:gridCol w:w="3120"/>
      </w:tblGrid>
      <w:tr w:rsidR="00900E0E" w14:paraId="2F0B1394" w14:textId="77777777" w:rsidTr="00900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top w:val="nil"/>
              <w:left w:val="nil"/>
              <w:bottom w:val="single" w:sz="4" w:space="0" w:color="333333"/>
              <w:right w:val="single" w:sz="4" w:space="0" w:color="333333"/>
            </w:tcBorders>
            <w:hideMark/>
          </w:tcPr>
          <w:p w14:paraId="01584069" w14:textId="77777777" w:rsidR="00900E0E" w:rsidRDefault="00900E0E">
            <w:pPr>
              <w:rPr>
                <w:lang w:val="en-US"/>
              </w:rPr>
            </w:pPr>
            <w:r>
              <w:rPr>
                <w:lang w:val="en-US"/>
              </w:rPr>
              <w:t>Step</w:t>
            </w:r>
          </w:p>
        </w:tc>
        <w:tc>
          <w:tcPr>
            <w:tcW w:w="4113" w:type="dxa"/>
            <w:tcBorders>
              <w:top w:val="nil"/>
              <w:left w:val="single" w:sz="4" w:space="0" w:color="333333"/>
              <w:bottom w:val="single" w:sz="4" w:space="0" w:color="333333"/>
              <w:right w:val="single" w:sz="4" w:space="0" w:color="333333"/>
            </w:tcBorders>
            <w:hideMark/>
          </w:tcPr>
          <w:p w14:paraId="31ABB0BF" w14:textId="77777777" w:rsidR="00900E0E" w:rsidRDefault="00900E0E">
            <w:pPr>
              <w:cnfStyle w:val="100000000000" w:firstRow="1" w:lastRow="0" w:firstColumn="0" w:lastColumn="0" w:oddVBand="0" w:evenVBand="0" w:oddHBand="0" w:evenHBand="0" w:firstRowFirstColumn="0" w:firstRowLastColumn="0" w:lastRowFirstColumn="0" w:lastRowLastColumn="0"/>
              <w:rPr>
                <w:lang w:val="en-US"/>
              </w:rPr>
            </w:pPr>
            <w:r>
              <w:rPr>
                <w:lang w:val="en-US"/>
              </w:rPr>
              <w:t>Fraud (Dispute Category 10)</w:t>
            </w:r>
          </w:p>
        </w:tc>
        <w:tc>
          <w:tcPr>
            <w:tcW w:w="3120" w:type="dxa"/>
            <w:tcBorders>
              <w:top w:val="nil"/>
              <w:left w:val="single" w:sz="4" w:space="0" w:color="333333"/>
              <w:bottom w:val="single" w:sz="4" w:space="0" w:color="333333"/>
              <w:right w:val="nil"/>
            </w:tcBorders>
            <w:hideMark/>
          </w:tcPr>
          <w:p w14:paraId="22A8567F" w14:textId="77777777" w:rsidR="00900E0E" w:rsidRDefault="00900E0E">
            <w:pPr>
              <w:cnfStyle w:val="100000000000" w:firstRow="1" w:lastRow="0" w:firstColumn="0" w:lastColumn="0" w:oddVBand="0" w:evenVBand="0" w:oddHBand="0" w:evenHBand="0" w:firstRowFirstColumn="0" w:firstRowLastColumn="0" w:lastRowFirstColumn="0" w:lastRowLastColumn="0"/>
              <w:rPr>
                <w:lang w:val="en-US"/>
              </w:rPr>
            </w:pPr>
            <w:r>
              <w:rPr>
                <w:lang w:val="en-US"/>
              </w:rPr>
              <w:t>Non-Fraud (Dispute Category 12/13)</w:t>
            </w:r>
          </w:p>
        </w:tc>
      </w:tr>
      <w:tr w:rsidR="00900E0E" w14:paraId="66AD1FA8" w14:textId="77777777" w:rsidTr="0076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333333"/>
              <w:left w:val="nil"/>
              <w:bottom w:val="single" w:sz="4" w:space="0" w:color="333333"/>
              <w:right w:val="single" w:sz="4" w:space="0" w:color="333333"/>
            </w:tcBorders>
            <w:hideMark/>
          </w:tcPr>
          <w:p w14:paraId="46D0B17D" w14:textId="77777777" w:rsidR="00900E0E" w:rsidRDefault="00900E0E">
            <w:pPr>
              <w:rPr>
                <w:lang w:val="en-US"/>
              </w:rPr>
            </w:pPr>
            <w:r>
              <w:rPr>
                <w:b w:val="0"/>
                <w:lang w:val="en-US"/>
              </w:rPr>
              <w:t>Dispute Response</w:t>
            </w:r>
          </w:p>
        </w:tc>
        <w:tc>
          <w:tcPr>
            <w:tcW w:w="4113" w:type="dxa"/>
            <w:tcBorders>
              <w:top w:val="single" w:sz="4" w:space="0" w:color="333333"/>
              <w:left w:val="single" w:sz="4" w:space="0" w:color="333333"/>
              <w:bottom w:val="single" w:sz="4" w:space="0" w:color="333333"/>
              <w:right w:val="single" w:sz="4" w:space="0" w:color="333333"/>
            </w:tcBorders>
            <w:shd w:val="clear" w:color="auto" w:fill="F2F2F2" w:themeFill="background1" w:themeFillShade="F2"/>
            <w:hideMark/>
          </w:tcPr>
          <w:p w14:paraId="4F35E5FF" w14:textId="25D353E1" w:rsidR="00900E0E" w:rsidRPr="007644B5" w:rsidRDefault="00900E0E">
            <w:pPr>
              <w:cnfStyle w:val="000000100000" w:firstRow="0" w:lastRow="0" w:firstColumn="0" w:lastColumn="0" w:oddVBand="0" w:evenVBand="0" w:oddHBand="1" w:evenHBand="0" w:firstRowFirstColumn="0" w:firstRowLastColumn="0" w:lastRowFirstColumn="0" w:lastRowLastColumn="0"/>
              <w:rPr>
                <w:color w:val="7F7F7F" w:themeColor="text1" w:themeTint="80"/>
                <w:lang w:val="en-US"/>
              </w:rPr>
            </w:pPr>
            <w:r w:rsidRPr="007644B5">
              <w:rPr>
                <w:b/>
                <w:color w:val="7F7F7F" w:themeColor="text1" w:themeTint="80"/>
                <w:lang w:val="en-US"/>
              </w:rPr>
              <w:t>N/A</w:t>
            </w:r>
            <w:r w:rsidRPr="007644B5">
              <w:rPr>
                <w:color w:val="7F7F7F" w:themeColor="text1" w:themeTint="80"/>
                <w:lang w:val="en-US"/>
              </w:rPr>
              <w:t xml:space="preserve"> </w:t>
            </w:r>
            <w:r w:rsidR="007644B5">
              <w:rPr>
                <w:color w:val="7F7F7F" w:themeColor="text1" w:themeTint="80"/>
                <w:lang w:val="en-US"/>
              </w:rPr>
              <w:t xml:space="preserve">– </w:t>
            </w:r>
            <w:r w:rsidRPr="007644B5">
              <w:rPr>
                <w:color w:val="7F7F7F" w:themeColor="text1" w:themeTint="80"/>
                <w:lang w:val="en-US"/>
              </w:rPr>
              <w:t>this step does not apply to Fraud disputes.</w:t>
            </w:r>
          </w:p>
        </w:tc>
        <w:tc>
          <w:tcPr>
            <w:tcW w:w="3120" w:type="dxa"/>
            <w:tcBorders>
              <w:top w:val="single" w:sz="4" w:space="0" w:color="333333"/>
              <w:left w:val="single" w:sz="4" w:space="0" w:color="333333"/>
              <w:bottom w:val="single" w:sz="4" w:space="0" w:color="333333"/>
              <w:right w:val="nil"/>
            </w:tcBorders>
            <w:shd w:val="clear" w:color="auto" w:fill="F2F2F2" w:themeFill="background1" w:themeFillShade="F2"/>
            <w:hideMark/>
          </w:tcPr>
          <w:p w14:paraId="61C53C74" w14:textId="742ED4F4" w:rsidR="00900E0E" w:rsidRPr="007644B5" w:rsidRDefault="000D20A2">
            <w:pPr>
              <w:cnfStyle w:val="000000100000" w:firstRow="0" w:lastRow="0" w:firstColumn="0" w:lastColumn="0" w:oddVBand="0" w:evenVBand="0" w:oddHBand="1" w:evenHBand="0" w:firstRowFirstColumn="0" w:firstRowLastColumn="0" w:lastRowFirstColumn="0" w:lastRowLastColumn="0"/>
              <w:rPr>
                <w:color w:val="7F7F7F" w:themeColor="text1" w:themeTint="80"/>
                <w:lang w:val="en-US"/>
              </w:rPr>
            </w:pPr>
            <w:r w:rsidRPr="007644B5">
              <w:rPr>
                <w:b/>
                <w:color w:val="7F7F7F" w:themeColor="text1" w:themeTint="80"/>
                <w:lang w:val="en-US"/>
              </w:rPr>
              <w:t>Acquirer</w:t>
            </w:r>
            <w:r w:rsidRPr="007644B5">
              <w:rPr>
                <w:color w:val="7F7F7F" w:themeColor="text1" w:themeTint="80"/>
                <w:lang w:val="en-US"/>
              </w:rPr>
              <w:t xml:space="preserve"> accepts financial responsibility or declines</w:t>
            </w:r>
            <w:r>
              <w:rPr>
                <w:color w:val="7F7F7F" w:themeColor="text1" w:themeTint="80"/>
                <w:lang w:val="en-US"/>
              </w:rPr>
              <w:t xml:space="preserve"> with </w:t>
            </w:r>
            <w:r w:rsidR="00673108">
              <w:rPr>
                <w:color w:val="7F7F7F" w:themeColor="text1" w:themeTint="80"/>
                <w:lang w:val="en-US"/>
              </w:rPr>
              <w:t>additional</w:t>
            </w:r>
            <w:r w:rsidR="00900E0E" w:rsidRPr="007644B5">
              <w:rPr>
                <w:color w:val="7F7F7F" w:themeColor="text1" w:themeTint="80"/>
                <w:lang w:val="en-US"/>
              </w:rPr>
              <w:t xml:space="preserve"> evidence.</w:t>
            </w:r>
          </w:p>
        </w:tc>
      </w:tr>
      <w:tr w:rsidR="00900E0E" w14:paraId="4537A838" w14:textId="77777777" w:rsidTr="007644B5">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333333"/>
              <w:left w:val="nil"/>
              <w:bottom w:val="single" w:sz="4" w:space="0" w:color="333333"/>
              <w:right w:val="single" w:sz="4" w:space="0" w:color="333333"/>
            </w:tcBorders>
            <w:hideMark/>
          </w:tcPr>
          <w:p w14:paraId="1AA450FE" w14:textId="77777777" w:rsidR="00900E0E" w:rsidRDefault="00900E0E">
            <w:pPr>
              <w:rPr>
                <w:lang w:val="en-US"/>
              </w:rPr>
            </w:pPr>
            <w:r>
              <w:rPr>
                <w:b w:val="0"/>
                <w:lang w:val="en-US"/>
              </w:rPr>
              <w:t>Pre-Arbitration</w:t>
            </w:r>
          </w:p>
        </w:tc>
        <w:tc>
          <w:tcPr>
            <w:tcW w:w="4113" w:type="dxa"/>
            <w:tcBorders>
              <w:top w:val="single" w:sz="4" w:space="0" w:color="333333"/>
              <w:left w:val="single" w:sz="4" w:space="0" w:color="333333"/>
              <w:bottom w:val="single" w:sz="4" w:space="0" w:color="333333"/>
              <w:right w:val="single" w:sz="4" w:space="0" w:color="333333"/>
            </w:tcBorders>
            <w:shd w:val="clear" w:color="auto" w:fill="F2F2F2" w:themeFill="background1" w:themeFillShade="F2"/>
            <w:hideMark/>
          </w:tcPr>
          <w:p w14:paraId="2CC3D566" w14:textId="0E03CD25" w:rsidR="00900E0E" w:rsidRPr="007644B5" w:rsidRDefault="00900E0E">
            <w:pPr>
              <w:cnfStyle w:val="000000000000" w:firstRow="0" w:lastRow="0" w:firstColumn="0" w:lastColumn="0" w:oddVBand="0" w:evenVBand="0" w:oddHBand="0" w:evenHBand="0" w:firstRowFirstColumn="0" w:firstRowLastColumn="0" w:lastRowFirstColumn="0" w:lastRowLastColumn="0"/>
              <w:rPr>
                <w:color w:val="7F7F7F" w:themeColor="text1" w:themeTint="80"/>
                <w:lang w:val="en-US"/>
              </w:rPr>
            </w:pPr>
            <w:r w:rsidRPr="007644B5">
              <w:rPr>
                <w:b/>
                <w:color w:val="7F7F7F" w:themeColor="text1" w:themeTint="80"/>
                <w:lang w:val="en-US"/>
              </w:rPr>
              <w:t>Acquirer</w:t>
            </w:r>
            <w:r w:rsidRPr="007644B5">
              <w:rPr>
                <w:color w:val="7F7F7F" w:themeColor="text1" w:themeTint="80"/>
                <w:lang w:val="en-US"/>
              </w:rPr>
              <w:t xml:space="preserve"> </w:t>
            </w:r>
            <w:r w:rsidR="000D20A2" w:rsidRPr="007644B5">
              <w:rPr>
                <w:color w:val="7F7F7F" w:themeColor="text1" w:themeTint="80"/>
                <w:lang w:val="en-US"/>
              </w:rPr>
              <w:t>accepts financial responsibility or declines</w:t>
            </w:r>
            <w:r w:rsidR="000D20A2">
              <w:rPr>
                <w:color w:val="7F7F7F" w:themeColor="text1" w:themeTint="80"/>
                <w:lang w:val="en-US"/>
              </w:rPr>
              <w:t>.</w:t>
            </w:r>
            <w:r w:rsidR="000D20A2">
              <w:rPr>
                <w:color w:val="7F7F7F" w:themeColor="text1" w:themeTint="80"/>
                <w:lang w:val="en-US"/>
              </w:rPr>
              <w:t xml:space="preserve"> </w:t>
            </w:r>
            <w:r w:rsidR="00673108">
              <w:rPr>
                <w:color w:val="7F7F7F" w:themeColor="text1" w:themeTint="80"/>
                <w:lang w:val="en-US"/>
              </w:rPr>
              <w:t>May</w:t>
            </w:r>
            <w:r w:rsidRPr="007644B5">
              <w:rPr>
                <w:color w:val="7F7F7F" w:themeColor="text1" w:themeTint="80"/>
                <w:lang w:val="en-US"/>
              </w:rPr>
              <w:t xml:space="preserve"> provide compelling evidence </w:t>
            </w:r>
            <w:r w:rsidR="000D20A2">
              <w:rPr>
                <w:color w:val="7F7F7F" w:themeColor="text1" w:themeTint="80"/>
                <w:lang w:val="en-US"/>
              </w:rPr>
              <w:t>to support</w:t>
            </w:r>
            <w:r w:rsidRPr="007644B5">
              <w:rPr>
                <w:color w:val="7F7F7F" w:themeColor="text1" w:themeTint="80"/>
                <w:lang w:val="en-US"/>
              </w:rPr>
              <w:t xml:space="preserve"> t</w:t>
            </w:r>
            <w:r w:rsidR="000D20A2">
              <w:rPr>
                <w:color w:val="7F7F7F" w:themeColor="text1" w:themeTint="80"/>
                <w:lang w:val="en-US"/>
              </w:rPr>
              <w:t>heir case.</w:t>
            </w:r>
          </w:p>
        </w:tc>
        <w:tc>
          <w:tcPr>
            <w:tcW w:w="3120" w:type="dxa"/>
            <w:tcBorders>
              <w:top w:val="single" w:sz="4" w:space="0" w:color="333333"/>
              <w:left w:val="single" w:sz="4" w:space="0" w:color="333333"/>
              <w:bottom w:val="single" w:sz="4" w:space="0" w:color="333333"/>
              <w:right w:val="nil"/>
            </w:tcBorders>
            <w:shd w:val="clear" w:color="auto" w:fill="EEF7F7"/>
            <w:hideMark/>
          </w:tcPr>
          <w:p w14:paraId="6FDE7B93" w14:textId="0239B81C" w:rsidR="00900E0E" w:rsidRDefault="000D20A2">
            <w:pPr>
              <w:cnfStyle w:val="000000000000" w:firstRow="0" w:lastRow="0" w:firstColumn="0" w:lastColumn="0" w:oddVBand="0" w:evenVBand="0" w:oddHBand="0" w:evenHBand="0" w:firstRowFirstColumn="0" w:firstRowLastColumn="0" w:lastRowFirstColumn="0" w:lastRowLastColumn="0"/>
              <w:rPr>
                <w:lang w:val="en-US"/>
              </w:rPr>
            </w:pPr>
            <w:r w:rsidRPr="000D20A2">
              <w:rPr>
                <w:b/>
                <w:bCs/>
              </w:rPr>
              <w:t xml:space="preserve">Beem </w:t>
            </w:r>
            <w:r w:rsidRPr="000D20A2">
              <w:t xml:space="preserve">accepts the Acquirer’s response or declines it to continue disputing </w:t>
            </w:r>
            <w:r>
              <w:t>–</w:t>
            </w:r>
            <w:r w:rsidRPr="000D20A2">
              <w:t xml:space="preserve"> because the dispute condition changed, new documentation is available, or (if the Acquirer claimed the cardholder no longer disputes) Beem certifies the cardholder still disputes the transaction. </w:t>
            </w:r>
            <w:r w:rsidRPr="000D20A2">
              <w:rPr>
                <w:i/>
                <w:iCs/>
              </w:rPr>
              <w:t>(A decline must reach Everlink within 10 business days.)</w:t>
            </w:r>
          </w:p>
        </w:tc>
      </w:tr>
      <w:tr w:rsidR="00900E0E" w14:paraId="40D3A09A" w14:textId="77777777" w:rsidTr="00764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333333"/>
              <w:left w:val="nil"/>
              <w:bottom w:val="single" w:sz="4" w:space="0" w:color="333333"/>
              <w:right w:val="single" w:sz="4" w:space="0" w:color="333333"/>
            </w:tcBorders>
            <w:hideMark/>
          </w:tcPr>
          <w:p w14:paraId="033D42E4" w14:textId="77777777" w:rsidR="00900E0E" w:rsidRDefault="00900E0E">
            <w:pPr>
              <w:rPr>
                <w:lang w:val="en-US"/>
              </w:rPr>
            </w:pPr>
            <w:r>
              <w:rPr>
                <w:b w:val="0"/>
                <w:lang w:val="en-US"/>
              </w:rPr>
              <w:t>Pre-Arbitration Response</w:t>
            </w:r>
          </w:p>
        </w:tc>
        <w:tc>
          <w:tcPr>
            <w:tcW w:w="4113" w:type="dxa"/>
            <w:tcBorders>
              <w:top w:val="single" w:sz="4" w:space="0" w:color="333333"/>
              <w:left w:val="single" w:sz="4" w:space="0" w:color="333333"/>
              <w:bottom w:val="single" w:sz="4" w:space="0" w:color="333333"/>
              <w:right w:val="single" w:sz="4" w:space="0" w:color="333333"/>
            </w:tcBorders>
            <w:hideMark/>
          </w:tcPr>
          <w:p w14:paraId="603BD06F" w14:textId="4BA104BE" w:rsidR="00900E0E" w:rsidRDefault="00B14996" w:rsidP="007644B5">
            <w:pPr>
              <w:shd w:val="clear" w:color="auto" w:fill="EEF7F7"/>
              <w:cnfStyle w:val="000000100000" w:firstRow="0" w:lastRow="0" w:firstColumn="0" w:lastColumn="0" w:oddVBand="0" w:evenVBand="0" w:oddHBand="1" w:evenHBand="0" w:firstRowFirstColumn="0" w:firstRowLastColumn="0" w:lastRowFirstColumn="0" w:lastRowLastColumn="0"/>
              <w:rPr>
                <w:lang w:val="en-US"/>
              </w:rPr>
            </w:pPr>
            <w:r w:rsidRPr="00B14996">
              <w:rPr>
                <w:b/>
                <w:bCs/>
              </w:rPr>
              <w:t xml:space="preserve">Beem </w:t>
            </w:r>
            <w:r w:rsidRPr="00B14996">
              <w:t>accepts financial responsibility or declines the evidence. If compelling evidence was supplied</w:t>
            </w:r>
            <w:r w:rsidR="00AB6B28">
              <w:t xml:space="preserve"> and </w:t>
            </w:r>
            <w:r w:rsidRPr="00B14996">
              <w:t xml:space="preserve">Beem </w:t>
            </w:r>
            <w:r w:rsidR="00AB6B28">
              <w:t xml:space="preserve">declines it, Beem </w:t>
            </w:r>
            <w:r w:rsidRPr="00B14996">
              <w:t xml:space="preserve">must certify that the </w:t>
            </w:r>
            <w:r w:rsidR="000B6FC4">
              <w:t xml:space="preserve">1. </w:t>
            </w:r>
            <w:r w:rsidRPr="00B14996">
              <w:t>contact information</w:t>
            </w:r>
            <w:r w:rsidR="000B6FC4">
              <w:t xml:space="preserve"> the merchant provided</w:t>
            </w:r>
            <w:r w:rsidRPr="00B14996">
              <w:t xml:space="preserve"> doesn’t match the cardholder’s records and </w:t>
            </w:r>
            <w:r w:rsidR="008E7022">
              <w:t xml:space="preserve">2. </w:t>
            </w:r>
            <w:r w:rsidRPr="00B14996">
              <w:t>that it has contacted the cardholder, who still disputes the transaction</w:t>
            </w:r>
            <w:r w:rsidR="00123306">
              <w:t xml:space="preserve"> and provide an explanation why</w:t>
            </w:r>
            <w:r w:rsidRPr="00B14996">
              <w:t xml:space="preserve">. </w:t>
            </w:r>
            <w:r w:rsidRPr="00B14996">
              <w:rPr>
                <w:i/>
                <w:iCs/>
              </w:rPr>
              <w:t>(a decline must reach Everlink within 10 business days.)</w:t>
            </w:r>
          </w:p>
        </w:tc>
        <w:tc>
          <w:tcPr>
            <w:tcW w:w="3120" w:type="dxa"/>
            <w:tcBorders>
              <w:top w:val="single" w:sz="4" w:space="0" w:color="333333"/>
              <w:left w:val="single" w:sz="4" w:space="0" w:color="333333"/>
              <w:bottom w:val="single" w:sz="4" w:space="0" w:color="333333"/>
              <w:right w:val="nil"/>
            </w:tcBorders>
            <w:shd w:val="clear" w:color="auto" w:fill="F2F2F2" w:themeFill="background1" w:themeFillShade="F2"/>
            <w:hideMark/>
          </w:tcPr>
          <w:p w14:paraId="71B82796" w14:textId="0A32032D" w:rsidR="00900E0E" w:rsidRPr="007644B5" w:rsidRDefault="00900E0E" w:rsidP="007644B5">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color w:val="7F7F7F" w:themeColor="text1" w:themeTint="80"/>
                <w:lang w:val="en-US"/>
              </w:rPr>
            </w:pPr>
            <w:r w:rsidRPr="007644B5">
              <w:rPr>
                <w:b/>
                <w:color w:val="7F7F7F" w:themeColor="text1" w:themeTint="80"/>
                <w:lang w:val="en-US"/>
              </w:rPr>
              <w:t>Acquirer</w:t>
            </w:r>
            <w:r w:rsidRPr="007644B5">
              <w:rPr>
                <w:color w:val="7F7F7F" w:themeColor="text1" w:themeTint="80"/>
                <w:lang w:val="en-US"/>
              </w:rPr>
              <w:t xml:space="preserve"> accepts financial responsibility or declines</w:t>
            </w:r>
            <w:r w:rsidR="000D20A2">
              <w:rPr>
                <w:color w:val="7F7F7F" w:themeColor="text1" w:themeTint="80"/>
                <w:lang w:val="en-US"/>
              </w:rPr>
              <w:t>.</w:t>
            </w:r>
          </w:p>
        </w:tc>
      </w:tr>
      <w:tr w:rsidR="00900E0E" w14:paraId="349C4E21" w14:textId="77777777" w:rsidTr="00AB6B28">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333333"/>
              <w:left w:val="nil"/>
              <w:bottom w:val="nil"/>
              <w:right w:val="single" w:sz="4" w:space="0" w:color="333333"/>
            </w:tcBorders>
            <w:hideMark/>
          </w:tcPr>
          <w:p w14:paraId="11C4F835" w14:textId="77777777" w:rsidR="00900E0E" w:rsidRDefault="00900E0E">
            <w:pPr>
              <w:rPr>
                <w:lang w:val="en-US"/>
              </w:rPr>
            </w:pPr>
            <w:r>
              <w:rPr>
                <w:b w:val="0"/>
                <w:lang w:val="en-US"/>
              </w:rPr>
              <w:t>Arbitration</w:t>
            </w:r>
          </w:p>
        </w:tc>
        <w:tc>
          <w:tcPr>
            <w:tcW w:w="4113" w:type="dxa"/>
            <w:tcBorders>
              <w:top w:val="single" w:sz="4" w:space="0" w:color="333333"/>
              <w:left w:val="single" w:sz="4" w:space="0" w:color="333333"/>
              <w:bottom w:val="nil"/>
              <w:right w:val="single" w:sz="4" w:space="0" w:color="333333"/>
            </w:tcBorders>
            <w:shd w:val="clear" w:color="auto" w:fill="F2F2F2"/>
            <w:hideMark/>
          </w:tcPr>
          <w:p w14:paraId="4C72CEF0" w14:textId="77777777" w:rsidR="00900E0E" w:rsidRPr="00AB6B28" w:rsidRDefault="00900E0E">
            <w:pPr>
              <w:cnfStyle w:val="000000000000" w:firstRow="0" w:lastRow="0" w:firstColumn="0" w:lastColumn="0" w:oddVBand="0" w:evenVBand="0" w:oddHBand="0" w:evenHBand="0" w:firstRowFirstColumn="0" w:firstRowLastColumn="0" w:lastRowFirstColumn="0" w:lastRowLastColumn="0"/>
              <w:rPr>
                <w:color w:val="7F7F7F" w:themeColor="text1" w:themeTint="80"/>
                <w:lang w:val="en-US"/>
              </w:rPr>
            </w:pPr>
            <w:r w:rsidRPr="00AB6B28">
              <w:rPr>
                <w:b/>
                <w:color w:val="7F7F7F" w:themeColor="text1" w:themeTint="80"/>
                <w:lang w:val="en-US"/>
              </w:rPr>
              <w:t xml:space="preserve">Acquirer </w:t>
            </w:r>
            <w:r w:rsidRPr="00AB6B28">
              <w:rPr>
                <w:color w:val="7F7F7F" w:themeColor="text1" w:themeTint="80"/>
                <w:lang w:val="en-US"/>
              </w:rPr>
              <w:t>may escalate to Visa.</w:t>
            </w:r>
          </w:p>
        </w:tc>
        <w:tc>
          <w:tcPr>
            <w:tcW w:w="3120" w:type="dxa"/>
            <w:tcBorders>
              <w:top w:val="single" w:sz="4" w:space="0" w:color="333333"/>
              <w:left w:val="single" w:sz="4" w:space="0" w:color="333333"/>
              <w:bottom w:val="nil"/>
              <w:right w:val="nil"/>
            </w:tcBorders>
            <w:shd w:val="clear" w:color="auto" w:fill="EEF7F7"/>
            <w:hideMark/>
          </w:tcPr>
          <w:p w14:paraId="6B79A42D" w14:textId="5EDE2419" w:rsidR="00900E0E" w:rsidRDefault="00990D17">
            <w:pPr>
              <w:cnfStyle w:val="000000000000" w:firstRow="0" w:lastRow="0" w:firstColumn="0" w:lastColumn="0" w:oddVBand="0" w:evenVBand="0" w:oddHBand="0" w:evenHBand="0" w:firstRowFirstColumn="0" w:firstRowLastColumn="0" w:lastRowFirstColumn="0" w:lastRowLastColumn="0"/>
              <w:rPr>
                <w:lang w:val="en-US"/>
              </w:rPr>
            </w:pPr>
            <w:r w:rsidRPr="00990D17">
              <w:rPr>
                <w:b/>
                <w:bCs/>
                <w:shd w:val="clear" w:color="auto" w:fill="EEF7F7"/>
              </w:rPr>
              <w:t xml:space="preserve">Beem </w:t>
            </w:r>
            <w:r w:rsidRPr="00990D17">
              <w:rPr>
                <w:shd w:val="clear" w:color="auto" w:fill="EEF7F7"/>
              </w:rPr>
              <w:t xml:space="preserve">may escalate the unresolved dispute to Visa. </w:t>
            </w:r>
            <w:r w:rsidRPr="00990D17">
              <w:rPr>
                <w:i/>
                <w:iCs/>
                <w:shd w:val="clear" w:color="auto" w:fill="EEF7F7"/>
              </w:rPr>
              <w:t>(Within 10 calendar days of the Acquirer’s response.)</w:t>
            </w:r>
          </w:p>
        </w:tc>
      </w:tr>
    </w:tbl>
    <w:p w14:paraId="6B6E2486" w14:textId="41082922" w:rsidR="00900E0E" w:rsidRDefault="00900E0E" w:rsidP="00900E0E">
      <w:r>
        <w:t xml:space="preserve">Once the network submission and response cycle concludes (e.g., the Acquirer accepts the dispute, Beem accepts the Acquirer’s response, or an Arbitration ruling is received), </w:t>
      </w:r>
      <w:r>
        <w:t xml:space="preserve">proceed to </w:t>
      </w:r>
      <w:r>
        <w:rPr>
          <w:b/>
          <w:i w:val="0"/>
        </w:rPr>
        <w:t>Section 9 – Stage 5: Resolution &amp; Recovery.</w:t>
      </w:r>
    </w:p>
    <w:p w14:paraId="275F3372" w14:textId="77777777" w:rsidR="002C3410" w:rsidRDefault="002C3410" w:rsidP="002C3410">
      <w:pPr>
        <w:pStyle w:val="Heading1"/>
      </w:pPr>
      <w:r>
        <w:lastRenderedPageBreak/>
        <w:t>Stage 5: Resolution &amp; Recovery (Payment Services / Fraud)</w:t>
      </w:r>
    </w:p>
    <w:p w14:paraId="0A456061" w14:textId="77777777" w:rsidR="002C3410" w:rsidRDefault="002C3410" w:rsidP="002C3410">
      <w:pPr>
        <w:pStyle w:val="Heading2"/>
        <w:numPr>
          <w:ilvl w:val="0"/>
          <w:numId w:val="0"/>
        </w:numPr>
        <w:ind w:left="851" w:hanging="851"/>
      </w:pPr>
      <w:r>
        <w:t>9.1     Process Flow</w:t>
      </w:r>
    </w:p>
    <w:p w14:paraId="7CB1787E" w14:textId="77777777" w:rsidR="002A5BFC" w:rsidRPr="002A5BFC" w:rsidRDefault="002A5BFC" w:rsidP="002A5BFC">
      <w:pPr>
        <w:rPr>
          <w:i/>
          <w:color w:val="7F7F7F" w:themeColor="text1" w:themeTint="80"/>
        </w:rPr>
      </w:pPr>
      <w:r w:rsidRPr="002A5BFC">
        <w:rPr>
          <w:i/>
          <w:color w:val="7F7F7F" w:themeColor="text1" w:themeTint="80"/>
        </w:rPr>
        <w:t>[flow diagram to be added]</w:t>
      </w:r>
    </w:p>
    <w:p w14:paraId="0DC8ECA9" w14:textId="77777777" w:rsidR="00106701" w:rsidRDefault="00106701" w:rsidP="00106701">
      <w:pPr>
        <w:pStyle w:val="Heading2"/>
        <w:numPr>
          <w:ilvl w:val="0"/>
          <w:numId w:val="0"/>
        </w:numPr>
        <w:ind w:left="851" w:hanging="851"/>
      </w:pPr>
      <w:r>
        <w:t>9.2     Procedure</w:t>
      </w:r>
    </w:p>
    <w:p w14:paraId="702BBEAC" w14:textId="77777777" w:rsidR="00106701" w:rsidRDefault="00106701" w:rsidP="00106701">
      <w:r>
        <w:t>The following procedure provides a step-by-step outline of the activities performed by the Fraud Prevention Department and Payment Services Team as part of resolution and recovery.</w:t>
      </w:r>
    </w:p>
    <w:p w14:paraId="593EBDED" w14:textId="77777777" w:rsidR="00106701" w:rsidRDefault="00106701" w:rsidP="00106701">
      <w:pPr>
        <w:pStyle w:val="Heading3"/>
        <w:numPr>
          <w:ilvl w:val="0"/>
          <w:numId w:val="0"/>
        </w:numPr>
        <w:ind w:left="992" w:hanging="992"/>
      </w:pPr>
      <w:r>
        <w:rPr>
          <w:sz w:val="28"/>
        </w:rPr>
        <w:t>9.2.1 Record the Final Outcome</w:t>
      </w:r>
    </w:p>
    <w:p w14:paraId="5709073C" w14:textId="31652142" w:rsidR="00106701" w:rsidRDefault="00106701" w:rsidP="00106701">
      <w:r>
        <w:t xml:space="preserve">Once the network submission and response cycle has concluded, the Fraud Specialist </w:t>
      </w:r>
      <w:r>
        <w:t xml:space="preserve">/ </w:t>
      </w:r>
      <w:r>
        <w:t>Payment Services Team member should determine the final outcome of the dispute:</w:t>
      </w:r>
    </w:p>
    <w:p w14:paraId="10677658" w14:textId="77777777" w:rsidR="00106701" w:rsidRDefault="00106701" w:rsidP="00106701">
      <w:pPr>
        <w:pStyle w:val="ListParagraph"/>
        <w:numPr>
          <w:ilvl w:val="0"/>
          <w:numId w:val="33"/>
        </w:numPr>
        <w:contextualSpacing w:val="0"/>
      </w:pPr>
      <w:r>
        <w:rPr>
          <w:b/>
        </w:rPr>
        <w:t xml:space="preserve">Member Liable: </w:t>
      </w:r>
      <w:r>
        <w:t>the member is responsible for the disputed transaction.</w:t>
      </w:r>
    </w:p>
    <w:p w14:paraId="6C33D6DF" w14:textId="77777777" w:rsidR="00106701" w:rsidRDefault="00106701" w:rsidP="00106701">
      <w:pPr>
        <w:pStyle w:val="ListParagraph"/>
        <w:numPr>
          <w:ilvl w:val="0"/>
          <w:numId w:val="33"/>
        </w:numPr>
        <w:contextualSpacing w:val="0"/>
      </w:pPr>
      <w:r>
        <w:rPr>
          <w:b/>
        </w:rPr>
        <w:t xml:space="preserve">Issuer (Beem) Liable: </w:t>
      </w:r>
      <w:r>
        <w:t>Beem is responsible for the disputed transaction.</w:t>
      </w:r>
    </w:p>
    <w:p w14:paraId="1BC71F1A" w14:textId="00944043" w:rsidR="00106701" w:rsidRDefault="00106701" w:rsidP="00106701">
      <w:pPr>
        <w:pStyle w:val="ListParagraph"/>
        <w:numPr>
          <w:ilvl w:val="0"/>
          <w:numId w:val="33"/>
        </w:numPr>
        <w:contextualSpacing w:val="0"/>
      </w:pPr>
      <w:r>
        <w:rPr>
          <w:b/>
        </w:rPr>
        <w:t xml:space="preserve">Acquirer Liable: </w:t>
      </w:r>
      <w:r>
        <w:t>the Acquirer is responsible for the disputed transaction</w:t>
      </w:r>
      <w:r>
        <w:t>.</w:t>
      </w:r>
    </w:p>
    <w:p w14:paraId="4100E61D" w14:textId="77777777" w:rsidR="00106701" w:rsidRDefault="00106701" w:rsidP="00106701">
      <w:r>
        <w:t>Based on the determined outcome:</w:t>
      </w:r>
    </w:p>
    <w:p w14:paraId="5A88ACD1" w14:textId="7D30A1C8" w:rsidR="00106701" w:rsidRDefault="00106701" w:rsidP="00106701">
      <w:pPr>
        <w:pStyle w:val="ListParagraph"/>
        <w:numPr>
          <w:ilvl w:val="0"/>
          <w:numId w:val="33"/>
        </w:numPr>
        <w:contextualSpacing w:val="0"/>
      </w:pPr>
      <w:r>
        <w:rPr>
          <w:b/>
        </w:rPr>
        <w:t xml:space="preserve">Fraud Specialist: </w:t>
      </w:r>
      <w:r>
        <w:t>record the final outcome of the dispute in the CRM case notes, then route the case to the Payment Services Team</w:t>
      </w:r>
      <w:r>
        <w:t xml:space="preserve"> </w:t>
      </w:r>
      <w:r w:rsidR="00CE7AE8">
        <w:t>to finalize /</w:t>
      </w:r>
      <w:r w:rsidR="00CE7AE8" w:rsidRPr="00CE7AE8">
        <w:t xml:space="preserve"> reverse the provisional credit and close the case.</w:t>
      </w:r>
    </w:p>
    <w:p w14:paraId="485AB64D" w14:textId="08950882" w:rsidR="00106701" w:rsidRDefault="00106701" w:rsidP="00106701">
      <w:pPr>
        <w:pStyle w:val="ListParagraph"/>
        <w:numPr>
          <w:ilvl w:val="0"/>
          <w:numId w:val="33"/>
        </w:numPr>
        <w:contextualSpacing w:val="0"/>
      </w:pPr>
      <w:r>
        <w:rPr>
          <w:b/>
          <w:i w:val="0"/>
        </w:rPr>
        <w:t xml:space="preserve">Payment Services Team: </w:t>
      </w:r>
      <w:r>
        <w:t xml:space="preserve">record the final outcome of the dispute in the CRM case notes, then proceed to </w:t>
      </w:r>
      <w:r>
        <w:rPr>
          <w:b/>
          <w:i w:val="0"/>
        </w:rPr>
        <w:t>Section 9.2.2 – Finalize or Reverse the Provisional Credit.</w:t>
      </w:r>
    </w:p>
    <w:p w14:paraId="5B1082C9" w14:textId="77777777" w:rsidR="00106701" w:rsidRDefault="00106701" w:rsidP="00106701">
      <w:pPr>
        <w:pStyle w:val="Heading3"/>
        <w:numPr>
          <w:ilvl w:val="0"/>
          <w:numId w:val="0"/>
        </w:numPr>
        <w:ind w:left="992" w:hanging="992"/>
      </w:pPr>
      <w:r>
        <w:rPr>
          <w:sz w:val="28"/>
        </w:rPr>
        <w:t>9.2.2 Finalize or Reverse the Provisional Credit (Payment Services Team)</w:t>
      </w:r>
    </w:p>
    <w:p w14:paraId="2376388E" w14:textId="5645B944" w:rsidR="00106701" w:rsidRDefault="00A361F3" w:rsidP="00106701">
      <w:r>
        <w:t>F</w:t>
      </w:r>
      <w:r w:rsidRPr="00A361F3">
        <w:t xml:space="preserve">or all cases assigned to the Payment Services Team </w:t>
      </w:r>
      <w:r>
        <w:t>–</w:t>
      </w:r>
      <w:r w:rsidRPr="00A361F3">
        <w:t xml:space="preserve"> </w:t>
      </w:r>
      <w:r>
        <w:t>i</w:t>
      </w:r>
      <w:r w:rsidRPr="00A361F3">
        <w:t xml:space="preserve">ncluding those routed from the Fraud </w:t>
      </w:r>
      <w:r>
        <w:t xml:space="preserve">Prevention Department – </w:t>
      </w:r>
      <w:r w:rsidR="00ED3237" w:rsidRPr="00ED3237">
        <w:t>finalize or reverse the provisional credit on the member’s account based on the recorded outcome:</w:t>
      </w:r>
    </w:p>
    <w:p w14:paraId="096469C5" w14:textId="77777777" w:rsidR="00106701" w:rsidRDefault="00106701" w:rsidP="00106701">
      <w:pPr>
        <w:pStyle w:val="ListParagraph"/>
        <w:numPr>
          <w:ilvl w:val="0"/>
          <w:numId w:val="33"/>
        </w:numPr>
        <w:contextualSpacing w:val="0"/>
      </w:pPr>
      <w:r>
        <w:rPr>
          <w:b/>
        </w:rPr>
        <w:t xml:space="preserve">If Member Liable: </w:t>
      </w:r>
      <w:r>
        <w:t>reverse the provisional credit from the member’s account.</w:t>
      </w:r>
    </w:p>
    <w:p w14:paraId="6C3A574C" w14:textId="77777777" w:rsidR="00106701" w:rsidRDefault="00106701" w:rsidP="00106701">
      <w:pPr>
        <w:pStyle w:val="ListParagraph"/>
        <w:numPr>
          <w:ilvl w:val="0"/>
          <w:numId w:val="33"/>
        </w:numPr>
        <w:contextualSpacing w:val="0"/>
      </w:pPr>
      <w:r>
        <w:rPr>
          <w:b/>
        </w:rPr>
        <w:t xml:space="preserve">If Issuer (Beem) Liable: </w:t>
      </w:r>
      <w:r>
        <w:t>finalize the provisional credit in the member’s account.</w:t>
      </w:r>
    </w:p>
    <w:p w14:paraId="1533E94F" w14:textId="77777777" w:rsidR="00106701" w:rsidRDefault="00106701" w:rsidP="00106701">
      <w:pPr>
        <w:pStyle w:val="ListParagraph"/>
        <w:numPr>
          <w:ilvl w:val="0"/>
          <w:numId w:val="33"/>
        </w:numPr>
        <w:contextualSpacing w:val="0"/>
      </w:pPr>
      <w:r>
        <w:rPr>
          <w:b/>
        </w:rPr>
        <w:t xml:space="preserve">If Acquirer Liable: </w:t>
      </w:r>
      <w:r>
        <w:t>finalize the provisional credit in the member’s account.</w:t>
      </w:r>
    </w:p>
    <w:p w14:paraId="038A485B" w14:textId="77777777" w:rsidR="00106701" w:rsidRDefault="00106701" w:rsidP="00106701">
      <w:r>
        <w:t>Once complete, proceed to Section 9.2.3 — Close the Case.</w:t>
      </w:r>
    </w:p>
    <w:p w14:paraId="6B067790" w14:textId="77777777" w:rsidR="00106701" w:rsidRDefault="00106701" w:rsidP="00106701">
      <w:pPr>
        <w:pStyle w:val="Heading3"/>
        <w:numPr>
          <w:ilvl w:val="0"/>
          <w:numId w:val="0"/>
        </w:numPr>
        <w:ind w:left="992" w:hanging="992"/>
      </w:pPr>
      <w:r>
        <w:rPr>
          <w:sz w:val="28"/>
        </w:rPr>
        <w:t>9.2.3 Close the Case</w:t>
      </w:r>
    </w:p>
    <w:p w14:paraId="7225CB77" w14:textId="59D2BD98" w:rsidR="00106701" w:rsidRDefault="00106701" w:rsidP="00106701">
      <w:r>
        <w:lastRenderedPageBreak/>
        <w:t xml:space="preserve">The Payment Services Team should close the case by setting the CRM case status to “Closed”, which routes the case back to the Growth Team for final member communication. </w:t>
      </w:r>
    </w:p>
    <w:p w14:paraId="5BD33968" w14:textId="77777777" w:rsidR="00E20FA4" w:rsidRDefault="00E20FA4"/>
    <w:p w14:paraId="3FB72439" w14:textId="77777777" w:rsidR="00E20FA4" w:rsidRDefault="00E20FA4"/>
    <w:p w14:paraId="39408BF6" w14:textId="77777777" w:rsidR="00E20FA4" w:rsidRDefault="00E20FA4"/>
    <w:p w14:paraId="2A2D7CDD" w14:textId="77777777" w:rsidR="00E20FA4" w:rsidRDefault="00E20FA4"/>
    <w:p w14:paraId="7F36C693" w14:textId="77777777" w:rsidR="00E20FA4" w:rsidRDefault="00E20FA4"/>
    <w:p w14:paraId="1737CDBE" w14:textId="77777777" w:rsidR="00134D1E" w:rsidRDefault="00134D1E"/>
    <w:p w14:paraId="78D6ADDD" w14:textId="77777777" w:rsidR="00134D1E" w:rsidRDefault="00134D1E"/>
    <w:p w14:paraId="42A9FE9B" w14:textId="77777777" w:rsidR="00134D1E" w:rsidRDefault="00134D1E"/>
    <w:p w14:paraId="2BC559BF" w14:textId="77777777" w:rsidR="00134D1E" w:rsidRDefault="00134D1E"/>
    <w:p w14:paraId="161557A7" w14:textId="77777777" w:rsidR="00134D1E" w:rsidRDefault="00134D1E"/>
    <w:p w14:paraId="45C0D1F9" w14:textId="77777777" w:rsidR="002A5BFC" w:rsidRDefault="002A5BFC"/>
    <w:p w14:paraId="7F0D2FF2" w14:textId="77777777" w:rsidR="002A5BFC" w:rsidRDefault="002A5BFC"/>
    <w:p w14:paraId="5ADF62DA" w14:textId="77777777" w:rsidR="002A5BFC" w:rsidRDefault="002A5BFC"/>
    <w:p w14:paraId="1E4D16DE" w14:textId="77777777" w:rsidR="002A5BFC" w:rsidRDefault="002A5BFC"/>
    <w:p w14:paraId="6DA640C8" w14:textId="77777777" w:rsidR="002A5BFC" w:rsidRDefault="002A5BFC"/>
    <w:p w14:paraId="6F3143F1" w14:textId="77777777" w:rsidR="002A5BFC" w:rsidRDefault="002A5BFC"/>
    <w:p w14:paraId="6AB9B861" w14:textId="77777777" w:rsidR="002A5BFC" w:rsidRDefault="002A5BFC"/>
    <w:p w14:paraId="38AE39CA" w14:textId="77777777" w:rsidR="002A5BFC" w:rsidRDefault="002A5BFC"/>
    <w:p w14:paraId="04344EAE" w14:textId="77777777" w:rsidR="002A5BFC" w:rsidRDefault="002A5BFC"/>
    <w:p w14:paraId="58D7C01F" w14:textId="77777777" w:rsidR="002A5BFC" w:rsidRDefault="002A5BFC"/>
    <w:p w14:paraId="162DB246" w14:textId="77777777" w:rsidR="00134D1E" w:rsidRDefault="00134D1E"/>
    <w:p w14:paraId="5B51020F" w14:textId="77777777" w:rsidR="00134D1E" w:rsidRDefault="00134D1E"/>
    <w:p w14:paraId="49BCB1DD" w14:textId="77777777" w:rsidR="00363263" w:rsidRDefault="00363263"/>
    <w:p w14:paraId="399A1EEF" w14:textId="77777777" w:rsidR="001C2F8E" w:rsidRDefault="001C2F8E"/>
    <w:p w14:paraId="6CBF79CC" w14:textId="77777777" w:rsidR="00D61120" w:rsidRDefault="00D61120"/>
    <w:p w14:paraId="75DC8A0C" w14:textId="77777777" w:rsidR="00D61120" w:rsidRDefault="00D61120"/>
    <w:p w14:paraId="648A99D3" w14:textId="77777777" w:rsidR="00D61120" w:rsidRDefault="00D61120"/>
    <w:p w14:paraId="272AD981" w14:textId="77777777" w:rsidR="00E26FBA" w:rsidRDefault="00E26FBA" w:rsidP="00E26FBA">
      <w:pPr>
        <w:pStyle w:val="AppendixHeading1"/>
      </w:pPr>
      <w:bookmarkStart w:id="13" w:name="_Toc242379257"/>
      <w:r w:rsidRPr="007E2EC9">
        <w:lastRenderedPageBreak/>
        <w:t>Appendices</w:t>
      </w:r>
      <w:bookmarkEnd w:id="13"/>
    </w:p>
    <w:p w14:paraId="31E6FD56" w14:textId="74476446" w:rsidR="00E26FBA" w:rsidRDefault="00E26FBA" w:rsidP="00E26FBA">
      <w:pPr>
        <w:pStyle w:val="Heading2"/>
        <w:numPr>
          <w:ilvl w:val="0"/>
          <w:numId w:val="0"/>
        </w:numPr>
        <w:ind w:left="851" w:hanging="851"/>
      </w:pPr>
      <w:bookmarkStart w:id="14" w:name="_Toc242379258"/>
      <w:r>
        <w:t>Appendix A –</w:t>
      </w:r>
      <w:bookmarkEnd w:id="14"/>
      <w:r>
        <w:t xml:space="preserve"> Timelines</w:t>
      </w:r>
    </w:p>
    <w:p w14:paraId="36DF4AB1" w14:textId="1944C6BA" w:rsidR="00E20FA4" w:rsidRPr="00545CFC" w:rsidRDefault="00545CFC">
      <w:pPr>
        <w:rPr>
          <w:i/>
          <w:iCs/>
        </w:rPr>
      </w:pPr>
      <w:r>
        <w:rPr>
          <w:b/>
          <w:bCs/>
          <w:i/>
          <w:iCs/>
        </w:rPr>
        <w:t>Assumption</w:t>
      </w:r>
      <w:r w:rsidRPr="00545CFC">
        <w:rPr>
          <w:b/>
          <w:bCs/>
          <w:i/>
          <w:iCs/>
        </w:rPr>
        <w:t>:</w:t>
      </w:r>
      <w:r w:rsidRPr="00545CFC">
        <w:rPr>
          <w:i/>
          <w:iCs/>
        </w:rPr>
        <w:t xml:space="preserve"> 1 business day ≈ 1.4 calendar days (7 calendar days ÷ 5 business days).</w:t>
      </w:r>
    </w:p>
    <w:p w14:paraId="7C5EF4D3" w14:textId="432F5193" w:rsidR="00FF73CF" w:rsidRDefault="00BF6567" w:rsidP="00BF6567">
      <w:pPr>
        <w:pStyle w:val="Heading3"/>
        <w:numPr>
          <w:ilvl w:val="0"/>
          <w:numId w:val="0"/>
        </w:numPr>
        <w:spacing w:before="120" w:line="276" w:lineRule="auto"/>
        <w:ind w:left="992" w:hanging="992"/>
      </w:pPr>
      <w:r>
        <w:rPr>
          <w:sz w:val="28"/>
        </w:rPr>
        <w:t>Fixed Timelines:</w:t>
      </w:r>
    </w:p>
    <w:tbl>
      <w:tblPr>
        <w:tblStyle w:val="TealFINAL"/>
        <w:tblW w:w="0" w:type="auto"/>
        <w:tblCellMar>
          <w:bottom w:w="0" w:type="dxa"/>
        </w:tblCellMar>
        <w:tblLook w:val="04A0" w:firstRow="1" w:lastRow="0" w:firstColumn="1" w:lastColumn="0" w:noHBand="0" w:noVBand="1"/>
      </w:tblPr>
      <w:tblGrid>
        <w:gridCol w:w="5670"/>
        <w:gridCol w:w="3123"/>
      </w:tblGrid>
      <w:tr w:rsidR="005700D6" w:rsidRPr="00BC25B4" w14:paraId="13CF8AB0" w14:textId="77777777" w:rsidTr="000B1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17CC3870" w14:textId="160ECE55" w:rsidR="005700D6" w:rsidRPr="00BC25B4" w:rsidRDefault="005700D6" w:rsidP="005E1D88">
            <w:pPr>
              <w:spacing w:before="120" w:after="120"/>
            </w:pPr>
            <w:r>
              <w:t>Fixed Timeline</w:t>
            </w:r>
          </w:p>
        </w:tc>
        <w:tc>
          <w:tcPr>
            <w:tcW w:w="3123" w:type="dxa"/>
          </w:tcPr>
          <w:p w14:paraId="109DE10E" w14:textId="5CF39941" w:rsidR="005700D6" w:rsidRPr="00BC25B4" w:rsidRDefault="005700D6" w:rsidP="005E1D88">
            <w:pPr>
              <w:spacing w:before="120" w:after="120"/>
              <w:cnfStyle w:val="100000000000" w:firstRow="1" w:lastRow="0" w:firstColumn="0" w:lastColumn="0" w:oddVBand="0" w:evenVBand="0" w:oddHBand="0" w:evenHBand="0" w:firstRowFirstColumn="0" w:firstRowLastColumn="0" w:lastRowFirstColumn="0" w:lastRowLastColumn="0"/>
            </w:pPr>
            <w:r>
              <w:t xml:space="preserve"> Calendar Days</w:t>
            </w:r>
          </w:p>
        </w:tc>
      </w:tr>
      <w:tr w:rsidR="005700D6" w:rsidRPr="00BC25B4" w14:paraId="2A892BCC" w14:textId="77777777" w:rsidTr="000B1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04E7134D" w14:textId="1D4EEAA3" w:rsidR="005700D6" w:rsidRPr="00854090" w:rsidRDefault="005700D6" w:rsidP="000B188F">
            <w:pPr>
              <w:spacing w:before="20" w:after="20" w:line="240" w:lineRule="auto"/>
              <w:rPr>
                <w:b w:val="0"/>
                <w:bCs/>
              </w:rPr>
            </w:pPr>
            <w:r w:rsidRPr="00854090">
              <w:rPr>
                <w:b w:val="0"/>
                <w:bCs/>
              </w:rPr>
              <w:t>Total Visa Submission Window</w:t>
            </w:r>
          </w:p>
        </w:tc>
        <w:tc>
          <w:tcPr>
            <w:tcW w:w="3123" w:type="dxa"/>
            <w:vAlign w:val="center"/>
          </w:tcPr>
          <w:p w14:paraId="2FDC1E75" w14:textId="760AA8B9" w:rsidR="005700D6" w:rsidRPr="00BC25B4" w:rsidRDefault="005700D6" w:rsidP="000B188F">
            <w:pPr>
              <w:spacing w:before="20" w:after="20" w:line="240" w:lineRule="auto"/>
              <w:cnfStyle w:val="000000100000" w:firstRow="0" w:lastRow="0" w:firstColumn="0" w:lastColumn="0" w:oddVBand="0" w:evenVBand="0" w:oddHBand="1" w:evenHBand="0" w:firstRowFirstColumn="0" w:firstRowLastColumn="0" w:lastRowFirstColumn="0" w:lastRowLastColumn="0"/>
            </w:pPr>
            <w:r>
              <w:t>120</w:t>
            </w:r>
          </w:p>
        </w:tc>
      </w:tr>
      <w:tr w:rsidR="005700D6" w:rsidRPr="00BC25B4" w14:paraId="30233EF5" w14:textId="77777777" w:rsidTr="000B188F">
        <w:tc>
          <w:tcPr>
            <w:cnfStyle w:val="001000000000" w:firstRow="0" w:lastRow="0" w:firstColumn="1" w:lastColumn="0" w:oddVBand="0" w:evenVBand="0" w:oddHBand="0" w:evenHBand="0" w:firstRowFirstColumn="0" w:firstRowLastColumn="0" w:lastRowFirstColumn="0" w:lastRowLastColumn="0"/>
            <w:tcW w:w="5670" w:type="dxa"/>
            <w:vAlign w:val="center"/>
          </w:tcPr>
          <w:p w14:paraId="28E3B9A0" w14:textId="670F570F" w:rsidR="005700D6" w:rsidRPr="00854090" w:rsidRDefault="005700D6" w:rsidP="000B188F">
            <w:pPr>
              <w:spacing w:before="20" w:after="20" w:line="240" w:lineRule="auto"/>
              <w:rPr>
                <w:b w:val="0"/>
                <w:bCs/>
              </w:rPr>
            </w:pPr>
            <w:r w:rsidRPr="00854090">
              <w:rPr>
                <w:b w:val="0"/>
                <w:bCs/>
              </w:rPr>
              <w:t>Beem Cardholder Reporting Window</w:t>
            </w:r>
          </w:p>
        </w:tc>
        <w:tc>
          <w:tcPr>
            <w:tcW w:w="3123" w:type="dxa"/>
            <w:vAlign w:val="center"/>
          </w:tcPr>
          <w:p w14:paraId="43550811" w14:textId="571CCF32" w:rsidR="005700D6" w:rsidRPr="00BC25B4" w:rsidRDefault="005700D6" w:rsidP="000B188F">
            <w:pPr>
              <w:spacing w:before="20" w:after="20" w:line="240" w:lineRule="auto"/>
              <w:cnfStyle w:val="000000000000" w:firstRow="0" w:lastRow="0" w:firstColumn="0" w:lastColumn="0" w:oddVBand="0" w:evenVBand="0" w:oddHBand="0" w:evenHBand="0" w:firstRowFirstColumn="0" w:firstRowLastColumn="0" w:lastRowFirstColumn="0" w:lastRowLastColumn="0"/>
            </w:pPr>
            <w:r>
              <w:t>60</w:t>
            </w:r>
          </w:p>
        </w:tc>
      </w:tr>
      <w:tr w:rsidR="005700D6" w:rsidRPr="00BC25B4" w14:paraId="0DC39684" w14:textId="77777777" w:rsidTr="000B1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4231E8EC" w14:textId="6969BF44" w:rsidR="005700D6" w:rsidRPr="00854090" w:rsidRDefault="005700D6" w:rsidP="00BF6567">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b w:val="0"/>
                <w:bCs/>
              </w:rPr>
            </w:pPr>
            <w:r w:rsidRPr="00854090">
              <w:rPr>
                <w:rFonts w:asciiTheme="minorHAnsi" w:eastAsia="Times New Roman" w:hAnsiTheme="minorHAnsi" w:cs="Times New Roman"/>
                <w:b w:val="0"/>
                <w:bCs/>
              </w:rPr>
              <w:t xml:space="preserve">Central 1 </w:t>
            </w:r>
            <w:r w:rsidRPr="00854090">
              <w:rPr>
                <w:rFonts w:asciiTheme="minorHAnsi" w:eastAsia="Times New Roman" w:hAnsiTheme="minorHAnsi" w:cs="Times New Roman"/>
                <w:b w:val="0"/>
                <w:bCs/>
                <w:i/>
                <w:iCs/>
              </w:rPr>
              <w:t>(Submission to PPJV)</w:t>
            </w:r>
          </w:p>
        </w:tc>
        <w:tc>
          <w:tcPr>
            <w:tcW w:w="3123" w:type="dxa"/>
            <w:vAlign w:val="center"/>
          </w:tcPr>
          <w:p w14:paraId="0FC182CC" w14:textId="37D541CD" w:rsidR="005700D6" w:rsidRPr="00BC25B4" w:rsidRDefault="005700D6" w:rsidP="000B188F">
            <w:pPr>
              <w:spacing w:before="20" w:after="20" w:line="240" w:lineRule="auto"/>
              <w:cnfStyle w:val="000000100000" w:firstRow="0" w:lastRow="0" w:firstColumn="0" w:lastColumn="0" w:oddVBand="0" w:evenVBand="0" w:oddHBand="1" w:evenHBand="0" w:firstRowFirstColumn="0" w:firstRowLastColumn="0" w:lastRowFirstColumn="0" w:lastRowLastColumn="0"/>
            </w:pPr>
            <w:r>
              <w:t>5</w:t>
            </w:r>
          </w:p>
        </w:tc>
      </w:tr>
      <w:tr w:rsidR="005700D6" w:rsidRPr="00BC25B4" w14:paraId="7B179B59" w14:textId="77777777" w:rsidTr="000B188F">
        <w:tc>
          <w:tcPr>
            <w:cnfStyle w:val="001000000000" w:firstRow="0" w:lastRow="0" w:firstColumn="1" w:lastColumn="0" w:oddVBand="0" w:evenVBand="0" w:oddHBand="0" w:evenHBand="0" w:firstRowFirstColumn="0" w:firstRowLastColumn="0" w:lastRowFirstColumn="0" w:lastRowLastColumn="0"/>
            <w:tcW w:w="5670" w:type="dxa"/>
            <w:vAlign w:val="center"/>
          </w:tcPr>
          <w:p w14:paraId="29992ECC" w14:textId="341DEDBE" w:rsidR="005700D6" w:rsidRPr="00854090" w:rsidRDefault="005700D6" w:rsidP="000B188F">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b w:val="0"/>
                <w:bCs/>
              </w:rPr>
            </w:pPr>
            <w:r w:rsidRPr="00854090">
              <w:rPr>
                <w:rFonts w:asciiTheme="minorHAnsi" w:eastAsia="Times New Roman" w:hAnsiTheme="minorHAnsi" w:cs="Times New Roman"/>
                <w:b w:val="0"/>
                <w:bCs/>
              </w:rPr>
              <w:t xml:space="preserve">PPJV </w:t>
            </w:r>
            <w:r w:rsidRPr="00854090">
              <w:rPr>
                <w:rFonts w:asciiTheme="minorHAnsi" w:eastAsia="Times New Roman" w:hAnsiTheme="minorHAnsi" w:cs="Times New Roman"/>
                <w:b w:val="0"/>
                <w:bCs/>
                <w:i/>
                <w:iCs/>
              </w:rPr>
              <w:t>(Submission to Everlink)</w:t>
            </w:r>
          </w:p>
        </w:tc>
        <w:tc>
          <w:tcPr>
            <w:tcW w:w="3123" w:type="dxa"/>
            <w:vAlign w:val="center"/>
          </w:tcPr>
          <w:p w14:paraId="74A50E04" w14:textId="22847018" w:rsidR="005700D6" w:rsidRDefault="005700D6" w:rsidP="000B188F">
            <w:pPr>
              <w:spacing w:before="20" w:after="20" w:line="240" w:lineRule="auto"/>
              <w:cnfStyle w:val="000000000000" w:firstRow="0" w:lastRow="0" w:firstColumn="0" w:lastColumn="0" w:oddVBand="0" w:evenVBand="0" w:oddHBand="0" w:evenHBand="0" w:firstRowFirstColumn="0" w:firstRowLastColumn="0" w:lastRowFirstColumn="0" w:lastRowLastColumn="0"/>
            </w:pPr>
            <w:r>
              <w:t>3</w:t>
            </w:r>
          </w:p>
        </w:tc>
      </w:tr>
      <w:tr w:rsidR="005700D6" w:rsidRPr="00BC25B4" w14:paraId="645661F0" w14:textId="77777777" w:rsidTr="000B1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3B201801" w14:textId="5BEA666E" w:rsidR="005700D6" w:rsidRPr="00854090" w:rsidRDefault="005700D6" w:rsidP="000B188F">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b w:val="0"/>
                <w:bCs/>
              </w:rPr>
            </w:pPr>
            <w:r w:rsidRPr="00854090">
              <w:rPr>
                <w:rFonts w:asciiTheme="minorHAnsi" w:eastAsia="Times New Roman" w:hAnsiTheme="minorHAnsi" w:cs="Times New Roman"/>
                <w:b w:val="0"/>
                <w:bCs/>
              </w:rPr>
              <w:t xml:space="preserve">Everlink </w:t>
            </w:r>
            <w:r w:rsidRPr="00854090">
              <w:rPr>
                <w:rFonts w:asciiTheme="minorHAnsi" w:eastAsia="Times New Roman" w:hAnsiTheme="minorHAnsi" w:cs="Times New Roman"/>
                <w:b w:val="0"/>
                <w:bCs/>
                <w:i/>
                <w:iCs/>
              </w:rPr>
              <w:t>(Submission to Visa)</w:t>
            </w:r>
          </w:p>
        </w:tc>
        <w:tc>
          <w:tcPr>
            <w:tcW w:w="3123" w:type="dxa"/>
            <w:vAlign w:val="center"/>
          </w:tcPr>
          <w:p w14:paraId="5945C2FE" w14:textId="2583D636" w:rsidR="005700D6" w:rsidRDefault="005700D6" w:rsidP="000B188F">
            <w:pPr>
              <w:spacing w:before="20" w:after="20" w:line="240" w:lineRule="auto"/>
              <w:cnfStyle w:val="000000100000" w:firstRow="0" w:lastRow="0" w:firstColumn="0" w:lastColumn="0" w:oddVBand="0" w:evenVBand="0" w:oddHBand="1" w:evenHBand="0" w:firstRowFirstColumn="0" w:firstRowLastColumn="0" w:lastRowFirstColumn="0" w:lastRowLastColumn="0"/>
            </w:pPr>
            <w:r>
              <w:t>20</w:t>
            </w:r>
          </w:p>
        </w:tc>
      </w:tr>
      <w:tr w:rsidR="005700D6" w:rsidRPr="00BC25B4" w14:paraId="6EF1D56E" w14:textId="77777777" w:rsidTr="000B188F">
        <w:tc>
          <w:tcPr>
            <w:cnfStyle w:val="001000000000" w:firstRow="0" w:lastRow="0" w:firstColumn="1" w:lastColumn="0" w:oddVBand="0" w:evenVBand="0" w:oddHBand="0" w:evenHBand="0" w:firstRowFirstColumn="0" w:firstRowLastColumn="0" w:lastRowFirstColumn="0" w:lastRowLastColumn="0"/>
            <w:tcW w:w="5670" w:type="dxa"/>
            <w:vAlign w:val="center"/>
          </w:tcPr>
          <w:p w14:paraId="15886A6B" w14:textId="5769F244" w:rsidR="005700D6" w:rsidRPr="005700D6" w:rsidRDefault="005700D6" w:rsidP="000B188F">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rPr>
            </w:pPr>
            <w:r w:rsidRPr="005700D6">
              <w:rPr>
                <w:rFonts w:asciiTheme="minorHAnsi" w:eastAsia="Times New Roman" w:hAnsiTheme="minorHAnsi" w:cs="Times New Roman"/>
              </w:rPr>
              <w:t>Remaining</w:t>
            </w:r>
            <w:r>
              <w:rPr>
                <w:rFonts w:asciiTheme="minorHAnsi" w:eastAsia="Times New Roman" w:hAnsiTheme="minorHAnsi" w:cs="Times New Roman"/>
              </w:rPr>
              <w:t xml:space="preserve"> </w:t>
            </w:r>
            <w:r w:rsidR="00FD2919">
              <w:rPr>
                <w:rFonts w:asciiTheme="minorHAnsi" w:eastAsia="Times New Roman" w:hAnsiTheme="minorHAnsi" w:cs="Times New Roman"/>
              </w:rPr>
              <w:t xml:space="preserve">Calendar </w:t>
            </w:r>
            <w:r>
              <w:rPr>
                <w:rFonts w:asciiTheme="minorHAnsi" w:eastAsia="Times New Roman" w:hAnsiTheme="minorHAnsi" w:cs="Times New Roman"/>
              </w:rPr>
              <w:t>Days</w:t>
            </w:r>
            <w:r w:rsidR="00FD2919">
              <w:rPr>
                <w:rFonts w:asciiTheme="minorHAnsi" w:eastAsia="Times New Roman" w:hAnsiTheme="minorHAnsi" w:cs="Times New Roman"/>
              </w:rPr>
              <w:t xml:space="preserve"> Available for Beem</w:t>
            </w:r>
          </w:p>
        </w:tc>
        <w:tc>
          <w:tcPr>
            <w:tcW w:w="3123" w:type="dxa"/>
            <w:vAlign w:val="center"/>
          </w:tcPr>
          <w:p w14:paraId="2D674C96" w14:textId="4D523110" w:rsidR="005700D6" w:rsidRPr="00CB1D9C" w:rsidRDefault="005700D6" w:rsidP="000B188F">
            <w:pPr>
              <w:spacing w:before="20" w:after="20" w:line="240" w:lineRule="auto"/>
              <w:cnfStyle w:val="000000000000" w:firstRow="0" w:lastRow="0" w:firstColumn="0" w:lastColumn="0" w:oddVBand="0" w:evenVBand="0" w:oddHBand="0" w:evenHBand="0" w:firstRowFirstColumn="0" w:firstRowLastColumn="0" w:lastRowFirstColumn="0" w:lastRowLastColumn="0"/>
              <w:rPr>
                <w:b/>
                <w:bCs/>
              </w:rPr>
            </w:pPr>
            <w:r w:rsidRPr="00CB1D9C">
              <w:rPr>
                <w:b/>
                <w:bCs/>
              </w:rPr>
              <w:t xml:space="preserve">32 </w:t>
            </w:r>
            <w:r w:rsidRPr="00CB1D9C">
              <w:rPr>
                <w:b/>
                <w:bCs/>
                <w:i/>
                <w:iCs/>
              </w:rPr>
              <w:t>(~23 business days)</w:t>
            </w:r>
          </w:p>
        </w:tc>
      </w:tr>
    </w:tbl>
    <w:p w14:paraId="63DF5C07" w14:textId="2F412871" w:rsidR="00FF73CF" w:rsidRDefault="007220E3" w:rsidP="007220E3">
      <w:pPr>
        <w:pStyle w:val="Heading3"/>
        <w:numPr>
          <w:ilvl w:val="0"/>
          <w:numId w:val="0"/>
        </w:numPr>
        <w:spacing w:before="120" w:line="276" w:lineRule="auto"/>
        <w:ind w:left="992" w:hanging="992"/>
      </w:pPr>
      <w:r>
        <w:rPr>
          <w:sz w:val="28"/>
        </w:rPr>
        <w:t>Proposed Beem Internal Timelines</w:t>
      </w:r>
      <w:r w:rsidR="00E20FA4">
        <w:rPr>
          <w:sz w:val="28"/>
        </w:rPr>
        <w:t>:</w:t>
      </w:r>
    </w:p>
    <w:tbl>
      <w:tblPr>
        <w:tblStyle w:val="TealFINAL"/>
        <w:tblW w:w="0" w:type="auto"/>
        <w:tblCellMar>
          <w:bottom w:w="0" w:type="dxa"/>
        </w:tblCellMar>
        <w:tblLook w:val="04A0" w:firstRow="1" w:lastRow="0" w:firstColumn="1" w:lastColumn="0" w:noHBand="0" w:noVBand="1"/>
      </w:tblPr>
      <w:tblGrid>
        <w:gridCol w:w="5670"/>
        <w:gridCol w:w="3123"/>
      </w:tblGrid>
      <w:tr w:rsidR="005700D6" w:rsidRPr="00BC25B4" w14:paraId="41861ACB" w14:textId="77777777" w:rsidTr="005E1D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6C2E7832" w14:textId="26A56BF4" w:rsidR="005700D6" w:rsidRPr="00BC25B4" w:rsidRDefault="002E603B" w:rsidP="005E1D88">
            <w:pPr>
              <w:spacing w:before="120" w:after="120"/>
            </w:pPr>
            <w:r>
              <w:t xml:space="preserve">Internal Dispute Processing </w:t>
            </w:r>
            <w:r w:rsidR="005700D6">
              <w:t>Timeline</w:t>
            </w:r>
          </w:p>
        </w:tc>
        <w:tc>
          <w:tcPr>
            <w:tcW w:w="3123" w:type="dxa"/>
          </w:tcPr>
          <w:p w14:paraId="4DC60A4D" w14:textId="015837B1" w:rsidR="005700D6" w:rsidRPr="00BC25B4" w:rsidRDefault="005700D6" w:rsidP="005E1D88">
            <w:pPr>
              <w:spacing w:before="120" w:after="120"/>
              <w:cnfStyle w:val="100000000000" w:firstRow="1" w:lastRow="0" w:firstColumn="0" w:lastColumn="0" w:oddVBand="0" w:evenVBand="0" w:oddHBand="0" w:evenHBand="0" w:firstRowFirstColumn="0" w:firstRowLastColumn="0" w:lastRowFirstColumn="0" w:lastRowLastColumn="0"/>
            </w:pPr>
            <w:r>
              <w:t xml:space="preserve"> </w:t>
            </w:r>
            <w:r w:rsidR="00FD2919">
              <w:t>Business Days</w:t>
            </w:r>
          </w:p>
        </w:tc>
      </w:tr>
      <w:tr w:rsidR="005700D6" w:rsidRPr="00BC25B4" w14:paraId="612A9918"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2F48A42A" w14:textId="63698B59" w:rsidR="005700D6" w:rsidRPr="00854090" w:rsidRDefault="00FD2919" w:rsidP="005E1D88">
            <w:pPr>
              <w:spacing w:before="20" w:after="20" w:line="240" w:lineRule="auto"/>
              <w:rPr>
                <w:b w:val="0"/>
                <w:bCs/>
              </w:rPr>
            </w:pPr>
            <w:r w:rsidRPr="00854090">
              <w:rPr>
                <w:rFonts w:asciiTheme="minorHAnsi" w:eastAsia="Times New Roman" w:hAnsiTheme="minorHAnsi" w:cs="Times New Roman"/>
                <w:b w:val="0"/>
                <w:bCs/>
              </w:rPr>
              <w:t>Remaining Business Days Available for Beem</w:t>
            </w:r>
          </w:p>
        </w:tc>
        <w:tc>
          <w:tcPr>
            <w:tcW w:w="3123" w:type="dxa"/>
            <w:vAlign w:val="center"/>
          </w:tcPr>
          <w:p w14:paraId="10CE9B5A" w14:textId="6E83F864" w:rsidR="005700D6" w:rsidRPr="002E603B" w:rsidRDefault="00FD2919" w:rsidP="005E1D88">
            <w:pPr>
              <w:spacing w:before="20" w:after="20" w:line="240" w:lineRule="auto"/>
              <w:cnfStyle w:val="000000100000" w:firstRow="0" w:lastRow="0" w:firstColumn="0" w:lastColumn="0" w:oddVBand="0" w:evenVBand="0" w:oddHBand="1" w:evenHBand="0" w:firstRowFirstColumn="0" w:firstRowLastColumn="0" w:lastRowFirstColumn="0" w:lastRowLastColumn="0"/>
              <w:rPr>
                <w:b/>
                <w:bCs/>
              </w:rPr>
            </w:pPr>
            <w:r w:rsidRPr="002E603B">
              <w:rPr>
                <w:b/>
                <w:bCs/>
              </w:rPr>
              <w:t>23</w:t>
            </w:r>
          </w:p>
        </w:tc>
      </w:tr>
      <w:tr w:rsidR="005700D6" w:rsidRPr="00BC25B4" w14:paraId="6D014CD4" w14:textId="77777777" w:rsidTr="005E1D88">
        <w:tc>
          <w:tcPr>
            <w:cnfStyle w:val="001000000000" w:firstRow="0" w:lastRow="0" w:firstColumn="1" w:lastColumn="0" w:oddVBand="0" w:evenVBand="0" w:oddHBand="0" w:evenHBand="0" w:firstRowFirstColumn="0" w:firstRowLastColumn="0" w:lastRowFirstColumn="0" w:lastRowLastColumn="0"/>
            <w:tcW w:w="5670" w:type="dxa"/>
            <w:vAlign w:val="center"/>
          </w:tcPr>
          <w:p w14:paraId="3D8D7E93" w14:textId="44148CA1" w:rsidR="005700D6" w:rsidRPr="00854090" w:rsidRDefault="005700D6" w:rsidP="005E1D88">
            <w:pPr>
              <w:spacing w:before="20" w:after="20" w:line="240" w:lineRule="auto"/>
              <w:rPr>
                <w:b w:val="0"/>
                <w:bCs/>
                <w:i/>
                <w:iCs/>
              </w:rPr>
            </w:pPr>
            <w:r w:rsidRPr="00854090">
              <w:rPr>
                <w:b w:val="0"/>
                <w:bCs/>
              </w:rPr>
              <w:t xml:space="preserve">Stage 1: Dispute Intake </w:t>
            </w:r>
            <w:r w:rsidRPr="00854090">
              <w:rPr>
                <w:b w:val="0"/>
                <w:bCs/>
                <w:i/>
                <w:iCs/>
              </w:rPr>
              <w:t>(Growth Team)</w:t>
            </w:r>
          </w:p>
        </w:tc>
        <w:tc>
          <w:tcPr>
            <w:tcW w:w="3123" w:type="dxa"/>
            <w:vAlign w:val="center"/>
          </w:tcPr>
          <w:p w14:paraId="783D916F" w14:textId="65E2656C" w:rsidR="005700D6" w:rsidRPr="00BC25B4" w:rsidRDefault="00883546" w:rsidP="005E1D88">
            <w:pPr>
              <w:spacing w:before="20" w:after="20" w:line="240" w:lineRule="auto"/>
              <w:cnfStyle w:val="000000000000" w:firstRow="0" w:lastRow="0" w:firstColumn="0" w:lastColumn="0" w:oddVBand="0" w:evenVBand="0" w:oddHBand="0" w:evenHBand="0" w:firstRowFirstColumn="0" w:firstRowLastColumn="0" w:lastRowFirstColumn="0" w:lastRowLastColumn="0"/>
            </w:pPr>
            <w:r>
              <w:t>1</w:t>
            </w:r>
          </w:p>
        </w:tc>
      </w:tr>
      <w:tr w:rsidR="005700D6" w:rsidRPr="00BC25B4" w14:paraId="04B9FDBA"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5A67A4C0" w14:textId="66CA719D" w:rsidR="005700D6" w:rsidRPr="00854090" w:rsidRDefault="005700D6" w:rsidP="005E1D88">
            <w:pPr>
              <w:spacing w:before="20" w:after="20" w:line="240" w:lineRule="auto"/>
              <w:rPr>
                <w:b w:val="0"/>
                <w:bCs/>
                <w:i/>
                <w:iCs/>
              </w:rPr>
            </w:pPr>
            <w:r w:rsidRPr="00854090">
              <w:rPr>
                <w:b w:val="0"/>
                <w:bCs/>
              </w:rPr>
              <w:t xml:space="preserve">Stage 2A: Dispute Triage </w:t>
            </w:r>
            <w:r w:rsidRPr="00854090">
              <w:rPr>
                <w:b w:val="0"/>
                <w:bCs/>
                <w:i/>
                <w:iCs/>
              </w:rPr>
              <w:t>(Fraud Prevention Department / Payment Services Team)</w:t>
            </w:r>
          </w:p>
        </w:tc>
        <w:tc>
          <w:tcPr>
            <w:tcW w:w="3123" w:type="dxa"/>
            <w:vAlign w:val="center"/>
          </w:tcPr>
          <w:p w14:paraId="552843B3" w14:textId="194A9325" w:rsidR="005700D6" w:rsidRPr="00BC25B4" w:rsidRDefault="00883546" w:rsidP="005E1D88">
            <w:pPr>
              <w:spacing w:before="20" w:after="20" w:line="240" w:lineRule="auto"/>
              <w:cnfStyle w:val="000000100000" w:firstRow="0" w:lastRow="0" w:firstColumn="0" w:lastColumn="0" w:oddVBand="0" w:evenVBand="0" w:oddHBand="1" w:evenHBand="0" w:firstRowFirstColumn="0" w:firstRowLastColumn="0" w:lastRowFirstColumn="0" w:lastRowLastColumn="0"/>
            </w:pPr>
            <w:r>
              <w:t>5</w:t>
            </w:r>
          </w:p>
        </w:tc>
      </w:tr>
      <w:tr w:rsidR="005700D6" w:rsidRPr="00BC25B4" w14:paraId="6EFDAC8D" w14:textId="77777777" w:rsidTr="005E1D88">
        <w:tc>
          <w:tcPr>
            <w:cnfStyle w:val="001000000000" w:firstRow="0" w:lastRow="0" w:firstColumn="1" w:lastColumn="0" w:oddVBand="0" w:evenVBand="0" w:oddHBand="0" w:evenHBand="0" w:firstRowFirstColumn="0" w:firstRowLastColumn="0" w:lastRowFirstColumn="0" w:lastRowLastColumn="0"/>
            <w:tcW w:w="5670" w:type="dxa"/>
            <w:vAlign w:val="center"/>
          </w:tcPr>
          <w:p w14:paraId="46D09125" w14:textId="72C3BC39" w:rsidR="005700D6" w:rsidRPr="00854090" w:rsidRDefault="005700D6" w:rsidP="005E1D88">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b w:val="0"/>
                <w:bCs/>
                <w:i/>
                <w:iCs/>
              </w:rPr>
            </w:pPr>
            <w:r w:rsidRPr="00854090">
              <w:rPr>
                <w:rFonts w:asciiTheme="minorHAnsi" w:eastAsia="Times New Roman" w:hAnsiTheme="minorHAnsi" w:cs="Times New Roman"/>
                <w:b w:val="0"/>
                <w:bCs/>
              </w:rPr>
              <w:t xml:space="preserve">Stage 3: Case Preparation &amp; Document Assessment </w:t>
            </w:r>
            <w:r w:rsidRPr="00854090">
              <w:rPr>
                <w:b w:val="0"/>
                <w:bCs/>
                <w:i/>
                <w:iCs/>
              </w:rPr>
              <w:t>(Fraud Prevention Department / Payment Services Team)</w:t>
            </w:r>
          </w:p>
        </w:tc>
        <w:tc>
          <w:tcPr>
            <w:tcW w:w="3123" w:type="dxa"/>
            <w:vAlign w:val="center"/>
          </w:tcPr>
          <w:p w14:paraId="4A5D0E62" w14:textId="0DD54870" w:rsidR="005700D6" w:rsidRPr="00BC25B4" w:rsidRDefault="00883546" w:rsidP="005E1D88">
            <w:pPr>
              <w:spacing w:before="20" w:after="20" w:line="240" w:lineRule="auto"/>
              <w:cnfStyle w:val="000000000000" w:firstRow="0" w:lastRow="0" w:firstColumn="0" w:lastColumn="0" w:oddVBand="0" w:evenVBand="0" w:oddHBand="0" w:evenHBand="0" w:firstRowFirstColumn="0" w:firstRowLastColumn="0" w:lastRowFirstColumn="0" w:lastRowLastColumn="0"/>
            </w:pPr>
            <w:r>
              <w:t>1</w:t>
            </w:r>
            <w:r w:rsidR="007E2EC9">
              <w:t>4</w:t>
            </w:r>
          </w:p>
        </w:tc>
      </w:tr>
      <w:tr w:rsidR="000F37A5" w:rsidRPr="00BC25B4" w14:paraId="0F54CD72"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43B291CB" w14:textId="40CAAB0F" w:rsidR="000F37A5" w:rsidRPr="00854090" w:rsidRDefault="000F37A5" w:rsidP="005E1D88">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b w:val="0"/>
                <w:bCs/>
              </w:rPr>
            </w:pPr>
            <w:r w:rsidRPr="00854090">
              <w:rPr>
                <w:rFonts w:asciiTheme="minorHAnsi" w:eastAsia="Times New Roman" w:hAnsiTheme="minorHAnsi" w:cs="Times New Roman"/>
                <w:b w:val="0"/>
                <w:bCs/>
              </w:rPr>
              <w:t xml:space="preserve">Stage </w:t>
            </w:r>
            <w:r>
              <w:rPr>
                <w:rFonts w:asciiTheme="minorHAnsi" w:eastAsia="Times New Roman" w:hAnsiTheme="minorHAnsi" w:cs="Times New Roman"/>
                <w:b w:val="0"/>
                <w:bCs/>
              </w:rPr>
              <w:t>4:</w:t>
            </w:r>
            <w:r w:rsidRPr="00854090">
              <w:rPr>
                <w:rFonts w:asciiTheme="minorHAnsi" w:eastAsia="Times New Roman" w:hAnsiTheme="minorHAnsi" w:cs="Times New Roman"/>
                <w:b w:val="0"/>
                <w:bCs/>
              </w:rPr>
              <w:t xml:space="preserve"> </w:t>
            </w:r>
            <w:r w:rsidRPr="000F37A5">
              <w:rPr>
                <w:b w:val="0"/>
                <w:bCs/>
              </w:rPr>
              <w:t>Network Submission &amp; Response</w:t>
            </w:r>
            <w:r w:rsidRPr="000F37A5">
              <w:rPr>
                <w:b w:val="0"/>
                <w:bCs/>
                <w:i/>
                <w:iCs/>
              </w:rPr>
              <w:t xml:space="preserve"> </w:t>
            </w:r>
            <w:r>
              <w:rPr>
                <w:b w:val="0"/>
                <w:bCs/>
                <w:i/>
                <w:iCs/>
              </w:rPr>
              <w:t>(</w:t>
            </w:r>
            <w:r w:rsidRPr="00854090">
              <w:rPr>
                <w:b w:val="0"/>
                <w:bCs/>
                <w:i/>
                <w:iCs/>
              </w:rPr>
              <w:t>Fraud Prevention Department / Payment Services Team)</w:t>
            </w:r>
          </w:p>
        </w:tc>
        <w:tc>
          <w:tcPr>
            <w:tcW w:w="3123" w:type="dxa"/>
            <w:vAlign w:val="center"/>
          </w:tcPr>
          <w:p w14:paraId="348FE519" w14:textId="2C765D0A" w:rsidR="000F37A5" w:rsidRDefault="002E603B" w:rsidP="005E1D88">
            <w:pPr>
              <w:spacing w:before="20" w:after="20" w:line="240" w:lineRule="auto"/>
              <w:cnfStyle w:val="000000100000" w:firstRow="0" w:lastRow="0" w:firstColumn="0" w:lastColumn="0" w:oddVBand="0" w:evenVBand="0" w:oddHBand="1" w:evenHBand="0" w:firstRowFirstColumn="0" w:firstRowLastColumn="0" w:lastRowFirstColumn="0" w:lastRowLastColumn="0"/>
            </w:pPr>
            <w:r>
              <w:t>3</w:t>
            </w:r>
          </w:p>
        </w:tc>
      </w:tr>
    </w:tbl>
    <w:p w14:paraId="4E896D75" w14:textId="77777777" w:rsidR="00BF6567" w:rsidRDefault="00BF6567"/>
    <w:sectPr w:rsidR="00BF6567" w:rsidSect="00A7343A">
      <w:footerReference w:type="first" r:id="rId30"/>
      <w:pgSz w:w="12240" w:h="15840"/>
      <w:pgMar w:top="1559" w:right="1440" w:bottom="1440" w:left="1440" w:header="720" w:footer="34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Bishop, Alex" w:date="2026-10-19T17:06:00Z" w:initials="AB">
    <w:p w14:paraId="734F24C8" w14:textId="77777777" w:rsidR="00521BD3" w:rsidRDefault="00521BD3" w:rsidP="00521BD3">
      <w:pPr>
        <w:pStyle w:val="CommentText"/>
      </w:pPr>
      <w:r>
        <w:rPr>
          <w:rStyle w:val="CommentReference"/>
        </w:rPr>
        <w:annotationRef/>
      </w:r>
      <w:r>
        <w:t>Suggest putting full form before the acronym for clarity.</w:t>
      </w:r>
    </w:p>
  </w:comment>
  <w:comment w:id="5" w:author="Bishop, Alex" w:date="2026-10-19T17:16:00Z" w:initials="AB">
    <w:p w14:paraId="162F911B" w14:textId="77777777" w:rsidR="005E3979" w:rsidRDefault="005E3979" w:rsidP="005E3979">
      <w:pPr>
        <w:pStyle w:val="CommentText"/>
      </w:pPr>
      <w:r>
        <w:rPr>
          <w:rStyle w:val="CommentReference"/>
        </w:rPr>
        <w:annotationRef/>
      </w:r>
      <w:r>
        <w:t>Should be either a bullet or a 1.</w:t>
      </w:r>
    </w:p>
  </w:comment>
  <w:comment w:id="6" w:author="Lin, David" w:date="2026-10-19T17:22:00Z" w:initials="DL">
    <w:p w14:paraId="08DC2070" w14:textId="77777777" w:rsidR="00BF7CDD" w:rsidRDefault="00BF7CDD" w:rsidP="00BF7CDD">
      <w:pPr>
        <w:pStyle w:val="CommentText"/>
      </w:pPr>
      <w:r>
        <w:rPr>
          <w:rStyle w:val="CommentReference"/>
        </w:rPr>
        <w:annotationRef/>
      </w:r>
      <w:r>
        <w:t>Great catch thank you</w:t>
      </w:r>
    </w:p>
  </w:comment>
  <w:comment w:id="7" w:author="Bishop, Alex" w:date="2026-10-19T17:18:00Z" w:initials="AB">
    <w:p w14:paraId="0255069A" w14:textId="77777777" w:rsidR="005947D2" w:rsidRDefault="005947D2" w:rsidP="00464007">
      <w:pPr>
        <w:pStyle w:val="CommentText"/>
      </w:pPr>
      <w:r>
        <w:rPr>
          <w:rStyle w:val="CommentReference"/>
        </w:rPr>
        <w:annotationRef/>
      </w:r>
      <w:r>
        <w:t>Suggest placing this above the “not submitted within the window” steps so that if it was, user can proceed straight to step 2.</w:t>
      </w:r>
    </w:p>
  </w:comment>
  <w:comment w:id="8" w:author="Bishop, Alex" w:date="2026-10-19T17:19:00Z" w:initials="AB">
    <w:p w14:paraId="03599DE1" w14:textId="77777777" w:rsidR="005947D2" w:rsidRDefault="005947D2" w:rsidP="005A13AF">
      <w:pPr>
        <w:pStyle w:val="CommentText"/>
      </w:pPr>
      <w:r>
        <w:rPr>
          <w:rStyle w:val="CommentReference"/>
        </w:rPr>
        <w:annotationRef/>
      </w:r>
      <w:r>
        <w:t>Same as above, suggest placing this before the “below threshold” steps.</w:t>
      </w:r>
    </w:p>
  </w:comment>
  <w:comment w:id="11" w:author="Bishop, Alex" w:date="2026-10-19T17:21:00Z" w:initials="AB">
    <w:p w14:paraId="37DF0B3A" w14:textId="77777777" w:rsidR="00E614DA" w:rsidRDefault="00E614DA" w:rsidP="00E614DA">
      <w:pPr>
        <w:pStyle w:val="CommentText"/>
      </w:pPr>
      <w:r>
        <w:rPr>
          <w:rStyle w:val="CommentReference"/>
        </w:rPr>
        <w:annotationRef/>
      </w:r>
      <w:r>
        <w:t>Suggest changing wording to “sufficient” to match the point above.</w:t>
      </w:r>
    </w:p>
  </w:comment>
  <w:comment w:id="12" w:author="Bishop, Alex" w:date="2026-10-19T17:22:00Z" w:initials="AB">
    <w:p w14:paraId="6B370791" w14:textId="77777777" w:rsidR="006274C9" w:rsidRDefault="006274C9" w:rsidP="006274C9">
      <w:pPr>
        <w:pStyle w:val="CommentText"/>
      </w:pPr>
      <w:r>
        <w:rPr>
          <w:rStyle w:val="CommentReference"/>
        </w:rPr>
        <w:annotationRef/>
      </w:r>
      <w:r>
        <w:t>Same as above, “insufficient” would be more aligned with points before.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4F24C8" w15:done="1"/>
  <w15:commentEx w15:paraId="162F911B" w15:done="1"/>
  <w15:commentEx w15:paraId="08DC2070" w15:paraIdParent="162F911B" w15:done="1"/>
  <w15:commentEx w15:paraId="0255069A" w15:done="1"/>
  <w15:commentEx w15:paraId="03599DE1" w15:done="1"/>
  <w15:commentEx w15:paraId="37DF0B3A" w15:done="1"/>
  <w15:commentEx w15:paraId="6B37079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99C4EF" w16cex:dateUtc="2026-10-19T21:06:00Z"/>
  <w16cex:commentExtensible w16cex:durableId="426FC092" w16cex:dateUtc="2026-10-19T21:16:00Z"/>
  <w16cex:commentExtensible w16cex:durableId="779A54E6" w16cex:dateUtc="2026-10-19T21:22:00Z"/>
  <w16cex:commentExtensible w16cex:durableId="571015B8" w16cex:dateUtc="2026-10-19T21:18:00Z"/>
  <w16cex:commentExtensible w16cex:durableId="04DA8857" w16cex:dateUtc="2026-10-19T21:19:00Z"/>
  <w16cex:commentExtensible w16cex:durableId="73DD866C" w16cex:dateUtc="2026-10-19T21:21:00Z"/>
  <w16cex:commentExtensible w16cex:durableId="1F8C73B3" w16cex:dateUtc="2026-10-19T2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4F24C8" w16cid:durableId="6099C4EF"/>
  <w16cid:commentId w16cid:paraId="162F911B" w16cid:durableId="426FC092"/>
  <w16cid:commentId w16cid:paraId="08DC2070" w16cid:durableId="779A54E6"/>
  <w16cid:commentId w16cid:paraId="0255069A" w16cid:durableId="571015B8"/>
  <w16cid:commentId w16cid:paraId="03599DE1" w16cid:durableId="04DA8857"/>
  <w16cid:commentId w16cid:paraId="37DF0B3A" w16cid:durableId="73DD866C"/>
  <w16cid:commentId w16cid:paraId="6B370791" w16cid:durableId="1F8C73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6447A" w14:textId="77777777" w:rsidR="002416AC" w:rsidRPr="00BD2C13" w:rsidRDefault="002416AC" w:rsidP="008436BE">
      <w:pPr>
        <w:spacing w:before="0" w:after="0"/>
      </w:pPr>
      <w:r w:rsidRPr="00BD2C13">
        <w:separator/>
      </w:r>
    </w:p>
    <w:p w14:paraId="7C8D9C16" w14:textId="77777777" w:rsidR="002416AC" w:rsidRPr="00BD2C13" w:rsidRDefault="002416AC"/>
    <w:p w14:paraId="5FA9F8CB" w14:textId="77777777" w:rsidR="002416AC" w:rsidRPr="00BD2C13" w:rsidRDefault="002416AC" w:rsidP="00590789"/>
  </w:endnote>
  <w:endnote w:type="continuationSeparator" w:id="0">
    <w:p w14:paraId="08098522" w14:textId="77777777" w:rsidR="002416AC" w:rsidRPr="00BD2C13" w:rsidRDefault="002416AC" w:rsidP="008436BE">
      <w:pPr>
        <w:spacing w:before="0" w:after="0"/>
      </w:pPr>
      <w:r w:rsidRPr="00BD2C13">
        <w:continuationSeparator/>
      </w:r>
    </w:p>
    <w:p w14:paraId="70451016" w14:textId="77777777" w:rsidR="002416AC" w:rsidRPr="00BD2C13" w:rsidRDefault="002416AC"/>
    <w:p w14:paraId="248718AD" w14:textId="77777777" w:rsidR="002416AC" w:rsidRPr="00BD2C13" w:rsidRDefault="002416AC" w:rsidP="00590789"/>
  </w:endnote>
  <w:endnote w:type="continuationNotice" w:id="1">
    <w:p w14:paraId="081B2946" w14:textId="77777777" w:rsidR="002416AC" w:rsidRPr="00BD2C13" w:rsidRDefault="002416A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D42B" w14:textId="77777777" w:rsidR="003D63E2" w:rsidRPr="00BD2C13" w:rsidRDefault="003D63E2" w:rsidP="008E41E2">
    <w:pPr>
      <w:pStyle w:val="Footer"/>
    </w:pPr>
    <w:r w:rsidRPr="00BD2C13">
      <w:br/>
      <w:t>Visa Debit Card Fraud Investigation &amp; Disposition SOP &amp; Process Flow</w:t>
    </w:r>
    <w:r w:rsidRPr="00BD2C13">
      <w:tab/>
    </w:r>
    <w:r w:rsidRPr="00BD2C13">
      <w:tab/>
    </w:r>
    <w:sdt>
      <w:sdtPr>
        <w:id w:val="-248203317"/>
        <w:docPartObj>
          <w:docPartGallery w:val="Page Numbers (Bottom of Page)"/>
          <w:docPartUnique/>
        </w:docPartObj>
      </w:sdtPr>
      <w:sdtContent>
        <w:r w:rsidRPr="00BD2C13">
          <w:fldChar w:fldCharType="begin"/>
        </w:r>
        <w:r w:rsidRPr="00BD2C13">
          <w:instrText xml:space="preserve"> PAGE   \* MERGEFORMAT </w:instrText>
        </w:r>
        <w:r w:rsidRPr="00BD2C13">
          <w:fldChar w:fldCharType="separate"/>
        </w:r>
        <w:r w:rsidRPr="00BD2C13">
          <w:t>i</w:t>
        </w:r>
        <w:r w:rsidRPr="00BD2C13">
          <w:fldChar w:fldCharType="end"/>
        </w:r>
      </w:sdtContent>
    </w:sdt>
  </w:p>
  <w:p w14:paraId="09D26D5C" w14:textId="77777777" w:rsidR="003D63E2" w:rsidRPr="00BD2C13" w:rsidRDefault="003D63E2" w:rsidP="008E41E2">
    <w:pPr>
      <w:pStyle w:val="Footer"/>
    </w:pPr>
  </w:p>
  <w:p w14:paraId="68BA1FF0" w14:textId="77777777" w:rsidR="003D63E2" w:rsidRPr="00BD2C13" w:rsidRDefault="003D63E2" w:rsidP="008E41E2">
    <w:pPr>
      <w:pStyle w:val="Footer"/>
    </w:pPr>
    <w:r w:rsidRPr="00BD2C13">
      <w:t xml:space="preserve">BlueShore Financial, </w:t>
    </w:r>
    <w:r w:rsidRPr="00BD2C13">
      <w:rPr>
        <w:rStyle w:val="ui-provider"/>
        <w:color w:val="999999"/>
        <w:sz w:val="14"/>
        <w:szCs w:val="14"/>
      </w:rPr>
      <w:t>GFCU Savings, Gulf &amp; Fraser, Interior Savings and North Peace Savings are trade names of Beem Credit Union.</w:t>
    </w:r>
  </w:p>
  <w:p w14:paraId="476818E6" w14:textId="77777777" w:rsidR="003D63E2" w:rsidRPr="00BD2C13" w:rsidRDefault="003D63E2" w:rsidP="008E4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126491B9" w14:textId="77777777" w:rsidTr="002161EB">
      <w:trPr>
        <w:trHeight w:val="300"/>
      </w:trPr>
      <w:tc>
        <w:tcPr>
          <w:tcW w:w="3120" w:type="dxa"/>
        </w:tcPr>
        <w:p w14:paraId="2797E824" w14:textId="77777777" w:rsidR="40947BD9" w:rsidRPr="00BD2C13" w:rsidRDefault="40947BD9" w:rsidP="002161EB">
          <w:pPr>
            <w:pStyle w:val="Header"/>
            <w:ind w:left="-115"/>
          </w:pPr>
        </w:p>
      </w:tc>
      <w:tc>
        <w:tcPr>
          <w:tcW w:w="3120" w:type="dxa"/>
        </w:tcPr>
        <w:p w14:paraId="09B17430" w14:textId="77777777" w:rsidR="40947BD9" w:rsidRPr="00BD2C13" w:rsidRDefault="40947BD9" w:rsidP="002161EB">
          <w:pPr>
            <w:pStyle w:val="Header"/>
            <w:jc w:val="center"/>
          </w:pPr>
        </w:p>
      </w:tc>
      <w:tc>
        <w:tcPr>
          <w:tcW w:w="3120" w:type="dxa"/>
        </w:tcPr>
        <w:p w14:paraId="77C3175F" w14:textId="77777777" w:rsidR="40947BD9" w:rsidRPr="00BD2C13" w:rsidRDefault="40947BD9" w:rsidP="002161EB">
          <w:pPr>
            <w:pStyle w:val="Header"/>
            <w:ind w:right="-115"/>
            <w:jc w:val="right"/>
          </w:pPr>
        </w:p>
      </w:tc>
    </w:tr>
  </w:tbl>
  <w:p w14:paraId="37372393" w14:textId="77777777" w:rsidR="00F3523B" w:rsidRPr="00BD2C13" w:rsidRDefault="00F352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BC47" w14:textId="481C1796" w:rsidR="00481226" w:rsidRPr="00BD2C13" w:rsidRDefault="00DC368D" w:rsidP="008E41E2">
    <w:pPr>
      <w:pStyle w:val="Footer"/>
    </w:pPr>
    <w:r w:rsidRPr="00BD2C13">
      <w:rPr>
        <w:noProof/>
      </w:rPr>
      <w:drawing>
        <wp:inline distT="0" distB="0" distL="0" distR="0" wp14:anchorId="4C64EE19" wp14:editId="74CF3E6D">
          <wp:extent cx="5974715" cy="12065"/>
          <wp:effectExtent l="0" t="0" r="0" b="0"/>
          <wp:docPr id="1115040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4715" cy="12065"/>
                  </a:xfrm>
                  <a:prstGeom prst="rect">
                    <a:avLst/>
                  </a:prstGeom>
                  <a:noFill/>
                </pic:spPr>
              </pic:pic>
            </a:graphicData>
          </a:graphic>
        </wp:inline>
      </w:drawing>
    </w:r>
    <w:r w:rsidR="00481226" w:rsidRPr="00BD2C13">
      <w:tab/>
    </w:r>
    <w:sdt>
      <w:sdtPr>
        <w:rPr>
          <w:rStyle w:val="BeemPageNumberChar"/>
          <w:sz w:val="18"/>
          <w:szCs w:val="18"/>
        </w:rPr>
        <w:id w:val="-1463039354"/>
        <w:docPartObj>
          <w:docPartGallery w:val="Page Numbers (Bottom of Page)"/>
          <w:docPartUnique/>
        </w:docPartObj>
      </w:sdtPr>
      <w:sdtEndPr>
        <w:rPr>
          <w:rStyle w:val="DefaultParagraphFont"/>
          <w:b w:val="0"/>
          <w:bCs w:val="0"/>
          <w:sz w:val="20"/>
          <w:szCs w:val="20"/>
        </w:rPr>
      </w:sdtEndPr>
      <w:sdtContent>
        <w:r w:rsidR="00481226" w:rsidRPr="00BD2C13">
          <w:rPr>
            <w:rStyle w:val="BeemPageNumberChar"/>
            <w:b w:val="0"/>
            <w:sz w:val="18"/>
            <w:szCs w:val="18"/>
          </w:rPr>
          <w:fldChar w:fldCharType="begin"/>
        </w:r>
        <w:r w:rsidR="00481226" w:rsidRPr="00BD2C13">
          <w:rPr>
            <w:rStyle w:val="BeemPageNumberChar"/>
            <w:b w:val="0"/>
            <w:sz w:val="18"/>
            <w:szCs w:val="18"/>
          </w:rPr>
          <w:instrText xml:space="preserve"> PAGE   \* MERGEFORMAT </w:instrText>
        </w:r>
        <w:r w:rsidR="00481226" w:rsidRPr="00BD2C13">
          <w:rPr>
            <w:rStyle w:val="BeemPageNumberChar"/>
            <w:b w:val="0"/>
            <w:sz w:val="18"/>
            <w:szCs w:val="18"/>
          </w:rPr>
          <w:fldChar w:fldCharType="separate"/>
        </w:r>
        <w:r w:rsidR="00481226" w:rsidRPr="00BD2C13">
          <w:rPr>
            <w:rStyle w:val="BeemPageNumberChar"/>
            <w:b w:val="0"/>
            <w:sz w:val="18"/>
            <w:szCs w:val="18"/>
          </w:rPr>
          <w:t>i</w:t>
        </w:r>
        <w:r w:rsidR="00481226" w:rsidRPr="00BD2C13">
          <w:rPr>
            <w:rStyle w:val="BeemPageNumberChar"/>
            <w:b w:val="0"/>
            <w:sz w:val="18"/>
            <w:szCs w:val="18"/>
          </w:rPr>
          <w:fldChar w:fldCharType="end"/>
        </w:r>
      </w:sdtContent>
    </w:sdt>
  </w:p>
  <w:p w14:paraId="2AE7BFAB" w14:textId="77777777" w:rsidR="00481226" w:rsidRPr="00BD2C13" w:rsidRDefault="00481226" w:rsidP="00474FAC">
    <w:pPr>
      <w:pStyle w:val="BeemFooter-BrandNames"/>
    </w:pPr>
    <w:r w:rsidRPr="00BD2C13">
      <w:t>BlueShore Financial, GFCU Savings, Gulf &amp; Fraser, Interior Savings and North Peace Savings are trade names of Beem Credit Union.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5F02B54B" w14:textId="77777777" w:rsidTr="002161EB">
      <w:trPr>
        <w:trHeight w:val="300"/>
      </w:trPr>
      <w:tc>
        <w:tcPr>
          <w:tcW w:w="3120" w:type="dxa"/>
        </w:tcPr>
        <w:p w14:paraId="74F7739C" w14:textId="77777777" w:rsidR="40947BD9" w:rsidRPr="00BD2C13" w:rsidRDefault="40947BD9" w:rsidP="002161EB">
          <w:pPr>
            <w:pStyle w:val="Header"/>
            <w:ind w:left="-115"/>
          </w:pPr>
        </w:p>
      </w:tc>
      <w:tc>
        <w:tcPr>
          <w:tcW w:w="3120" w:type="dxa"/>
        </w:tcPr>
        <w:p w14:paraId="541B10CC" w14:textId="77777777" w:rsidR="40947BD9" w:rsidRPr="00BD2C13" w:rsidRDefault="40947BD9" w:rsidP="002161EB">
          <w:pPr>
            <w:pStyle w:val="Header"/>
            <w:jc w:val="center"/>
          </w:pPr>
        </w:p>
      </w:tc>
      <w:tc>
        <w:tcPr>
          <w:tcW w:w="3120" w:type="dxa"/>
        </w:tcPr>
        <w:p w14:paraId="2D6035F5" w14:textId="77777777" w:rsidR="40947BD9" w:rsidRPr="00BD2C13" w:rsidRDefault="40947BD9" w:rsidP="002161EB">
          <w:pPr>
            <w:pStyle w:val="Header"/>
            <w:ind w:right="-115"/>
            <w:jc w:val="right"/>
          </w:pPr>
        </w:p>
      </w:tc>
    </w:tr>
  </w:tbl>
  <w:p w14:paraId="05F1EE6B" w14:textId="77777777" w:rsidR="00F3523B" w:rsidRPr="00BD2C13" w:rsidRDefault="00F3523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4E2E7913" w14:textId="77777777" w:rsidTr="002161EB">
      <w:trPr>
        <w:trHeight w:val="300"/>
      </w:trPr>
      <w:tc>
        <w:tcPr>
          <w:tcW w:w="3120" w:type="dxa"/>
        </w:tcPr>
        <w:p w14:paraId="5F3FBA03" w14:textId="77777777" w:rsidR="40947BD9" w:rsidRPr="00BD2C13" w:rsidRDefault="40947BD9" w:rsidP="002161EB">
          <w:pPr>
            <w:pStyle w:val="Header"/>
            <w:ind w:left="-115"/>
          </w:pPr>
        </w:p>
      </w:tc>
      <w:tc>
        <w:tcPr>
          <w:tcW w:w="3120" w:type="dxa"/>
        </w:tcPr>
        <w:p w14:paraId="2ACFED18" w14:textId="77777777" w:rsidR="40947BD9" w:rsidRPr="00BD2C13" w:rsidRDefault="40947BD9" w:rsidP="002161EB">
          <w:pPr>
            <w:pStyle w:val="Header"/>
            <w:jc w:val="center"/>
          </w:pPr>
        </w:p>
      </w:tc>
      <w:tc>
        <w:tcPr>
          <w:tcW w:w="3120" w:type="dxa"/>
        </w:tcPr>
        <w:p w14:paraId="05C769B2" w14:textId="77777777" w:rsidR="40947BD9" w:rsidRPr="00BD2C13" w:rsidRDefault="40947BD9" w:rsidP="002161EB">
          <w:pPr>
            <w:pStyle w:val="Header"/>
            <w:ind w:right="-115"/>
            <w:jc w:val="right"/>
          </w:pPr>
        </w:p>
      </w:tc>
    </w:tr>
  </w:tbl>
  <w:p w14:paraId="67E7BC92" w14:textId="77777777" w:rsidR="00F3523B" w:rsidRPr="00BD2C13" w:rsidRDefault="00F352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6A8BB" w14:textId="77777777" w:rsidR="002416AC" w:rsidRPr="00BD2C13" w:rsidRDefault="002416AC" w:rsidP="00590789">
      <w:r w:rsidRPr="00BD2C13">
        <w:separator/>
      </w:r>
    </w:p>
  </w:footnote>
  <w:footnote w:type="continuationSeparator" w:id="0">
    <w:p w14:paraId="5B4E2F87" w14:textId="77777777" w:rsidR="002416AC" w:rsidRPr="00BD2C13" w:rsidRDefault="002416AC" w:rsidP="00590789">
      <w:r w:rsidRPr="00BD2C13">
        <w:continuationSeparator/>
      </w:r>
    </w:p>
  </w:footnote>
  <w:footnote w:type="continuationNotice" w:id="1">
    <w:p w14:paraId="5B1B256F" w14:textId="77777777" w:rsidR="002416AC" w:rsidRPr="00BD2C13" w:rsidRDefault="002416A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0AD0" w14:textId="77777777" w:rsidR="003D63E2" w:rsidRPr="00BD2C13" w:rsidRDefault="003D63E2">
    <w:pPr>
      <w:pStyle w:val="Header"/>
    </w:pPr>
    <w:r w:rsidRPr="00BD2C13">
      <w:rPr>
        <w:rFonts w:eastAsiaTheme="majorEastAsia"/>
        <w:noProof/>
        <w:lang w:eastAsia="en-CA"/>
        <w14:ligatures w14:val="standardContextual"/>
      </w:rPr>
      <w:drawing>
        <wp:anchor distT="0" distB="0" distL="114300" distR="114300" simplePos="0" relativeHeight="251658241" behindDoc="1" locked="1" layoutInCell="1" allowOverlap="1" wp14:anchorId="5802C0A3" wp14:editId="7CA50BB2">
          <wp:simplePos x="0" y="0"/>
          <wp:positionH relativeFrom="page">
            <wp:posOffset>10510</wp:posOffset>
          </wp:positionH>
          <wp:positionV relativeFrom="page">
            <wp:align>top</wp:align>
          </wp:positionV>
          <wp:extent cx="7818120" cy="10113264"/>
          <wp:effectExtent l="0" t="0" r="0" b="2540"/>
          <wp:wrapNone/>
          <wp:docPr id="104596760"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1728" name="Picture 7"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18120" cy="10113264"/>
                  </a:xfrm>
                  <a:prstGeom prst="rect">
                    <a:avLst/>
                  </a:prstGeom>
                </pic:spPr>
              </pic:pic>
            </a:graphicData>
          </a:graphic>
          <wp14:sizeRelH relativeFrom="page">
            <wp14:pctWidth>0</wp14:pctWidth>
          </wp14:sizeRelH>
          <wp14:sizeRelV relativeFrom="page">
            <wp14:pctHeight>0</wp14:pctHeight>
          </wp14:sizeRelV>
        </wp:anchor>
      </w:drawing>
    </w:r>
    <w:r w:rsidRPr="00BD2C13">
      <w:rPr>
        <w:rFonts w:eastAsiaTheme="majorEastAsia"/>
        <w:noProof/>
        <w:lang w:eastAsia="en-CA"/>
      </w:rPr>
      <w:drawing>
        <wp:anchor distT="0" distB="0" distL="114300" distR="114300" simplePos="0" relativeHeight="251658242" behindDoc="0" locked="0" layoutInCell="1" allowOverlap="1" wp14:anchorId="62BEADBD" wp14:editId="481C1216">
          <wp:simplePos x="0" y="0"/>
          <wp:positionH relativeFrom="margin">
            <wp:posOffset>10067290</wp:posOffset>
          </wp:positionH>
          <wp:positionV relativeFrom="page">
            <wp:posOffset>8785860</wp:posOffset>
          </wp:positionV>
          <wp:extent cx="838212" cy="460194"/>
          <wp:effectExtent l="0" t="0" r="0" b="0"/>
          <wp:wrapNone/>
          <wp:docPr id="49148165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2"/>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5443" w14:textId="77777777" w:rsidR="003D63E2" w:rsidRPr="00BD2C13" w:rsidRDefault="003D63E2" w:rsidP="000816D4">
    <w:pPr>
      <w:pStyle w:val="Header"/>
    </w:pPr>
    <w:r w:rsidRPr="00BD2C13">
      <w:rPr>
        <w:noProof/>
        <w14:ligatures w14:val="standardContextual"/>
      </w:rPr>
      <w:drawing>
        <wp:anchor distT="0" distB="0" distL="114300" distR="114300" simplePos="0" relativeHeight="251658243" behindDoc="1" locked="1" layoutInCell="1" allowOverlap="1" wp14:anchorId="77EEBB71" wp14:editId="1C99DC02">
          <wp:simplePos x="0" y="0"/>
          <wp:positionH relativeFrom="page">
            <wp:align>left</wp:align>
          </wp:positionH>
          <wp:positionV relativeFrom="page">
            <wp:align>bottom</wp:align>
          </wp:positionV>
          <wp:extent cx="7761605" cy="10039985"/>
          <wp:effectExtent l="0" t="0" r="0" b="0"/>
          <wp:wrapNone/>
          <wp:docPr id="1670158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6910"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1700" cy="1004011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83D8" w14:textId="77777777" w:rsidR="00481226" w:rsidRPr="00BD2C13" w:rsidRDefault="00EC3F53" w:rsidP="009F525E">
    <w:pPr>
      <w:pStyle w:val="Header"/>
      <w:ind w:left="-1440"/>
    </w:pPr>
    <w:r w:rsidRPr="00BD2C13">
      <w:rPr>
        <w:noProof/>
        <w:lang w:eastAsia="en-CA"/>
      </w:rPr>
      <w:drawing>
        <wp:anchor distT="0" distB="0" distL="114300" distR="114300" simplePos="0" relativeHeight="251658240" behindDoc="0" locked="0" layoutInCell="1" allowOverlap="1" wp14:anchorId="064A6ED4" wp14:editId="7DF0AFCF">
          <wp:simplePos x="0" y="0"/>
          <wp:positionH relativeFrom="margin">
            <wp:posOffset>5105400</wp:posOffset>
          </wp:positionH>
          <wp:positionV relativeFrom="page">
            <wp:posOffset>393436</wp:posOffset>
          </wp:positionV>
          <wp:extent cx="838200" cy="459740"/>
          <wp:effectExtent l="0" t="0" r="0" b="0"/>
          <wp:wrapNone/>
          <wp:docPr id="1814106950"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
                    <a:alphaModFix amt="35000"/>
                  </a:blip>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r w:rsidR="00481226" w:rsidRPr="00BD2C13">
      <w:rPr>
        <w:rFonts w:eastAsiaTheme="majorEastAsia"/>
        <w:noProof/>
        <w:lang w:eastAsia="en-CA"/>
      </w:rPr>
      <w:drawing>
        <wp:anchor distT="0" distB="0" distL="114300" distR="114300" simplePos="0" relativeHeight="251658244" behindDoc="0" locked="0" layoutInCell="1" allowOverlap="1" wp14:anchorId="72D9735A" wp14:editId="1B2B4ADE">
          <wp:simplePos x="0" y="0"/>
          <wp:positionH relativeFrom="margin">
            <wp:posOffset>10067290</wp:posOffset>
          </wp:positionH>
          <wp:positionV relativeFrom="page">
            <wp:posOffset>8785860</wp:posOffset>
          </wp:positionV>
          <wp:extent cx="838212" cy="460194"/>
          <wp:effectExtent l="0" t="0" r="0" b="0"/>
          <wp:wrapNone/>
          <wp:docPr id="112259587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1"/>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F6257"/>
    <w:multiLevelType w:val="hybridMultilevel"/>
    <w:tmpl w:val="994EEAB0"/>
    <w:lvl w:ilvl="0" w:tplc="1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883008"/>
    <w:multiLevelType w:val="hybridMultilevel"/>
    <w:tmpl w:val="4448DC60"/>
    <w:lvl w:ilvl="0" w:tplc="10090003">
      <w:start w:val="1"/>
      <w:numFmt w:val="bullet"/>
      <w:lvlText w:val="o"/>
      <w:lvlJc w:val="left"/>
      <w:pPr>
        <w:ind w:left="2340" w:hanging="360"/>
      </w:pPr>
      <w:rPr>
        <w:rFonts w:ascii="Courier New" w:hAnsi="Courier New" w:cs="Courier New" w:hint="default"/>
      </w:rPr>
    </w:lvl>
    <w:lvl w:ilvl="1" w:tplc="FFFFFFFF" w:tentative="1">
      <w:start w:val="1"/>
      <w:numFmt w:val="lowerLetter"/>
      <w:lvlText w:val="%2."/>
      <w:lvlJc w:val="left"/>
      <w:pPr>
        <w:ind w:left="3060" w:hanging="360"/>
      </w:pPr>
    </w:lvl>
    <w:lvl w:ilvl="2" w:tplc="FFFFFFFF">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 w15:restartNumberingAfterBreak="0">
    <w:nsid w:val="15B87117"/>
    <w:multiLevelType w:val="multilevel"/>
    <w:tmpl w:val="0592F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653D0"/>
    <w:multiLevelType w:val="hybridMultilevel"/>
    <w:tmpl w:val="0F14EA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0E82538"/>
    <w:multiLevelType w:val="hybridMultilevel"/>
    <w:tmpl w:val="FACE79F6"/>
    <w:lvl w:ilvl="0" w:tplc="FFFFFFFF">
      <w:start w:val="1"/>
      <w:numFmt w:val="lowerLetter"/>
      <w:lvlText w:val="1%1"/>
      <w:lvlJc w:val="left"/>
      <w:pPr>
        <w:ind w:left="2340" w:hanging="360"/>
      </w:pPr>
      <w:rPr>
        <w:rFonts w:hint="default"/>
      </w:rPr>
    </w:lvl>
    <w:lvl w:ilvl="1" w:tplc="FFFFFFFF" w:tentative="1">
      <w:start w:val="1"/>
      <w:numFmt w:val="lowerLetter"/>
      <w:lvlText w:val="%2."/>
      <w:lvlJc w:val="left"/>
      <w:pPr>
        <w:ind w:left="3060" w:hanging="360"/>
      </w:pPr>
    </w:lvl>
    <w:lvl w:ilvl="2" w:tplc="FFFFFFFF">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5" w15:restartNumberingAfterBreak="0">
    <w:nsid w:val="248F3402"/>
    <w:multiLevelType w:val="multilevel"/>
    <w:tmpl w:val="B45CBDF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535C9"/>
    <w:multiLevelType w:val="hybridMultilevel"/>
    <w:tmpl w:val="74BA6E44"/>
    <w:lvl w:ilvl="0" w:tplc="FFFFFFFF">
      <w:start w:val="1"/>
      <w:numFmt w:val="bullet"/>
      <w:lvlText w:val=""/>
      <w:lvlJc w:val="left"/>
      <w:pPr>
        <w:ind w:left="720" w:hanging="360"/>
      </w:pPr>
      <w:rPr>
        <w:rFonts w:ascii="Symbol" w:hAnsi="Symbol" w:hint="default"/>
      </w:rPr>
    </w:lvl>
    <w:lvl w:ilvl="1" w:tplc="1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613EE1"/>
    <w:multiLevelType w:val="multilevel"/>
    <w:tmpl w:val="6C02296E"/>
    <w:lvl w:ilvl="0">
      <w:start w:val="1"/>
      <w:numFmt w:val="bullet"/>
      <w:lvlText w:val="o"/>
      <w:lvlJc w:val="left"/>
      <w:pPr>
        <w:tabs>
          <w:tab w:val="num" w:pos="927"/>
        </w:tabs>
        <w:ind w:left="927" w:hanging="360"/>
      </w:pPr>
      <w:rPr>
        <w:rFonts w:ascii="Courier New" w:hAnsi="Courier New" w:cs="Courier New" w:hint="default"/>
      </w:rPr>
    </w:lvl>
    <w:lvl w:ilvl="1">
      <w:start w:val="1"/>
      <w:numFmt w:val="decimal"/>
      <w:lvlText w:val="%2."/>
      <w:lvlJc w:val="left"/>
      <w:pPr>
        <w:tabs>
          <w:tab w:val="num" w:pos="1647"/>
        </w:tabs>
        <w:ind w:left="1647" w:hanging="360"/>
      </w:pPr>
      <w:rPr>
        <w:rFonts w:hint="default"/>
        <w:b w:val="0"/>
        <w:bCs w:val="0"/>
        <w:i w:val="0"/>
        <w:iCs w:val="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8" w15:restartNumberingAfterBreak="0">
    <w:nsid w:val="2D572E39"/>
    <w:multiLevelType w:val="hybridMultilevel"/>
    <w:tmpl w:val="F88224CE"/>
    <w:lvl w:ilvl="0" w:tplc="1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7F09FA"/>
    <w:multiLevelType w:val="multilevel"/>
    <w:tmpl w:val="AB6E4D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204" w:hanging="204"/>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3237" w:hanging="357"/>
      </w:pPr>
      <w:rPr>
        <w:rFonts w:hint="default"/>
      </w:rPr>
    </w:lvl>
    <w:lvl w:ilvl="5">
      <w:start w:val="1"/>
      <w:numFmt w:val="lowerRoman"/>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lowerLetter"/>
      <w:lvlText w:val="%8."/>
      <w:lvlJc w:val="left"/>
      <w:pPr>
        <w:ind w:left="5397" w:hanging="357"/>
      </w:pPr>
      <w:rPr>
        <w:rFonts w:hint="default"/>
      </w:rPr>
    </w:lvl>
    <w:lvl w:ilvl="8">
      <w:start w:val="1"/>
      <w:numFmt w:val="lowerRoman"/>
      <w:lvlText w:val="%9."/>
      <w:lvlJc w:val="right"/>
      <w:pPr>
        <w:ind w:left="6117" w:hanging="357"/>
      </w:pPr>
      <w:rPr>
        <w:rFonts w:hint="default"/>
      </w:rPr>
    </w:lvl>
  </w:abstractNum>
  <w:abstractNum w:abstractNumId="10" w15:restartNumberingAfterBreak="0">
    <w:nsid w:val="392A4338"/>
    <w:multiLevelType w:val="multilevel"/>
    <w:tmpl w:val="0B7AAFFA"/>
    <w:lvl w:ilvl="0">
      <w:start w:val="1"/>
      <w:numFmt w:val="decimal"/>
      <w:lvlText w:val="%1."/>
      <w:lvlJc w:val="left"/>
      <w:pPr>
        <w:tabs>
          <w:tab w:val="num" w:pos="927"/>
        </w:tabs>
        <w:ind w:left="927" w:hanging="360"/>
      </w:pPr>
      <w:rPr>
        <w:rFonts w:hint="default"/>
      </w:rPr>
    </w:lvl>
    <w:lvl w:ilvl="1">
      <w:start w:val="1"/>
      <w:numFmt w:val="bullet"/>
      <w:lvlText w:val=""/>
      <w:lvlJc w:val="left"/>
      <w:pPr>
        <w:ind w:left="1647" w:hanging="360"/>
      </w:pPr>
      <w:rPr>
        <w:rFonts w:ascii="Symbol" w:hAnsi="Symbol" w:hint="default"/>
        <w:b w:val="0"/>
        <w:bCs w:val="0"/>
        <w:i w:val="0"/>
        <w:iCs w:val="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1" w15:restartNumberingAfterBreak="0">
    <w:nsid w:val="3DDC6D63"/>
    <w:multiLevelType w:val="hybridMultilevel"/>
    <w:tmpl w:val="855E04A0"/>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2" w15:restartNumberingAfterBreak="0">
    <w:nsid w:val="3E700995"/>
    <w:multiLevelType w:val="multilevel"/>
    <w:tmpl w:val="1B1C4FBC"/>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b w:val="0"/>
        <w:bCs w:val="0"/>
        <w:i w:val="0"/>
        <w:iCs w:val="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3" w15:restartNumberingAfterBreak="0">
    <w:nsid w:val="40BB105F"/>
    <w:multiLevelType w:val="multilevel"/>
    <w:tmpl w:val="0592F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D0FCB"/>
    <w:multiLevelType w:val="multilevel"/>
    <w:tmpl w:val="1EE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E13F8"/>
    <w:multiLevelType w:val="hybridMultilevel"/>
    <w:tmpl w:val="DCF8C5BC"/>
    <w:lvl w:ilvl="0" w:tplc="FFFFFFFF">
      <w:start w:val="1"/>
      <w:numFmt w:val="bullet"/>
      <w:lvlText w:val=""/>
      <w:lvlJc w:val="left"/>
      <w:pPr>
        <w:ind w:left="720" w:hanging="360"/>
      </w:pPr>
      <w:rPr>
        <w:rFonts w:ascii="Symbol" w:hAnsi="Symbol" w:hint="default"/>
      </w:rPr>
    </w:lvl>
    <w:lvl w:ilvl="1" w:tplc="1009001B">
      <w:start w:val="1"/>
      <w:numFmt w:val="lowerRoman"/>
      <w:lvlText w:val="%2."/>
      <w:lvlJc w:val="right"/>
      <w:pPr>
        <w:ind w:left="1440" w:hanging="360"/>
      </w:pPr>
    </w:lvl>
    <w:lvl w:ilvl="2" w:tplc="10090003">
      <w:start w:val="1"/>
      <w:numFmt w:val="bullet"/>
      <w:lvlText w:val="o"/>
      <w:lvlJc w:val="left"/>
      <w:pPr>
        <w:ind w:left="1440" w:hanging="360"/>
      </w:pPr>
      <w:rPr>
        <w:rFonts w:ascii="Courier New" w:hAnsi="Courier New" w:cs="Courier New" w:hint="default"/>
      </w:rPr>
    </w:lvl>
    <w:lvl w:ilvl="3" w:tplc="10090003">
      <w:start w:val="1"/>
      <w:numFmt w:val="bullet"/>
      <w:lvlText w:val="o"/>
      <w:lvlJc w:val="left"/>
      <w:pPr>
        <w:ind w:left="144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B861EE4"/>
    <w:multiLevelType w:val="hybridMultilevel"/>
    <w:tmpl w:val="AAA4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2D3B82"/>
    <w:multiLevelType w:val="multilevel"/>
    <w:tmpl w:val="0B7AAFFA"/>
    <w:lvl w:ilvl="0">
      <w:start w:val="1"/>
      <w:numFmt w:val="decimal"/>
      <w:lvlText w:val="%1."/>
      <w:lvlJc w:val="left"/>
      <w:pPr>
        <w:tabs>
          <w:tab w:val="num" w:pos="927"/>
        </w:tabs>
        <w:ind w:left="927" w:hanging="360"/>
      </w:pPr>
      <w:rPr>
        <w:rFonts w:hint="default"/>
      </w:rPr>
    </w:lvl>
    <w:lvl w:ilvl="1">
      <w:start w:val="1"/>
      <w:numFmt w:val="bullet"/>
      <w:lvlText w:val=""/>
      <w:lvlJc w:val="left"/>
      <w:pPr>
        <w:ind w:left="1647" w:hanging="360"/>
      </w:pPr>
      <w:rPr>
        <w:rFonts w:ascii="Symbol" w:hAnsi="Symbol" w:hint="default"/>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8" w15:restartNumberingAfterBreak="0">
    <w:nsid w:val="5381379B"/>
    <w:multiLevelType w:val="hybridMultilevel"/>
    <w:tmpl w:val="CC2A1FA4"/>
    <w:lvl w:ilvl="0" w:tplc="FCAA8C38">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03">
      <w:start w:val="1"/>
      <w:numFmt w:val="bullet"/>
      <w:lvlText w:val="o"/>
      <w:lvlJc w:val="left"/>
      <w:pPr>
        <w:ind w:left="2340" w:hanging="360"/>
      </w:pPr>
      <w:rPr>
        <w:rFonts w:ascii="Courier New" w:hAnsi="Courier New" w:cs="Courier New" w:hint="default"/>
      </w:r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53D25B22"/>
    <w:multiLevelType w:val="multilevel"/>
    <w:tmpl w:val="0592F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1319D"/>
    <w:multiLevelType w:val="multilevel"/>
    <w:tmpl w:val="9ECED426"/>
    <w:lvl w:ilvl="0">
      <w:start w:val="1"/>
      <w:numFmt w:val="decimal"/>
      <w:pStyle w:val="Numberlist"/>
      <w:lvlText w:val="%1."/>
      <w:lvlJc w:val="left"/>
      <w:pPr>
        <w:ind w:left="644" w:hanging="360"/>
      </w:pPr>
      <w:rPr>
        <w:rFonts w:ascii="Aptos" w:hAnsi="Aptos" w:hint="default"/>
        <w:caps w:val="0"/>
        <w:sz w:val="20"/>
        <w:u w:color="0072AE"/>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21" w15:restartNumberingAfterBreak="0">
    <w:nsid w:val="5CE16335"/>
    <w:multiLevelType w:val="hybridMultilevel"/>
    <w:tmpl w:val="4D787F7E"/>
    <w:lvl w:ilvl="0" w:tplc="2710DDB8">
      <w:numFmt w:val="bullet"/>
      <w:lvlText w:val="o"/>
      <w:lvlJc w:val="left"/>
      <w:pPr>
        <w:ind w:left="1494" w:hanging="360"/>
      </w:pPr>
      <w:rPr>
        <w:rFonts w:ascii="Courier New" w:eastAsia="Courier New" w:hAnsi="Courier New" w:cs="Courier New" w:hint="default"/>
        <w:b w:val="0"/>
        <w:bCs w:val="0"/>
        <w:i w:val="0"/>
        <w:iCs w:val="0"/>
        <w:spacing w:val="0"/>
        <w:w w:val="99"/>
        <w:sz w:val="20"/>
        <w:szCs w:val="20"/>
        <w:lang w:val="en-US" w:eastAsia="en-US" w:bidi="ar-SA"/>
      </w:rPr>
    </w:lvl>
    <w:lvl w:ilvl="1" w:tplc="10090003" w:tentative="1">
      <w:start w:val="1"/>
      <w:numFmt w:val="bullet"/>
      <w:lvlText w:val="o"/>
      <w:lvlJc w:val="left"/>
      <w:pPr>
        <w:ind w:left="2214" w:hanging="360"/>
      </w:pPr>
      <w:rPr>
        <w:rFonts w:ascii="Courier New" w:hAnsi="Courier New" w:cs="Courier New" w:hint="default"/>
      </w:rPr>
    </w:lvl>
    <w:lvl w:ilvl="2" w:tplc="10090005" w:tentative="1">
      <w:start w:val="1"/>
      <w:numFmt w:val="bullet"/>
      <w:lvlText w:val=""/>
      <w:lvlJc w:val="left"/>
      <w:pPr>
        <w:ind w:left="2934" w:hanging="360"/>
      </w:pPr>
      <w:rPr>
        <w:rFonts w:ascii="Wingdings" w:hAnsi="Wingdings" w:hint="default"/>
      </w:rPr>
    </w:lvl>
    <w:lvl w:ilvl="3" w:tplc="10090001" w:tentative="1">
      <w:start w:val="1"/>
      <w:numFmt w:val="bullet"/>
      <w:lvlText w:val=""/>
      <w:lvlJc w:val="left"/>
      <w:pPr>
        <w:ind w:left="3654" w:hanging="360"/>
      </w:pPr>
      <w:rPr>
        <w:rFonts w:ascii="Symbol" w:hAnsi="Symbol" w:hint="default"/>
      </w:rPr>
    </w:lvl>
    <w:lvl w:ilvl="4" w:tplc="10090003" w:tentative="1">
      <w:start w:val="1"/>
      <w:numFmt w:val="bullet"/>
      <w:lvlText w:val="o"/>
      <w:lvlJc w:val="left"/>
      <w:pPr>
        <w:ind w:left="4374" w:hanging="360"/>
      </w:pPr>
      <w:rPr>
        <w:rFonts w:ascii="Courier New" w:hAnsi="Courier New" w:cs="Courier New" w:hint="default"/>
      </w:rPr>
    </w:lvl>
    <w:lvl w:ilvl="5" w:tplc="10090005" w:tentative="1">
      <w:start w:val="1"/>
      <w:numFmt w:val="bullet"/>
      <w:lvlText w:val=""/>
      <w:lvlJc w:val="left"/>
      <w:pPr>
        <w:ind w:left="5094" w:hanging="360"/>
      </w:pPr>
      <w:rPr>
        <w:rFonts w:ascii="Wingdings" w:hAnsi="Wingdings" w:hint="default"/>
      </w:rPr>
    </w:lvl>
    <w:lvl w:ilvl="6" w:tplc="10090001" w:tentative="1">
      <w:start w:val="1"/>
      <w:numFmt w:val="bullet"/>
      <w:lvlText w:val=""/>
      <w:lvlJc w:val="left"/>
      <w:pPr>
        <w:ind w:left="5814" w:hanging="360"/>
      </w:pPr>
      <w:rPr>
        <w:rFonts w:ascii="Symbol" w:hAnsi="Symbol" w:hint="default"/>
      </w:rPr>
    </w:lvl>
    <w:lvl w:ilvl="7" w:tplc="10090003" w:tentative="1">
      <w:start w:val="1"/>
      <w:numFmt w:val="bullet"/>
      <w:lvlText w:val="o"/>
      <w:lvlJc w:val="left"/>
      <w:pPr>
        <w:ind w:left="6534" w:hanging="360"/>
      </w:pPr>
      <w:rPr>
        <w:rFonts w:ascii="Courier New" w:hAnsi="Courier New" w:cs="Courier New" w:hint="default"/>
      </w:rPr>
    </w:lvl>
    <w:lvl w:ilvl="8" w:tplc="10090005" w:tentative="1">
      <w:start w:val="1"/>
      <w:numFmt w:val="bullet"/>
      <w:lvlText w:val=""/>
      <w:lvlJc w:val="left"/>
      <w:pPr>
        <w:ind w:left="7254" w:hanging="360"/>
      </w:pPr>
      <w:rPr>
        <w:rFonts w:ascii="Wingdings" w:hAnsi="Wingdings" w:hint="default"/>
      </w:rPr>
    </w:lvl>
  </w:abstractNum>
  <w:abstractNum w:abstractNumId="22" w15:restartNumberingAfterBreak="0">
    <w:nsid w:val="5D3F15D0"/>
    <w:multiLevelType w:val="hybridMultilevel"/>
    <w:tmpl w:val="FACE79F6"/>
    <w:lvl w:ilvl="0" w:tplc="5C84C6A2">
      <w:start w:val="1"/>
      <w:numFmt w:val="lowerLetter"/>
      <w:lvlText w:val="1%1"/>
      <w:lvlJc w:val="left"/>
      <w:pPr>
        <w:ind w:left="2340" w:hanging="360"/>
      </w:pPr>
      <w:rPr>
        <w:rFonts w:hint="default"/>
      </w:rPr>
    </w:lvl>
    <w:lvl w:ilvl="1" w:tplc="FFFFFFFF" w:tentative="1">
      <w:start w:val="1"/>
      <w:numFmt w:val="lowerLetter"/>
      <w:lvlText w:val="%2."/>
      <w:lvlJc w:val="left"/>
      <w:pPr>
        <w:ind w:left="3060" w:hanging="360"/>
      </w:pPr>
    </w:lvl>
    <w:lvl w:ilvl="2" w:tplc="FFFFFFFF">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3" w15:restartNumberingAfterBreak="0">
    <w:nsid w:val="63446C00"/>
    <w:multiLevelType w:val="multilevel"/>
    <w:tmpl w:val="CF6E6548"/>
    <w:lvl w:ilvl="0">
      <w:start w:val="1"/>
      <w:numFmt w:val="bullet"/>
      <w:lvlText w:val=""/>
      <w:lvlJc w:val="left"/>
      <w:pPr>
        <w:tabs>
          <w:tab w:val="num" w:pos="927"/>
        </w:tabs>
        <w:ind w:left="927" w:hanging="360"/>
      </w:pPr>
      <w:rPr>
        <w:rFonts w:ascii="Symbol" w:hAnsi="Symbol" w:hint="default"/>
      </w:rPr>
    </w:lvl>
    <w:lvl w:ilvl="1">
      <w:start w:val="1"/>
      <w:numFmt w:val="bullet"/>
      <w:lvlText w:val=""/>
      <w:lvlJc w:val="left"/>
      <w:pPr>
        <w:ind w:left="1647" w:hanging="360"/>
      </w:pPr>
      <w:rPr>
        <w:rFonts w:ascii="Symbol" w:hAnsi="Symbol" w:hint="default"/>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4" w15:restartNumberingAfterBreak="0">
    <w:nsid w:val="66423FEE"/>
    <w:multiLevelType w:val="hybridMultilevel"/>
    <w:tmpl w:val="81D4170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83C64A6"/>
    <w:multiLevelType w:val="multilevel"/>
    <w:tmpl w:val="2C9A9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6" w15:restartNumberingAfterBreak="0">
    <w:nsid w:val="7B27516A"/>
    <w:multiLevelType w:val="hybridMultilevel"/>
    <w:tmpl w:val="02328A28"/>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BD01C3A"/>
    <w:multiLevelType w:val="multilevel"/>
    <w:tmpl w:val="19E2327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D54BC2"/>
    <w:multiLevelType w:val="hybridMultilevel"/>
    <w:tmpl w:val="3AB001B6"/>
    <w:lvl w:ilvl="0" w:tplc="1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DDD5E05"/>
    <w:multiLevelType w:val="multilevel"/>
    <w:tmpl w:val="2C9A9C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609962">
    <w:abstractNumId w:val="9"/>
  </w:num>
  <w:num w:numId="2" w16cid:durableId="1324167042">
    <w:abstractNumId w:val="20"/>
  </w:num>
  <w:num w:numId="3" w16cid:durableId="822551457">
    <w:abstractNumId w:val="5"/>
  </w:num>
  <w:num w:numId="4" w16cid:durableId="331033228">
    <w:abstractNumId w:val="13"/>
  </w:num>
  <w:num w:numId="5" w16cid:durableId="672223371">
    <w:abstractNumId w:val="13"/>
  </w:num>
  <w:num w:numId="6" w16cid:durableId="1261642295">
    <w:abstractNumId w:val="16"/>
  </w:num>
  <w:num w:numId="7" w16cid:durableId="2081710640">
    <w:abstractNumId w:val="14"/>
  </w:num>
  <w:num w:numId="8" w16cid:durableId="1364552397">
    <w:abstractNumId w:val="12"/>
  </w:num>
  <w:num w:numId="9" w16cid:durableId="579675401">
    <w:abstractNumId w:val="25"/>
  </w:num>
  <w:num w:numId="10" w16cid:durableId="105273443">
    <w:abstractNumId w:val="12"/>
  </w:num>
  <w:num w:numId="11" w16cid:durableId="1764376229">
    <w:abstractNumId w:val="18"/>
  </w:num>
  <w:num w:numId="12" w16cid:durableId="1580404467">
    <w:abstractNumId w:val="22"/>
  </w:num>
  <w:num w:numId="13" w16cid:durableId="415129996">
    <w:abstractNumId w:val="26"/>
  </w:num>
  <w:num w:numId="14" w16cid:durableId="595864880">
    <w:abstractNumId w:val="6"/>
  </w:num>
  <w:num w:numId="15" w16cid:durableId="1086656615">
    <w:abstractNumId w:val="15"/>
  </w:num>
  <w:num w:numId="16" w16cid:durableId="573200804">
    <w:abstractNumId w:val="11"/>
  </w:num>
  <w:num w:numId="17" w16cid:durableId="496532598">
    <w:abstractNumId w:val="28"/>
  </w:num>
  <w:num w:numId="18" w16cid:durableId="214318870">
    <w:abstractNumId w:val="8"/>
  </w:num>
  <w:num w:numId="19" w16cid:durableId="1707634919">
    <w:abstractNumId w:val="0"/>
  </w:num>
  <w:num w:numId="20" w16cid:durableId="1968780331">
    <w:abstractNumId w:val="19"/>
  </w:num>
  <w:num w:numId="21" w16cid:durableId="1090931373">
    <w:abstractNumId w:val="2"/>
  </w:num>
  <w:num w:numId="22" w16cid:durableId="2069650526">
    <w:abstractNumId w:val="21"/>
  </w:num>
  <w:num w:numId="23" w16cid:durableId="82191931">
    <w:abstractNumId w:val="27"/>
  </w:num>
  <w:num w:numId="24" w16cid:durableId="929117310">
    <w:abstractNumId w:val="29"/>
  </w:num>
  <w:num w:numId="25" w16cid:durableId="1626422353">
    <w:abstractNumId w:val="1"/>
  </w:num>
  <w:num w:numId="26" w16cid:durableId="55209128">
    <w:abstractNumId w:val="7"/>
  </w:num>
  <w:num w:numId="27" w16cid:durableId="343436128">
    <w:abstractNumId w:val="4"/>
  </w:num>
  <w:num w:numId="28" w16cid:durableId="268899431">
    <w:abstractNumId w:val="24"/>
  </w:num>
  <w:num w:numId="29" w16cid:durableId="441078047">
    <w:abstractNumId w:val="23"/>
  </w:num>
  <w:num w:numId="30" w16cid:durableId="772819705">
    <w:abstractNumId w:val="17"/>
  </w:num>
  <w:num w:numId="31" w16cid:durableId="2106070207">
    <w:abstractNumId w:val="10"/>
  </w:num>
  <w:num w:numId="32" w16cid:durableId="810369972">
    <w:abstractNumId w:val="3"/>
  </w:num>
  <w:num w:numId="33" w16cid:durableId="1874465069">
    <w:abstractNumId w:val="26"/>
    <w:lvlOverride w:ilvl="0">
      <w:startOverride w:val="1"/>
    </w:lvlOverride>
    <w:lvlOverride w:ilvl="1">
      <w:startOverride w:val="1"/>
    </w:lvlOverride>
    <w:lvlOverride w:ilvl="2">
      <w:startOverride w:val="1"/>
    </w:lvlOverride>
  </w:num>
  <w:num w:numId="34" w16cid:durableId="1143734671">
    <w:abstractNumId w:val="26"/>
    <w:lvlOverride w:ilvl="0">
      <w:startOverride w:val="1"/>
    </w:lvlOverride>
    <w:lvlOverride w:ilvl="1">
      <w:startOverride w:val="1"/>
    </w:lvlOverride>
    <w:lvlOverride w:ilvl="2">
      <w:startOverride w:val="1"/>
    </w:lvlOverride>
  </w:num>
  <w:num w:numId="35" w16cid:durableId="552890189">
    <w:abstractNumId w:val="26"/>
    <w:lvlOverride w:ilvl="0">
      <w:startOverride w:val="1"/>
    </w:lvlOverride>
    <w:lvlOverride w:ilvl="1">
      <w:startOverride w:val="1"/>
    </w:lvlOverride>
    <w:lvlOverride w:ilvl="2">
      <w:startOverride w:val="1"/>
    </w:lvlOverride>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shop, Alex">
    <w15:presenceInfo w15:providerId="AD" w15:userId="S::alebishop@deloitte.ca::68c25a83-463d-43a8-be9a-17deb2bdef13"/>
  </w15:person>
  <w15:person w15:author="Lin, David">
    <w15:presenceInfo w15:providerId="AD" w15:userId="S::davlin@deloitte.ca::ce1f04b3-c96a-433f-995d-d2a58be28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autoFormatOverride/>
  <w:styleLockQFSet/>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63"/>
    <w:rsid w:val="00003BF3"/>
    <w:rsid w:val="000040CE"/>
    <w:rsid w:val="0000482F"/>
    <w:rsid w:val="00006886"/>
    <w:rsid w:val="000108AB"/>
    <w:rsid w:val="00011545"/>
    <w:rsid w:val="00012543"/>
    <w:rsid w:val="00012920"/>
    <w:rsid w:val="000135A4"/>
    <w:rsid w:val="0001485A"/>
    <w:rsid w:val="000149F9"/>
    <w:rsid w:val="000155E0"/>
    <w:rsid w:val="00016A6A"/>
    <w:rsid w:val="000174A0"/>
    <w:rsid w:val="00020787"/>
    <w:rsid w:val="000221BD"/>
    <w:rsid w:val="00024BB5"/>
    <w:rsid w:val="00025068"/>
    <w:rsid w:val="000262BF"/>
    <w:rsid w:val="000273B6"/>
    <w:rsid w:val="000306AC"/>
    <w:rsid w:val="00030CD4"/>
    <w:rsid w:val="00032075"/>
    <w:rsid w:val="000324ED"/>
    <w:rsid w:val="0003394A"/>
    <w:rsid w:val="000341E0"/>
    <w:rsid w:val="00035BEF"/>
    <w:rsid w:val="00035D19"/>
    <w:rsid w:val="00037F41"/>
    <w:rsid w:val="00037FF2"/>
    <w:rsid w:val="0004057C"/>
    <w:rsid w:val="000424AD"/>
    <w:rsid w:val="00042D60"/>
    <w:rsid w:val="00042E12"/>
    <w:rsid w:val="00042E7E"/>
    <w:rsid w:val="00043813"/>
    <w:rsid w:val="00044232"/>
    <w:rsid w:val="000444C1"/>
    <w:rsid w:val="00044E28"/>
    <w:rsid w:val="000452DA"/>
    <w:rsid w:val="0004688E"/>
    <w:rsid w:val="00046BF1"/>
    <w:rsid w:val="00046E6F"/>
    <w:rsid w:val="00050058"/>
    <w:rsid w:val="00050268"/>
    <w:rsid w:val="00050D65"/>
    <w:rsid w:val="00052AF8"/>
    <w:rsid w:val="000534EC"/>
    <w:rsid w:val="00053FA5"/>
    <w:rsid w:val="0005484D"/>
    <w:rsid w:val="0005678D"/>
    <w:rsid w:val="00056F6F"/>
    <w:rsid w:val="0005718C"/>
    <w:rsid w:val="000614F4"/>
    <w:rsid w:val="000617A4"/>
    <w:rsid w:val="000619D2"/>
    <w:rsid w:val="0006357C"/>
    <w:rsid w:val="00065F0B"/>
    <w:rsid w:val="0006624A"/>
    <w:rsid w:val="00066487"/>
    <w:rsid w:val="00066D90"/>
    <w:rsid w:val="00067835"/>
    <w:rsid w:val="00071A08"/>
    <w:rsid w:val="00072DC7"/>
    <w:rsid w:val="0007359B"/>
    <w:rsid w:val="000736FF"/>
    <w:rsid w:val="00074D7E"/>
    <w:rsid w:val="00076086"/>
    <w:rsid w:val="00077D5B"/>
    <w:rsid w:val="00077F82"/>
    <w:rsid w:val="000808CA"/>
    <w:rsid w:val="000816D4"/>
    <w:rsid w:val="00081A63"/>
    <w:rsid w:val="00081BF6"/>
    <w:rsid w:val="000825CB"/>
    <w:rsid w:val="00082A36"/>
    <w:rsid w:val="00083226"/>
    <w:rsid w:val="00084753"/>
    <w:rsid w:val="0008578E"/>
    <w:rsid w:val="00085CCB"/>
    <w:rsid w:val="00086E14"/>
    <w:rsid w:val="00087849"/>
    <w:rsid w:val="00087A32"/>
    <w:rsid w:val="00091043"/>
    <w:rsid w:val="00091CC0"/>
    <w:rsid w:val="00094CEE"/>
    <w:rsid w:val="0009569F"/>
    <w:rsid w:val="00095971"/>
    <w:rsid w:val="000963D9"/>
    <w:rsid w:val="00097FEB"/>
    <w:rsid w:val="000A103F"/>
    <w:rsid w:val="000A1644"/>
    <w:rsid w:val="000A1C0E"/>
    <w:rsid w:val="000A3083"/>
    <w:rsid w:val="000A52BE"/>
    <w:rsid w:val="000A591C"/>
    <w:rsid w:val="000A59AC"/>
    <w:rsid w:val="000A7AD7"/>
    <w:rsid w:val="000B00CF"/>
    <w:rsid w:val="000B06E9"/>
    <w:rsid w:val="000B0E5B"/>
    <w:rsid w:val="000B188F"/>
    <w:rsid w:val="000B26C8"/>
    <w:rsid w:val="000B4D64"/>
    <w:rsid w:val="000B595B"/>
    <w:rsid w:val="000B5AD3"/>
    <w:rsid w:val="000B65DC"/>
    <w:rsid w:val="000B6FC4"/>
    <w:rsid w:val="000B789F"/>
    <w:rsid w:val="000C0ED4"/>
    <w:rsid w:val="000C22DA"/>
    <w:rsid w:val="000C3E76"/>
    <w:rsid w:val="000C41F8"/>
    <w:rsid w:val="000C5250"/>
    <w:rsid w:val="000C609B"/>
    <w:rsid w:val="000C618D"/>
    <w:rsid w:val="000D09FB"/>
    <w:rsid w:val="000D0B66"/>
    <w:rsid w:val="000D20A2"/>
    <w:rsid w:val="000D3ABD"/>
    <w:rsid w:val="000D3DC0"/>
    <w:rsid w:val="000D42DC"/>
    <w:rsid w:val="000D4352"/>
    <w:rsid w:val="000D5996"/>
    <w:rsid w:val="000D5DDB"/>
    <w:rsid w:val="000D6B7D"/>
    <w:rsid w:val="000E062E"/>
    <w:rsid w:val="000E0C5D"/>
    <w:rsid w:val="000E179C"/>
    <w:rsid w:val="000E184D"/>
    <w:rsid w:val="000E1E91"/>
    <w:rsid w:val="000E2601"/>
    <w:rsid w:val="000E48BD"/>
    <w:rsid w:val="000F2FE5"/>
    <w:rsid w:val="000F3015"/>
    <w:rsid w:val="000F37A5"/>
    <w:rsid w:val="000F47B3"/>
    <w:rsid w:val="000F4BE9"/>
    <w:rsid w:val="000F4DEC"/>
    <w:rsid w:val="000F5E3A"/>
    <w:rsid w:val="000F68DE"/>
    <w:rsid w:val="000F6D6D"/>
    <w:rsid w:val="000F6E9A"/>
    <w:rsid w:val="000F77EB"/>
    <w:rsid w:val="0010065A"/>
    <w:rsid w:val="0010089E"/>
    <w:rsid w:val="00100A71"/>
    <w:rsid w:val="0010237D"/>
    <w:rsid w:val="00102E51"/>
    <w:rsid w:val="001037B4"/>
    <w:rsid w:val="0010423A"/>
    <w:rsid w:val="0010508C"/>
    <w:rsid w:val="00105DB1"/>
    <w:rsid w:val="00106701"/>
    <w:rsid w:val="001067AB"/>
    <w:rsid w:val="001069CA"/>
    <w:rsid w:val="00106DB4"/>
    <w:rsid w:val="0011112E"/>
    <w:rsid w:val="00111645"/>
    <w:rsid w:val="0011218B"/>
    <w:rsid w:val="00112561"/>
    <w:rsid w:val="0011430B"/>
    <w:rsid w:val="00115F88"/>
    <w:rsid w:val="001173B0"/>
    <w:rsid w:val="001205EC"/>
    <w:rsid w:val="001209F8"/>
    <w:rsid w:val="001210EE"/>
    <w:rsid w:val="001212C1"/>
    <w:rsid w:val="001229C7"/>
    <w:rsid w:val="00122A80"/>
    <w:rsid w:val="00123306"/>
    <w:rsid w:val="0012428E"/>
    <w:rsid w:val="00124928"/>
    <w:rsid w:val="00124C0F"/>
    <w:rsid w:val="00124E74"/>
    <w:rsid w:val="00124F3F"/>
    <w:rsid w:val="00125BDA"/>
    <w:rsid w:val="00125EE5"/>
    <w:rsid w:val="001270E6"/>
    <w:rsid w:val="00130097"/>
    <w:rsid w:val="001308D8"/>
    <w:rsid w:val="00130D80"/>
    <w:rsid w:val="00132108"/>
    <w:rsid w:val="00132715"/>
    <w:rsid w:val="00133EA4"/>
    <w:rsid w:val="00134BE7"/>
    <w:rsid w:val="00134D1E"/>
    <w:rsid w:val="00136B16"/>
    <w:rsid w:val="00141042"/>
    <w:rsid w:val="00141216"/>
    <w:rsid w:val="001441A5"/>
    <w:rsid w:val="0014420D"/>
    <w:rsid w:val="00144CB7"/>
    <w:rsid w:val="00145B6B"/>
    <w:rsid w:val="00147B0D"/>
    <w:rsid w:val="00147BB9"/>
    <w:rsid w:val="0015005A"/>
    <w:rsid w:val="00153652"/>
    <w:rsid w:val="00153896"/>
    <w:rsid w:val="00153EBD"/>
    <w:rsid w:val="00154430"/>
    <w:rsid w:val="001550E4"/>
    <w:rsid w:val="00155E63"/>
    <w:rsid w:val="001568C9"/>
    <w:rsid w:val="001578F2"/>
    <w:rsid w:val="00157A12"/>
    <w:rsid w:val="001601DF"/>
    <w:rsid w:val="0016134C"/>
    <w:rsid w:val="0016254E"/>
    <w:rsid w:val="0016280C"/>
    <w:rsid w:val="001629B6"/>
    <w:rsid w:val="001633B7"/>
    <w:rsid w:val="0016374E"/>
    <w:rsid w:val="00170877"/>
    <w:rsid w:val="00170AC2"/>
    <w:rsid w:val="00170C02"/>
    <w:rsid w:val="00172810"/>
    <w:rsid w:val="00174AF9"/>
    <w:rsid w:val="00176DC2"/>
    <w:rsid w:val="00177061"/>
    <w:rsid w:val="00177E71"/>
    <w:rsid w:val="001800E4"/>
    <w:rsid w:val="00180758"/>
    <w:rsid w:val="00180E64"/>
    <w:rsid w:val="00182343"/>
    <w:rsid w:val="00182ED0"/>
    <w:rsid w:val="001834BE"/>
    <w:rsid w:val="00184A4A"/>
    <w:rsid w:val="00185F95"/>
    <w:rsid w:val="00185FF0"/>
    <w:rsid w:val="001861A6"/>
    <w:rsid w:val="00190C50"/>
    <w:rsid w:val="00192BE6"/>
    <w:rsid w:val="00192DB2"/>
    <w:rsid w:val="00193CAC"/>
    <w:rsid w:val="00194716"/>
    <w:rsid w:val="001952C5"/>
    <w:rsid w:val="00195A3B"/>
    <w:rsid w:val="00195E6E"/>
    <w:rsid w:val="00196EDD"/>
    <w:rsid w:val="00197763"/>
    <w:rsid w:val="001A05D8"/>
    <w:rsid w:val="001A1513"/>
    <w:rsid w:val="001A159A"/>
    <w:rsid w:val="001A18AC"/>
    <w:rsid w:val="001A1E93"/>
    <w:rsid w:val="001A2381"/>
    <w:rsid w:val="001A2C5E"/>
    <w:rsid w:val="001A3020"/>
    <w:rsid w:val="001A34FB"/>
    <w:rsid w:val="001A370E"/>
    <w:rsid w:val="001A4721"/>
    <w:rsid w:val="001A4A5C"/>
    <w:rsid w:val="001A59C7"/>
    <w:rsid w:val="001A7150"/>
    <w:rsid w:val="001B0534"/>
    <w:rsid w:val="001B0CF4"/>
    <w:rsid w:val="001B2449"/>
    <w:rsid w:val="001B2BC9"/>
    <w:rsid w:val="001B3259"/>
    <w:rsid w:val="001B3E24"/>
    <w:rsid w:val="001B42B4"/>
    <w:rsid w:val="001B4FC5"/>
    <w:rsid w:val="001B515B"/>
    <w:rsid w:val="001B6B05"/>
    <w:rsid w:val="001B6E22"/>
    <w:rsid w:val="001C087F"/>
    <w:rsid w:val="001C0990"/>
    <w:rsid w:val="001C0F79"/>
    <w:rsid w:val="001C1100"/>
    <w:rsid w:val="001C2BE8"/>
    <w:rsid w:val="001C2F8E"/>
    <w:rsid w:val="001C3C5E"/>
    <w:rsid w:val="001C3DCE"/>
    <w:rsid w:val="001C4248"/>
    <w:rsid w:val="001C4A96"/>
    <w:rsid w:val="001C54FA"/>
    <w:rsid w:val="001C5B03"/>
    <w:rsid w:val="001C6066"/>
    <w:rsid w:val="001C6541"/>
    <w:rsid w:val="001D0ADD"/>
    <w:rsid w:val="001D1D9E"/>
    <w:rsid w:val="001D2A07"/>
    <w:rsid w:val="001D3E7E"/>
    <w:rsid w:val="001D3FBE"/>
    <w:rsid w:val="001D3FCD"/>
    <w:rsid w:val="001D53E6"/>
    <w:rsid w:val="001D74A3"/>
    <w:rsid w:val="001D7802"/>
    <w:rsid w:val="001D7F35"/>
    <w:rsid w:val="001E070B"/>
    <w:rsid w:val="001E0D12"/>
    <w:rsid w:val="001E286D"/>
    <w:rsid w:val="001E47B2"/>
    <w:rsid w:val="001E5791"/>
    <w:rsid w:val="001E64AC"/>
    <w:rsid w:val="001E776B"/>
    <w:rsid w:val="001F0865"/>
    <w:rsid w:val="001F2AA8"/>
    <w:rsid w:val="001F3ED6"/>
    <w:rsid w:val="001F470C"/>
    <w:rsid w:val="00201940"/>
    <w:rsid w:val="00204382"/>
    <w:rsid w:val="00204700"/>
    <w:rsid w:val="00204C29"/>
    <w:rsid w:val="00205304"/>
    <w:rsid w:val="002063B2"/>
    <w:rsid w:val="00206B58"/>
    <w:rsid w:val="00206E8E"/>
    <w:rsid w:val="002102A6"/>
    <w:rsid w:val="002111E4"/>
    <w:rsid w:val="00211DDA"/>
    <w:rsid w:val="0021475E"/>
    <w:rsid w:val="002161EB"/>
    <w:rsid w:val="002211E1"/>
    <w:rsid w:val="0022293F"/>
    <w:rsid w:val="00222CCF"/>
    <w:rsid w:val="002231B8"/>
    <w:rsid w:val="0022362E"/>
    <w:rsid w:val="00223DED"/>
    <w:rsid w:val="00224545"/>
    <w:rsid w:val="00226C2C"/>
    <w:rsid w:val="0022746F"/>
    <w:rsid w:val="0022752E"/>
    <w:rsid w:val="002306B6"/>
    <w:rsid w:val="002314C8"/>
    <w:rsid w:val="00232932"/>
    <w:rsid w:val="00232E92"/>
    <w:rsid w:val="00232F28"/>
    <w:rsid w:val="00233417"/>
    <w:rsid w:val="00235915"/>
    <w:rsid w:val="002359E9"/>
    <w:rsid w:val="00236BDA"/>
    <w:rsid w:val="00236C73"/>
    <w:rsid w:val="00240F13"/>
    <w:rsid w:val="00241242"/>
    <w:rsid w:val="0024167F"/>
    <w:rsid w:val="002416AC"/>
    <w:rsid w:val="0024170A"/>
    <w:rsid w:val="002426BC"/>
    <w:rsid w:val="00242EA3"/>
    <w:rsid w:val="00243DA9"/>
    <w:rsid w:val="00243FDD"/>
    <w:rsid w:val="00244535"/>
    <w:rsid w:val="002461BC"/>
    <w:rsid w:val="00247212"/>
    <w:rsid w:val="00250A5F"/>
    <w:rsid w:val="00251336"/>
    <w:rsid w:val="00253B8F"/>
    <w:rsid w:val="00254C8D"/>
    <w:rsid w:val="00255AAE"/>
    <w:rsid w:val="0025696C"/>
    <w:rsid w:val="00257ADB"/>
    <w:rsid w:val="00257C28"/>
    <w:rsid w:val="002603C7"/>
    <w:rsid w:val="0026105F"/>
    <w:rsid w:val="0026117B"/>
    <w:rsid w:val="00261355"/>
    <w:rsid w:val="002629A7"/>
    <w:rsid w:val="00262A0A"/>
    <w:rsid w:val="00262C26"/>
    <w:rsid w:val="00263279"/>
    <w:rsid w:val="00263F81"/>
    <w:rsid w:val="00263FAA"/>
    <w:rsid w:val="00264118"/>
    <w:rsid w:val="00264311"/>
    <w:rsid w:val="00264B83"/>
    <w:rsid w:val="00265727"/>
    <w:rsid w:val="002658B0"/>
    <w:rsid w:val="00265DCA"/>
    <w:rsid w:val="00266240"/>
    <w:rsid w:val="002666ED"/>
    <w:rsid w:val="00266FE5"/>
    <w:rsid w:val="00267209"/>
    <w:rsid w:val="00267D06"/>
    <w:rsid w:val="002705AF"/>
    <w:rsid w:val="0027204C"/>
    <w:rsid w:val="00274480"/>
    <w:rsid w:val="0027510B"/>
    <w:rsid w:val="00275A4D"/>
    <w:rsid w:val="002765FC"/>
    <w:rsid w:val="00276B87"/>
    <w:rsid w:val="002778D1"/>
    <w:rsid w:val="00285C56"/>
    <w:rsid w:val="0028639F"/>
    <w:rsid w:val="00286872"/>
    <w:rsid w:val="00291084"/>
    <w:rsid w:val="00291376"/>
    <w:rsid w:val="00291634"/>
    <w:rsid w:val="00291F41"/>
    <w:rsid w:val="0029246C"/>
    <w:rsid w:val="002925FC"/>
    <w:rsid w:val="00293763"/>
    <w:rsid w:val="00293CD3"/>
    <w:rsid w:val="00293EE7"/>
    <w:rsid w:val="002942ED"/>
    <w:rsid w:val="00295227"/>
    <w:rsid w:val="00295296"/>
    <w:rsid w:val="00295DCD"/>
    <w:rsid w:val="0029604F"/>
    <w:rsid w:val="00296E5A"/>
    <w:rsid w:val="00297F5E"/>
    <w:rsid w:val="002A0541"/>
    <w:rsid w:val="002A12A8"/>
    <w:rsid w:val="002A2B27"/>
    <w:rsid w:val="002A3AF1"/>
    <w:rsid w:val="002A46AE"/>
    <w:rsid w:val="002A5BFC"/>
    <w:rsid w:val="002A5D56"/>
    <w:rsid w:val="002B041B"/>
    <w:rsid w:val="002B22FE"/>
    <w:rsid w:val="002B24A7"/>
    <w:rsid w:val="002B2BFF"/>
    <w:rsid w:val="002B335D"/>
    <w:rsid w:val="002B5521"/>
    <w:rsid w:val="002B591C"/>
    <w:rsid w:val="002B78A9"/>
    <w:rsid w:val="002B7F47"/>
    <w:rsid w:val="002C0510"/>
    <w:rsid w:val="002C116F"/>
    <w:rsid w:val="002C1397"/>
    <w:rsid w:val="002C3410"/>
    <w:rsid w:val="002C3AFD"/>
    <w:rsid w:val="002C48D2"/>
    <w:rsid w:val="002C5191"/>
    <w:rsid w:val="002C5353"/>
    <w:rsid w:val="002C557E"/>
    <w:rsid w:val="002C6E3A"/>
    <w:rsid w:val="002C7EFF"/>
    <w:rsid w:val="002D00C9"/>
    <w:rsid w:val="002D1A1B"/>
    <w:rsid w:val="002D1DFA"/>
    <w:rsid w:val="002D2A52"/>
    <w:rsid w:val="002D364A"/>
    <w:rsid w:val="002D43EC"/>
    <w:rsid w:val="002D4538"/>
    <w:rsid w:val="002D4C51"/>
    <w:rsid w:val="002D500F"/>
    <w:rsid w:val="002D7635"/>
    <w:rsid w:val="002D7BED"/>
    <w:rsid w:val="002E0D7B"/>
    <w:rsid w:val="002E19F2"/>
    <w:rsid w:val="002E1AE4"/>
    <w:rsid w:val="002E2542"/>
    <w:rsid w:val="002E289A"/>
    <w:rsid w:val="002E2B70"/>
    <w:rsid w:val="002E416A"/>
    <w:rsid w:val="002E4EB9"/>
    <w:rsid w:val="002E603B"/>
    <w:rsid w:val="002E6FC9"/>
    <w:rsid w:val="002F1093"/>
    <w:rsid w:val="002F4184"/>
    <w:rsid w:val="002F45DF"/>
    <w:rsid w:val="002F6199"/>
    <w:rsid w:val="002F7237"/>
    <w:rsid w:val="002F7599"/>
    <w:rsid w:val="002F7933"/>
    <w:rsid w:val="002F7BBE"/>
    <w:rsid w:val="002F7E16"/>
    <w:rsid w:val="002F7F81"/>
    <w:rsid w:val="0030194D"/>
    <w:rsid w:val="00301E93"/>
    <w:rsid w:val="003022DC"/>
    <w:rsid w:val="00303B26"/>
    <w:rsid w:val="00304420"/>
    <w:rsid w:val="00304462"/>
    <w:rsid w:val="00304D99"/>
    <w:rsid w:val="003053E4"/>
    <w:rsid w:val="00306B0E"/>
    <w:rsid w:val="00307372"/>
    <w:rsid w:val="00310815"/>
    <w:rsid w:val="003110BE"/>
    <w:rsid w:val="003128A5"/>
    <w:rsid w:val="00314A70"/>
    <w:rsid w:val="00314ACB"/>
    <w:rsid w:val="00314DA5"/>
    <w:rsid w:val="003158A5"/>
    <w:rsid w:val="003159FB"/>
    <w:rsid w:val="00316C37"/>
    <w:rsid w:val="00317E6F"/>
    <w:rsid w:val="00320D97"/>
    <w:rsid w:val="0032260A"/>
    <w:rsid w:val="00322BC9"/>
    <w:rsid w:val="0032307E"/>
    <w:rsid w:val="00323BE1"/>
    <w:rsid w:val="0032449F"/>
    <w:rsid w:val="003251F5"/>
    <w:rsid w:val="00327F5A"/>
    <w:rsid w:val="00330F7A"/>
    <w:rsid w:val="003315FE"/>
    <w:rsid w:val="00332020"/>
    <w:rsid w:val="00332AA0"/>
    <w:rsid w:val="00332AC3"/>
    <w:rsid w:val="00333458"/>
    <w:rsid w:val="003338FA"/>
    <w:rsid w:val="00333ADC"/>
    <w:rsid w:val="00334966"/>
    <w:rsid w:val="00335284"/>
    <w:rsid w:val="0033567B"/>
    <w:rsid w:val="0034020D"/>
    <w:rsid w:val="00341B21"/>
    <w:rsid w:val="0034232D"/>
    <w:rsid w:val="00344FCA"/>
    <w:rsid w:val="00346A23"/>
    <w:rsid w:val="00346BFB"/>
    <w:rsid w:val="00346FBC"/>
    <w:rsid w:val="00347BF3"/>
    <w:rsid w:val="00350723"/>
    <w:rsid w:val="003518BE"/>
    <w:rsid w:val="0035408B"/>
    <w:rsid w:val="00354711"/>
    <w:rsid w:val="003548A5"/>
    <w:rsid w:val="003574F3"/>
    <w:rsid w:val="003601E8"/>
    <w:rsid w:val="00360DED"/>
    <w:rsid w:val="00361286"/>
    <w:rsid w:val="00362907"/>
    <w:rsid w:val="00363263"/>
    <w:rsid w:val="00367CB7"/>
    <w:rsid w:val="00370899"/>
    <w:rsid w:val="00371023"/>
    <w:rsid w:val="00372C08"/>
    <w:rsid w:val="00373728"/>
    <w:rsid w:val="003743A1"/>
    <w:rsid w:val="003747A6"/>
    <w:rsid w:val="00375026"/>
    <w:rsid w:val="0037599B"/>
    <w:rsid w:val="00375AC7"/>
    <w:rsid w:val="00376E4A"/>
    <w:rsid w:val="00376F6E"/>
    <w:rsid w:val="00377EDC"/>
    <w:rsid w:val="00380DD6"/>
    <w:rsid w:val="00381F44"/>
    <w:rsid w:val="003824B8"/>
    <w:rsid w:val="003831C7"/>
    <w:rsid w:val="0038332B"/>
    <w:rsid w:val="00384EEB"/>
    <w:rsid w:val="00385321"/>
    <w:rsid w:val="003853AB"/>
    <w:rsid w:val="00385715"/>
    <w:rsid w:val="00385C7E"/>
    <w:rsid w:val="00386294"/>
    <w:rsid w:val="00386F0C"/>
    <w:rsid w:val="00387A0A"/>
    <w:rsid w:val="00390365"/>
    <w:rsid w:val="0039103B"/>
    <w:rsid w:val="00393CC8"/>
    <w:rsid w:val="00396342"/>
    <w:rsid w:val="00396663"/>
    <w:rsid w:val="00396B55"/>
    <w:rsid w:val="00396C87"/>
    <w:rsid w:val="003A03AA"/>
    <w:rsid w:val="003A22C7"/>
    <w:rsid w:val="003A2B50"/>
    <w:rsid w:val="003A2B80"/>
    <w:rsid w:val="003A59D6"/>
    <w:rsid w:val="003A60B1"/>
    <w:rsid w:val="003A6339"/>
    <w:rsid w:val="003A7764"/>
    <w:rsid w:val="003B0526"/>
    <w:rsid w:val="003B23DB"/>
    <w:rsid w:val="003B389A"/>
    <w:rsid w:val="003B3E44"/>
    <w:rsid w:val="003C160E"/>
    <w:rsid w:val="003C3928"/>
    <w:rsid w:val="003C3E4B"/>
    <w:rsid w:val="003C4BAA"/>
    <w:rsid w:val="003C537D"/>
    <w:rsid w:val="003C6146"/>
    <w:rsid w:val="003C6C1F"/>
    <w:rsid w:val="003C7A20"/>
    <w:rsid w:val="003D0CD4"/>
    <w:rsid w:val="003D0E8D"/>
    <w:rsid w:val="003D1117"/>
    <w:rsid w:val="003D140F"/>
    <w:rsid w:val="003D2154"/>
    <w:rsid w:val="003D27C2"/>
    <w:rsid w:val="003D2825"/>
    <w:rsid w:val="003D298D"/>
    <w:rsid w:val="003D2BF7"/>
    <w:rsid w:val="003D5081"/>
    <w:rsid w:val="003D5E78"/>
    <w:rsid w:val="003D629D"/>
    <w:rsid w:val="003D63E2"/>
    <w:rsid w:val="003D64C0"/>
    <w:rsid w:val="003D7F13"/>
    <w:rsid w:val="003E16D8"/>
    <w:rsid w:val="003E1A20"/>
    <w:rsid w:val="003E1A39"/>
    <w:rsid w:val="003E2095"/>
    <w:rsid w:val="003E386C"/>
    <w:rsid w:val="003E3E33"/>
    <w:rsid w:val="003E52E9"/>
    <w:rsid w:val="003E6FE1"/>
    <w:rsid w:val="003E7E16"/>
    <w:rsid w:val="003F0BB9"/>
    <w:rsid w:val="003F12A9"/>
    <w:rsid w:val="003F1A86"/>
    <w:rsid w:val="003F1D76"/>
    <w:rsid w:val="003F20DB"/>
    <w:rsid w:val="003F23DD"/>
    <w:rsid w:val="003F29C9"/>
    <w:rsid w:val="003F2D6A"/>
    <w:rsid w:val="003F2ECB"/>
    <w:rsid w:val="003F30BB"/>
    <w:rsid w:val="003F4159"/>
    <w:rsid w:val="003F538B"/>
    <w:rsid w:val="003F5A36"/>
    <w:rsid w:val="003F618F"/>
    <w:rsid w:val="003F7282"/>
    <w:rsid w:val="003F74F9"/>
    <w:rsid w:val="004004CB"/>
    <w:rsid w:val="00400870"/>
    <w:rsid w:val="00402555"/>
    <w:rsid w:val="00402C2A"/>
    <w:rsid w:val="00404866"/>
    <w:rsid w:val="00405BC2"/>
    <w:rsid w:val="00406485"/>
    <w:rsid w:val="00406E85"/>
    <w:rsid w:val="00410C23"/>
    <w:rsid w:val="00413142"/>
    <w:rsid w:val="00414935"/>
    <w:rsid w:val="004149C2"/>
    <w:rsid w:val="00414C45"/>
    <w:rsid w:val="0041541C"/>
    <w:rsid w:val="004161BD"/>
    <w:rsid w:val="004163AC"/>
    <w:rsid w:val="004164B1"/>
    <w:rsid w:val="004165F2"/>
    <w:rsid w:val="00416623"/>
    <w:rsid w:val="00416853"/>
    <w:rsid w:val="00420DA7"/>
    <w:rsid w:val="0042239D"/>
    <w:rsid w:val="0042295C"/>
    <w:rsid w:val="00423193"/>
    <w:rsid w:val="00423B23"/>
    <w:rsid w:val="00424EFD"/>
    <w:rsid w:val="00426357"/>
    <w:rsid w:val="0042764E"/>
    <w:rsid w:val="0042782C"/>
    <w:rsid w:val="00427BD1"/>
    <w:rsid w:val="004313EB"/>
    <w:rsid w:val="004316BF"/>
    <w:rsid w:val="0043206B"/>
    <w:rsid w:val="0043271C"/>
    <w:rsid w:val="00434261"/>
    <w:rsid w:val="00434F37"/>
    <w:rsid w:val="0043670F"/>
    <w:rsid w:val="00436F93"/>
    <w:rsid w:val="0043721D"/>
    <w:rsid w:val="00437E14"/>
    <w:rsid w:val="0044014D"/>
    <w:rsid w:val="00440227"/>
    <w:rsid w:val="004406B1"/>
    <w:rsid w:val="00441B3F"/>
    <w:rsid w:val="00442033"/>
    <w:rsid w:val="00442C9B"/>
    <w:rsid w:val="00443563"/>
    <w:rsid w:val="00443F2C"/>
    <w:rsid w:val="00444DE6"/>
    <w:rsid w:val="00446211"/>
    <w:rsid w:val="004463AF"/>
    <w:rsid w:val="00450590"/>
    <w:rsid w:val="00453510"/>
    <w:rsid w:val="00454082"/>
    <w:rsid w:val="0045510D"/>
    <w:rsid w:val="00455158"/>
    <w:rsid w:val="00457B13"/>
    <w:rsid w:val="00457C12"/>
    <w:rsid w:val="00457CAA"/>
    <w:rsid w:val="00457D31"/>
    <w:rsid w:val="00460B37"/>
    <w:rsid w:val="00461AD3"/>
    <w:rsid w:val="004627B6"/>
    <w:rsid w:val="00462B4B"/>
    <w:rsid w:val="00463926"/>
    <w:rsid w:val="00464007"/>
    <w:rsid w:val="00465369"/>
    <w:rsid w:val="00465A03"/>
    <w:rsid w:val="00465EA0"/>
    <w:rsid w:val="004666FE"/>
    <w:rsid w:val="004669AA"/>
    <w:rsid w:val="00470412"/>
    <w:rsid w:val="00470471"/>
    <w:rsid w:val="00472E6C"/>
    <w:rsid w:val="004735EE"/>
    <w:rsid w:val="00473A0F"/>
    <w:rsid w:val="00474FAC"/>
    <w:rsid w:val="004752CF"/>
    <w:rsid w:val="004755FE"/>
    <w:rsid w:val="00475BDD"/>
    <w:rsid w:val="0047744D"/>
    <w:rsid w:val="00480512"/>
    <w:rsid w:val="00480B8B"/>
    <w:rsid w:val="00481226"/>
    <w:rsid w:val="00481C03"/>
    <w:rsid w:val="00481F47"/>
    <w:rsid w:val="004827F3"/>
    <w:rsid w:val="0048282C"/>
    <w:rsid w:val="004839E5"/>
    <w:rsid w:val="00486234"/>
    <w:rsid w:val="00487634"/>
    <w:rsid w:val="00490590"/>
    <w:rsid w:val="004905B0"/>
    <w:rsid w:val="00493560"/>
    <w:rsid w:val="004944B2"/>
    <w:rsid w:val="00495525"/>
    <w:rsid w:val="004965AF"/>
    <w:rsid w:val="004966D6"/>
    <w:rsid w:val="00496D36"/>
    <w:rsid w:val="004A0C6F"/>
    <w:rsid w:val="004A14F2"/>
    <w:rsid w:val="004A16B0"/>
    <w:rsid w:val="004A2FDA"/>
    <w:rsid w:val="004A33D7"/>
    <w:rsid w:val="004A3B43"/>
    <w:rsid w:val="004A4791"/>
    <w:rsid w:val="004A61D8"/>
    <w:rsid w:val="004A624C"/>
    <w:rsid w:val="004A77F8"/>
    <w:rsid w:val="004B0A0E"/>
    <w:rsid w:val="004B1947"/>
    <w:rsid w:val="004B22E2"/>
    <w:rsid w:val="004B2856"/>
    <w:rsid w:val="004B2AEE"/>
    <w:rsid w:val="004B338A"/>
    <w:rsid w:val="004B3CEF"/>
    <w:rsid w:val="004B44D4"/>
    <w:rsid w:val="004B503B"/>
    <w:rsid w:val="004B5673"/>
    <w:rsid w:val="004B5881"/>
    <w:rsid w:val="004B5ADD"/>
    <w:rsid w:val="004B5F36"/>
    <w:rsid w:val="004B6F27"/>
    <w:rsid w:val="004B74F6"/>
    <w:rsid w:val="004B7CD4"/>
    <w:rsid w:val="004C0284"/>
    <w:rsid w:val="004C05AE"/>
    <w:rsid w:val="004C0815"/>
    <w:rsid w:val="004C11F9"/>
    <w:rsid w:val="004C1C55"/>
    <w:rsid w:val="004C1F06"/>
    <w:rsid w:val="004C28D0"/>
    <w:rsid w:val="004C4B5E"/>
    <w:rsid w:val="004C5711"/>
    <w:rsid w:val="004C5B99"/>
    <w:rsid w:val="004C6E61"/>
    <w:rsid w:val="004C70F9"/>
    <w:rsid w:val="004D106B"/>
    <w:rsid w:val="004D1852"/>
    <w:rsid w:val="004D1DCB"/>
    <w:rsid w:val="004D2124"/>
    <w:rsid w:val="004D26B8"/>
    <w:rsid w:val="004D340F"/>
    <w:rsid w:val="004D3C4B"/>
    <w:rsid w:val="004D4F77"/>
    <w:rsid w:val="004D4FE8"/>
    <w:rsid w:val="004D50BF"/>
    <w:rsid w:val="004D6F86"/>
    <w:rsid w:val="004E137F"/>
    <w:rsid w:val="004E165E"/>
    <w:rsid w:val="004E2E84"/>
    <w:rsid w:val="004E37A1"/>
    <w:rsid w:val="004F07A3"/>
    <w:rsid w:val="004F17AC"/>
    <w:rsid w:val="004F37DF"/>
    <w:rsid w:val="004F63B7"/>
    <w:rsid w:val="004F643B"/>
    <w:rsid w:val="004F7640"/>
    <w:rsid w:val="004F7E32"/>
    <w:rsid w:val="00500B85"/>
    <w:rsid w:val="0050113A"/>
    <w:rsid w:val="00502847"/>
    <w:rsid w:val="00503778"/>
    <w:rsid w:val="00504835"/>
    <w:rsid w:val="005051C8"/>
    <w:rsid w:val="00506276"/>
    <w:rsid w:val="00507D05"/>
    <w:rsid w:val="005102A8"/>
    <w:rsid w:val="00510781"/>
    <w:rsid w:val="00510C7E"/>
    <w:rsid w:val="0051210D"/>
    <w:rsid w:val="00513759"/>
    <w:rsid w:val="00513963"/>
    <w:rsid w:val="00514128"/>
    <w:rsid w:val="00514308"/>
    <w:rsid w:val="00514995"/>
    <w:rsid w:val="00516B57"/>
    <w:rsid w:val="005170F5"/>
    <w:rsid w:val="00520956"/>
    <w:rsid w:val="00521982"/>
    <w:rsid w:val="00521BD3"/>
    <w:rsid w:val="00521F5C"/>
    <w:rsid w:val="00523615"/>
    <w:rsid w:val="00523736"/>
    <w:rsid w:val="00524A53"/>
    <w:rsid w:val="00525F23"/>
    <w:rsid w:val="00526700"/>
    <w:rsid w:val="005272BE"/>
    <w:rsid w:val="00527D20"/>
    <w:rsid w:val="00530A41"/>
    <w:rsid w:val="00530EA3"/>
    <w:rsid w:val="00531AEB"/>
    <w:rsid w:val="00531DA9"/>
    <w:rsid w:val="00532510"/>
    <w:rsid w:val="00532C73"/>
    <w:rsid w:val="00533676"/>
    <w:rsid w:val="00534A64"/>
    <w:rsid w:val="005361D7"/>
    <w:rsid w:val="00541031"/>
    <w:rsid w:val="00541116"/>
    <w:rsid w:val="005414B9"/>
    <w:rsid w:val="00541598"/>
    <w:rsid w:val="00541E08"/>
    <w:rsid w:val="0054435F"/>
    <w:rsid w:val="00544B22"/>
    <w:rsid w:val="00545CBE"/>
    <w:rsid w:val="00545CFC"/>
    <w:rsid w:val="00546CFB"/>
    <w:rsid w:val="00550023"/>
    <w:rsid w:val="005500E2"/>
    <w:rsid w:val="00551F5D"/>
    <w:rsid w:val="00553C71"/>
    <w:rsid w:val="00555C58"/>
    <w:rsid w:val="00555D9D"/>
    <w:rsid w:val="00557548"/>
    <w:rsid w:val="00557D8A"/>
    <w:rsid w:val="00560F88"/>
    <w:rsid w:val="005622B5"/>
    <w:rsid w:val="005627ED"/>
    <w:rsid w:val="00564234"/>
    <w:rsid w:val="005646BC"/>
    <w:rsid w:val="00564C32"/>
    <w:rsid w:val="0056596C"/>
    <w:rsid w:val="00565BAC"/>
    <w:rsid w:val="005660A7"/>
    <w:rsid w:val="00566133"/>
    <w:rsid w:val="0056617D"/>
    <w:rsid w:val="005677CB"/>
    <w:rsid w:val="005700D6"/>
    <w:rsid w:val="0057183F"/>
    <w:rsid w:val="00572767"/>
    <w:rsid w:val="00572BBA"/>
    <w:rsid w:val="00574D35"/>
    <w:rsid w:val="005769C2"/>
    <w:rsid w:val="00576DF0"/>
    <w:rsid w:val="00577B58"/>
    <w:rsid w:val="00577C1B"/>
    <w:rsid w:val="00580141"/>
    <w:rsid w:val="0058154D"/>
    <w:rsid w:val="0058269B"/>
    <w:rsid w:val="00582BAA"/>
    <w:rsid w:val="005833C7"/>
    <w:rsid w:val="00583CEF"/>
    <w:rsid w:val="0058615B"/>
    <w:rsid w:val="00586BB6"/>
    <w:rsid w:val="00590789"/>
    <w:rsid w:val="00591E2D"/>
    <w:rsid w:val="00592056"/>
    <w:rsid w:val="00592978"/>
    <w:rsid w:val="005935F7"/>
    <w:rsid w:val="005947D2"/>
    <w:rsid w:val="005949D5"/>
    <w:rsid w:val="00595F2C"/>
    <w:rsid w:val="005970A3"/>
    <w:rsid w:val="005979BF"/>
    <w:rsid w:val="005A13AF"/>
    <w:rsid w:val="005A14AB"/>
    <w:rsid w:val="005A1F2E"/>
    <w:rsid w:val="005A2DD3"/>
    <w:rsid w:val="005A302B"/>
    <w:rsid w:val="005A3685"/>
    <w:rsid w:val="005A3BF7"/>
    <w:rsid w:val="005A40FC"/>
    <w:rsid w:val="005A53D2"/>
    <w:rsid w:val="005A5D83"/>
    <w:rsid w:val="005A6E71"/>
    <w:rsid w:val="005A7D2D"/>
    <w:rsid w:val="005B09F4"/>
    <w:rsid w:val="005B13E3"/>
    <w:rsid w:val="005B1A46"/>
    <w:rsid w:val="005B1B88"/>
    <w:rsid w:val="005B37B4"/>
    <w:rsid w:val="005B3E35"/>
    <w:rsid w:val="005B4392"/>
    <w:rsid w:val="005B4500"/>
    <w:rsid w:val="005B4A9D"/>
    <w:rsid w:val="005B5298"/>
    <w:rsid w:val="005B59C9"/>
    <w:rsid w:val="005B66AC"/>
    <w:rsid w:val="005B783A"/>
    <w:rsid w:val="005B7FDA"/>
    <w:rsid w:val="005C1128"/>
    <w:rsid w:val="005C122F"/>
    <w:rsid w:val="005C1449"/>
    <w:rsid w:val="005C1859"/>
    <w:rsid w:val="005C1A4A"/>
    <w:rsid w:val="005C469C"/>
    <w:rsid w:val="005C57E7"/>
    <w:rsid w:val="005C5CAF"/>
    <w:rsid w:val="005C72E0"/>
    <w:rsid w:val="005D1A90"/>
    <w:rsid w:val="005D34B2"/>
    <w:rsid w:val="005D35C5"/>
    <w:rsid w:val="005D3749"/>
    <w:rsid w:val="005D552B"/>
    <w:rsid w:val="005D652E"/>
    <w:rsid w:val="005D67B2"/>
    <w:rsid w:val="005D6CC9"/>
    <w:rsid w:val="005D70D2"/>
    <w:rsid w:val="005D7CE9"/>
    <w:rsid w:val="005E0F99"/>
    <w:rsid w:val="005E1D88"/>
    <w:rsid w:val="005E3979"/>
    <w:rsid w:val="005E45B1"/>
    <w:rsid w:val="005E6C22"/>
    <w:rsid w:val="005E6EDC"/>
    <w:rsid w:val="005F0B42"/>
    <w:rsid w:val="005F171C"/>
    <w:rsid w:val="005F20BA"/>
    <w:rsid w:val="005F2A88"/>
    <w:rsid w:val="005F3048"/>
    <w:rsid w:val="005F3587"/>
    <w:rsid w:val="005F3667"/>
    <w:rsid w:val="005F377F"/>
    <w:rsid w:val="005F4665"/>
    <w:rsid w:val="005F5D83"/>
    <w:rsid w:val="005F64C4"/>
    <w:rsid w:val="005F6A4E"/>
    <w:rsid w:val="005F6FA9"/>
    <w:rsid w:val="006001D9"/>
    <w:rsid w:val="00600384"/>
    <w:rsid w:val="00600C68"/>
    <w:rsid w:val="00601610"/>
    <w:rsid w:val="00601E62"/>
    <w:rsid w:val="00604139"/>
    <w:rsid w:val="006043F7"/>
    <w:rsid w:val="0060467B"/>
    <w:rsid w:val="00604A3E"/>
    <w:rsid w:val="00604F18"/>
    <w:rsid w:val="006060AF"/>
    <w:rsid w:val="00606430"/>
    <w:rsid w:val="00606FB0"/>
    <w:rsid w:val="00607625"/>
    <w:rsid w:val="00612A2B"/>
    <w:rsid w:val="00612AC2"/>
    <w:rsid w:val="00612C3E"/>
    <w:rsid w:val="00612F52"/>
    <w:rsid w:val="00613EA0"/>
    <w:rsid w:val="00614268"/>
    <w:rsid w:val="00614DCA"/>
    <w:rsid w:val="00615857"/>
    <w:rsid w:val="00617293"/>
    <w:rsid w:val="0061794F"/>
    <w:rsid w:val="00620497"/>
    <w:rsid w:val="00620530"/>
    <w:rsid w:val="006207E1"/>
    <w:rsid w:val="00620D7C"/>
    <w:rsid w:val="006225E7"/>
    <w:rsid w:val="0062299F"/>
    <w:rsid w:val="00623F9E"/>
    <w:rsid w:val="0062461F"/>
    <w:rsid w:val="006251E5"/>
    <w:rsid w:val="006266B4"/>
    <w:rsid w:val="00626D9B"/>
    <w:rsid w:val="006274C9"/>
    <w:rsid w:val="006277A2"/>
    <w:rsid w:val="00627E60"/>
    <w:rsid w:val="006304DF"/>
    <w:rsid w:val="0063100C"/>
    <w:rsid w:val="00632E0D"/>
    <w:rsid w:val="00632F2F"/>
    <w:rsid w:val="00633249"/>
    <w:rsid w:val="00633277"/>
    <w:rsid w:val="00633AB7"/>
    <w:rsid w:val="00635E59"/>
    <w:rsid w:val="00637C1E"/>
    <w:rsid w:val="0064083F"/>
    <w:rsid w:val="00641370"/>
    <w:rsid w:val="00641468"/>
    <w:rsid w:val="00641EA1"/>
    <w:rsid w:val="006427E1"/>
    <w:rsid w:val="0064289E"/>
    <w:rsid w:val="00642A2C"/>
    <w:rsid w:val="006432DC"/>
    <w:rsid w:val="006433CE"/>
    <w:rsid w:val="0064464B"/>
    <w:rsid w:val="00647228"/>
    <w:rsid w:val="00650065"/>
    <w:rsid w:val="0065110D"/>
    <w:rsid w:val="006518A1"/>
    <w:rsid w:val="00651F39"/>
    <w:rsid w:val="00652C48"/>
    <w:rsid w:val="00653E7A"/>
    <w:rsid w:val="006550C5"/>
    <w:rsid w:val="00655328"/>
    <w:rsid w:val="006554B1"/>
    <w:rsid w:val="00655FA0"/>
    <w:rsid w:val="006565E1"/>
    <w:rsid w:val="00656C6A"/>
    <w:rsid w:val="006570F2"/>
    <w:rsid w:val="0065794D"/>
    <w:rsid w:val="00657C5C"/>
    <w:rsid w:val="00657F94"/>
    <w:rsid w:val="00661266"/>
    <w:rsid w:val="00661602"/>
    <w:rsid w:val="00662F80"/>
    <w:rsid w:val="006636C8"/>
    <w:rsid w:val="00664075"/>
    <w:rsid w:val="006641D3"/>
    <w:rsid w:val="006647E7"/>
    <w:rsid w:val="00664821"/>
    <w:rsid w:val="00664984"/>
    <w:rsid w:val="00667B53"/>
    <w:rsid w:val="00667D14"/>
    <w:rsid w:val="006707D3"/>
    <w:rsid w:val="006709A9"/>
    <w:rsid w:val="00670F8F"/>
    <w:rsid w:val="006723D5"/>
    <w:rsid w:val="006729D4"/>
    <w:rsid w:val="00672D63"/>
    <w:rsid w:val="00673108"/>
    <w:rsid w:val="0067407E"/>
    <w:rsid w:val="00674543"/>
    <w:rsid w:val="00674E23"/>
    <w:rsid w:val="00675C48"/>
    <w:rsid w:val="00676D47"/>
    <w:rsid w:val="00677969"/>
    <w:rsid w:val="00680E0E"/>
    <w:rsid w:val="006822E1"/>
    <w:rsid w:val="00683552"/>
    <w:rsid w:val="006839CB"/>
    <w:rsid w:val="006845A7"/>
    <w:rsid w:val="00684C54"/>
    <w:rsid w:val="00684E07"/>
    <w:rsid w:val="00685219"/>
    <w:rsid w:val="0068660F"/>
    <w:rsid w:val="0068693C"/>
    <w:rsid w:val="00687D0E"/>
    <w:rsid w:val="00690173"/>
    <w:rsid w:val="006933A3"/>
    <w:rsid w:val="006936D3"/>
    <w:rsid w:val="00694FEE"/>
    <w:rsid w:val="0069551D"/>
    <w:rsid w:val="00696056"/>
    <w:rsid w:val="006967F6"/>
    <w:rsid w:val="006A0927"/>
    <w:rsid w:val="006A0CAF"/>
    <w:rsid w:val="006A42AC"/>
    <w:rsid w:val="006A5F76"/>
    <w:rsid w:val="006A687D"/>
    <w:rsid w:val="006A7C3B"/>
    <w:rsid w:val="006B1CFC"/>
    <w:rsid w:val="006B3770"/>
    <w:rsid w:val="006B3B13"/>
    <w:rsid w:val="006B5854"/>
    <w:rsid w:val="006B59F1"/>
    <w:rsid w:val="006B5F24"/>
    <w:rsid w:val="006C1454"/>
    <w:rsid w:val="006C1CC9"/>
    <w:rsid w:val="006C26A8"/>
    <w:rsid w:val="006C2848"/>
    <w:rsid w:val="006C4745"/>
    <w:rsid w:val="006C48DA"/>
    <w:rsid w:val="006C4D8C"/>
    <w:rsid w:val="006C53A6"/>
    <w:rsid w:val="006C5BED"/>
    <w:rsid w:val="006C76F2"/>
    <w:rsid w:val="006D00D6"/>
    <w:rsid w:val="006D0BE8"/>
    <w:rsid w:val="006D12BB"/>
    <w:rsid w:val="006D1C14"/>
    <w:rsid w:val="006D2210"/>
    <w:rsid w:val="006D2B4E"/>
    <w:rsid w:val="006D4F67"/>
    <w:rsid w:val="006D521C"/>
    <w:rsid w:val="006D586B"/>
    <w:rsid w:val="006D5B21"/>
    <w:rsid w:val="006D6025"/>
    <w:rsid w:val="006D653D"/>
    <w:rsid w:val="006D6798"/>
    <w:rsid w:val="006D7175"/>
    <w:rsid w:val="006E0876"/>
    <w:rsid w:val="006E0D3E"/>
    <w:rsid w:val="006E3296"/>
    <w:rsid w:val="006E4085"/>
    <w:rsid w:val="006E4960"/>
    <w:rsid w:val="006E4BD3"/>
    <w:rsid w:val="006E4F8F"/>
    <w:rsid w:val="006E7516"/>
    <w:rsid w:val="006E7D5F"/>
    <w:rsid w:val="006F023B"/>
    <w:rsid w:val="006F0998"/>
    <w:rsid w:val="006F1C03"/>
    <w:rsid w:val="006F2BB4"/>
    <w:rsid w:val="006F2F26"/>
    <w:rsid w:val="006F310F"/>
    <w:rsid w:val="006F382C"/>
    <w:rsid w:val="006F3DFB"/>
    <w:rsid w:val="006F4275"/>
    <w:rsid w:val="006F4365"/>
    <w:rsid w:val="006F4DA9"/>
    <w:rsid w:val="006F56BE"/>
    <w:rsid w:val="006F5C13"/>
    <w:rsid w:val="006F62A6"/>
    <w:rsid w:val="007007FD"/>
    <w:rsid w:val="00700D75"/>
    <w:rsid w:val="00702675"/>
    <w:rsid w:val="00703AA7"/>
    <w:rsid w:val="007041B2"/>
    <w:rsid w:val="0070459A"/>
    <w:rsid w:val="0070516E"/>
    <w:rsid w:val="00705EE4"/>
    <w:rsid w:val="00706638"/>
    <w:rsid w:val="00707C4F"/>
    <w:rsid w:val="007104E4"/>
    <w:rsid w:val="00710D0C"/>
    <w:rsid w:val="00711E25"/>
    <w:rsid w:val="00712507"/>
    <w:rsid w:val="00712C22"/>
    <w:rsid w:val="007131A9"/>
    <w:rsid w:val="00714CA7"/>
    <w:rsid w:val="00716075"/>
    <w:rsid w:val="00716730"/>
    <w:rsid w:val="00720B13"/>
    <w:rsid w:val="00721E24"/>
    <w:rsid w:val="007220E3"/>
    <w:rsid w:val="00722224"/>
    <w:rsid w:val="00722483"/>
    <w:rsid w:val="0072292C"/>
    <w:rsid w:val="00722B0B"/>
    <w:rsid w:val="00722DF7"/>
    <w:rsid w:val="0072768F"/>
    <w:rsid w:val="007278DE"/>
    <w:rsid w:val="00727A99"/>
    <w:rsid w:val="007306DE"/>
    <w:rsid w:val="0073090F"/>
    <w:rsid w:val="00731573"/>
    <w:rsid w:val="00731C75"/>
    <w:rsid w:val="0073234B"/>
    <w:rsid w:val="00732D89"/>
    <w:rsid w:val="00733910"/>
    <w:rsid w:val="00733D17"/>
    <w:rsid w:val="00734498"/>
    <w:rsid w:val="00734600"/>
    <w:rsid w:val="0073525E"/>
    <w:rsid w:val="00735AB3"/>
    <w:rsid w:val="00735B9A"/>
    <w:rsid w:val="00735BC6"/>
    <w:rsid w:val="007362A2"/>
    <w:rsid w:val="00737C59"/>
    <w:rsid w:val="00737F39"/>
    <w:rsid w:val="00737FC5"/>
    <w:rsid w:val="00740BA6"/>
    <w:rsid w:val="00741FD4"/>
    <w:rsid w:val="00742628"/>
    <w:rsid w:val="00742CBC"/>
    <w:rsid w:val="007433FF"/>
    <w:rsid w:val="007436A9"/>
    <w:rsid w:val="007439C0"/>
    <w:rsid w:val="0074417F"/>
    <w:rsid w:val="00745950"/>
    <w:rsid w:val="007464E3"/>
    <w:rsid w:val="00746E02"/>
    <w:rsid w:val="00746EC3"/>
    <w:rsid w:val="0074714F"/>
    <w:rsid w:val="007473D1"/>
    <w:rsid w:val="00751529"/>
    <w:rsid w:val="0075296D"/>
    <w:rsid w:val="00753E3A"/>
    <w:rsid w:val="0075434F"/>
    <w:rsid w:val="00756206"/>
    <w:rsid w:val="007564A4"/>
    <w:rsid w:val="00756BD2"/>
    <w:rsid w:val="007572E5"/>
    <w:rsid w:val="007636B6"/>
    <w:rsid w:val="007644B5"/>
    <w:rsid w:val="00765CEC"/>
    <w:rsid w:val="00766200"/>
    <w:rsid w:val="0077023A"/>
    <w:rsid w:val="00770C60"/>
    <w:rsid w:val="00770DA2"/>
    <w:rsid w:val="00771C77"/>
    <w:rsid w:val="00771F9E"/>
    <w:rsid w:val="0077273C"/>
    <w:rsid w:val="00775493"/>
    <w:rsid w:val="00775B16"/>
    <w:rsid w:val="00775BD4"/>
    <w:rsid w:val="00780B89"/>
    <w:rsid w:val="007810E3"/>
    <w:rsid w:val="00782FBE"/>
    <w:rsid w:val="00784BF3"/>
    <w:rsid w:val="00784FC2"/>
    <w:rsid w:val="00785424"/>
    <w:rsid w:val="00787BA0"/>
    <w:rsid w:val="00790239"/>
    <w:rsid w:val="0079120F"/>
    <w:rsid w:val="00792612"/>
    <w:rsid w:val="00795D01"/>
    <w:rsid w:val="007965F2"/>
    <w:rsid w:val="00796A29"/>
    <w:rsid w:val="007971AB"/>
    <w:rsid w:val="00797384"/>
    <w:rsid w:val="007A04B0"/>
    <w:rsid w:val="007A0BB4"/>
    <w:rsid w:val="007A5A5B"/>
    <w:rsid w:val="007A7EDD"/>
    <w:rsid w:val="007B0954"/>
    <w:rsid w:val="007B1210"/>
    <w:rsid w:val="007B1C7E"/>
    <w:rsid w:val="007B225D"/>
    <w:rsid w:val="007B30A0"/>
    <w:rsid w:val="007B49D7"/>
    <w:rsid w:val="007B4CB4"/>
    <w:rsid w:val="007B5163"/>
    <w:rsid w:val="007B5336"/>
    <w:rsid w:val="007B62A9"/>
    <w:rsid w:val="007B6A9C"/>
    <w:rsid w:val="007B7423"/>
    <w:rsid w:val="007C0182"/>
    <w:rsid w:val="007C2B09"/>
    <w:rsid w:val="007C35D6"/>
    <w:rsid w:val="007C3892"/>
    <w:rsid w:val="007C46FF"/>
    <w:rsid w:val="007C4CB3"/>
    <w:rsid w:val="007C4CFA"/>
    <w:rsid w:val="007C5AAA"/>
    <w:rsid w:val="007C620B"/>
    <w:rsid w:val="007C64E0"/>
    <w:rsid w:val="007C751D"/>
    <w:rsid w:val="007C7A53"/>
    <w:rsid w:val="007D0DA6"/>
    <w:rsid w:val="007D1273"/>
    <w:rsid w:val="007D1D7D"/>
    <w:rsid w:val="007D201F"/>
    <w:rsid w:val="007D26E0"/>
    <w:rsid w:val="007D273D"/>
    <w:rsid w:val="007D38A9"/>
    <w:rsid w:val="007D3EF3"/>
    <w:rsid w:val="007D4AA2"/>
    <w:rsid w:val="007D585F"/>
    <w:rsid w:val="007D7B8F"/>
    <w:rsid w:val="007E0593"/>
    <w:rsid w:val="007E0A5F"/>
    <w:rsid w:val="007E10FD"/>
    <w:rsid w:val="007E20E3"/>
    <w:rsid w:val="007E2539"/>
    <w:rsid w:val="007E2837"/>
    <w:rsid w:val="007E2992"/>
    <w:rsid w:val="007E2EC9"/>
    <w:rsid w:val="007E2FCF"/>
    <w:rsid w:val="007E3BC8"/>
    <w:rsid w:val="007E4030"/>
    <w:rsid w:val="007E5337"/>
    <w:rsid w:val="007E736D"/>
    <w:rsid w:val="007E757B"/>
    <w:rsid w:val="007F053B"/>
    <w:rsid w:val="007F07E2"/>
    <w:rsid w:val="007F1178"/>
    <w:rsid w:val="007F2B5E"/>
    <w:rsid w:val="007F302E"/>
    <w:rsid w:val="007F30D2"/>
    <w:rsid w:val="007F3A10"/>
    <w:rsid w:val="007F3A89"/>
    <w:rsid w:val="007F5AD4"/>
    <w:rsid w:val="007F682C"/>
    <w:rsid w:val="007F6E76"/>
    <w:rsid w:val="007F75E4"/>
    <w:rsid w:val="007F7CD8"/>
    <w:rsid w:val="008003BF"/>
    <w:rsid w:val="008012FD"/>
    <w:rsid w:val="00801A31"/>
    <w:rsid w:val="00802D75"/>
    <w:rsid w:val="008038F9"/>
    <w:rsid w:val="00804A4E"/>
    <w:rsid w:val="008068D3"/>
    <w:rsid w:val="008069C8"/>
    <w:rsid w:val="00807A5E"/>
    <w:rsid w:val="00807CF4"/>
    <w:rsid w:val="00807FF8"/>
    <w:rsid w:val="00810760"/>
    <w:rsid w:val="00810CC3"/>
    <w:rsid w:val="00810D37"/>
    <w:rsid w:val="00811071"/>
    <w:rsid w:val="00811BA9"/>
    <w:rsid w:val="00811D37"/>
    <w:rsid w:val="00811FAB"/>
    <w:rsid w:val="00813669"/>
    <w:rsid w:val="00813A83"/>
    <w:rsid w:val="00813EBD"/>
    <w:rsid w:val="00814154"/>
    <w:rsid w:val="0081480D"/>
    <w:rsid w:val="00815E53"/>
    <w:rsid w:val="00815FE5"/>
    <w:rsid w:val="00817473"/>
    <w:rsid w:val="00820490"/>
    <w:rsid w:val="00820D1F"/>
    <w:rsid w:val="00824672"/>
    <w:rsid w:val="0082480B"/>
    <w:rsid w:val="0082501F"/>
    <w:rsid w:val="00825302"/>
    <w:rsid w:val="00825922"/>
    <w:rsid w:val="00825E33"/>
    <w:rsid w:val="008268FF"/>
    <w:rsid w:val="0082694C"/>
    <w:rsid w:val="00826FC7"/>
    <w:rsid w:val="008275B9"/>
    <w:rsid w:val="00827E69"/>
    <w:rsid w:val="008303AD"/>
    <w:rsid w:val="00831859"/>
    <w:rsid w:val="00831F6B"/>
    <w:rsid w:val="0083226C"/>
    <w:rsid w:val="008338F8"/>
    <w:rsid w:val="00841207"/>
    <w:rsid w:val="00841A90"/>
    <w:rsid w:val="008435F7"/>
    <w:rsid w:val="008436BE"/>
    <w:rsid w:val="00843CA3"/>
    <w:rsid w:val="00845099"/>
    <w:rsid w:val="00845A47"/>
    <w:rsid w:val="00845DCD"/>
    <w:rsid w:val="00845F31"/>
    <w:rsid w:val="00845F91"/>
    <w:rsid w:val="00846C2E"/>
    <w:rsid w:val="008471DA"/>
    <w:rsid w:val="00850E48"/>
    <w:rsid w:val="008522CF"/>
    <w:rsid w:val="008533AF"/>
    <w:rsid w:val="00853DC2"/>
    <w:rsid w:val="00853E85"/>
    <w:rsid w:val="00854045"/>
    <w:rsid w:val="00854090"/>
    <w:rsid w:val="00854820"/>
    <w:rsid w:val="0085496D"/>
    <w:rsid w:val="00854A0E"/>
    <w:rsid w:val="008557BF"/>
    <w:rsid w:val="0085621C"/>
    <w:rsid w:val="008563FE"/>
    <w:rsid w:val="0085799D"/>
    <w:rsid w:val="0086005E"/>
    <w:rsid w:val="00861A2B"/>
    <w:rsid w:val="00863B23"/>
    <w:rsid w:val="00866832"/>
    <w:rsid w:val="00866B7A"/>
    <w:rsid w:val="0086715A"/>
    <w:rsid w:val="00867AA3"/>
    <w:rsid w:val="00871A14"/>
    <w:rsid w:val="00872B64"/>
    <w:rsid w:val="00874401"/>
    <w:rsid w:val="00874A97"/>
    <w:rsid w:val="00874D2E"/>
    <w:rsid w:val="008752AB"/>
    <w:rsid w:val="008758D9"/>
    <w:rsid w:val="00875942"/>
    <w:rsid w:val="00876099"/>
    <w:rsid w:val="00876F5F"/>
    <w:rsid w:val="00880E07"/>
    <w:rsid w:val="00880FC7"/>
    <w:rsid w:val="008816BB"/>
    <w:rsid w:val="008818CD"/>
    <w:rsid w:val="00882915"/>
    <w:rsid w:val="00882E03"/>
    <w:rsid w:val="00883546"/>
    <w:rsid w:val="0088355A"/>
    <w:rsid w:val="008839A3"/>
    <w:rsid w:val="0088434A"/>
    <w:rsid w:val="00890627"/>
    <w:rsid w:val="00891850"/>
    <w:rsid w:val="008933C1"/>
    <w:rsid w:val="00894C0F"/>
    <w:rsid w:val="008950EF"/>
    <w:rsid w:val="00895807"/>
    <w:rsid w:val="0089581F"/>
    <w:rsid w:val="008A0E39"/>
    <w:rsid w:val="008A4535"/>
    <w:rsid w:val="008A53DF"/>
    <w:rsid w:val="008A6A22"/>
    <w:rsid w:val="008A6CE7"/>
    <w:rsid w:val="008A6DD0"/>
    <w:rsid w:val="008A745D"/>
    <w:rsid w:val="008A7D21"/>
    <w:rsid w:val="008B0673"/>
    <w:rsid w:val="008B1C97"/>
    <w:rsid w:val="008B1E0B"/>
    <w:rsid w:val="008B3F71"/>
    <w:rsid w:val="008B4579"/>
    <w:rsid w:val="008B4B98"/>
    <w:rsid w:val="008B66BF"/>
    <w:rsid w:val="008B7E68"/>
    <w:rsid w:val="008B7FF2"/>
    <w:rsid w:val="008C01F6"/>
    <w:rsid w:val="008C10E1"/>
    <w:rsid w:val="008C1A4E"/>
    <w:rsid w:val="008C1D68"/>
    <w:rsid w:val="008C2CAA"/>
    <w:rsid w:val="008C3CAC"/>
    <w:rsid w:val="008C7B8B"/>
    <w:rsid w:val="008D1010"/>
    <w:rsid w:val="008D1365"/>
    <w:rsid w:val="008D2AB2"/>
    <w:rsid w:val="008D37E9"/>
    <w:rsid w:val="008D45F7"/>
    <w:rsid w:val="008D6599"/>
    <w:rsid w:val="008D7823"/>
    <w:rsid w:val="008D7B6A"/>
    <w:rsid w:val="008D7E00"/>
    <w:rsid w:val="008E03E8"/>
    <w:rsid w:val="008E1EAA"/>
    <w:rsid w:val="008E1EB6"/>
    <w:rsid w:val="008E1F7C"/>
    <w:rsid w:val="008E22A6"/>
    <w:rsid w:val="008E2F85"/>
    <w:rsid w:val="008E349D"/>
    <w:rsid w:val="008E3596"/>
    <w:rsid w:val="008E3B69"/>
    <w:rsid w:val="008E41E2"/>
    <w:rsid w:val="008E4405"/>
    <w:rsid w:val="008E44D6"/>
    <w:rsid w:val="008E5BFF"/>
    <w:rsid w:val="008E7022"/>
    <w:rsid w:val="008F0104"/>
    <w:rsid w:val="008F0794"/>
    <w:rsid w:val="008F0E1C"/>
    <w:rsid w:val="008F1E9A"/>
    <w:rsid w:val="008F2837"/>
    <w:rsid w:val="008F48F5"/>
    <w:rsid w:val="008F4A1B"/>
    <w:rsid w:val="008F4ECC"/>
    <w:rsid w:val="008F6088"/>
    <w:rsid w:val="008F67F4"/>
    <w:rsid w:val="008F75BE"/>
    <w:rsid w:val="00900E0E"/>
    <w:rsid w:val="00901FA5"/>
    <w:rsid w:val="00902174"/>
    <w:rsid w:val="009026FB"/>
    <w:rsid w:val="00902D56"/>
    <w:rsid w:val="00903526"/>
    <w:rsid w:val="009039C7"/>
    <w:rsid w:val="009042CE"/>
    <w:rsid w:val="00907898"/>
    <w:rsid w:val="00907DD4"/>
    <w:rsid w:val="00910D8C"/>
    <w:rsid w:val="00911732"/>
    <w:rsid w:val="00912437"/>
    <w:rsid w:val="0091336B"/>
    <w:rsid w:val="009140CC"/>
    <w:rsid w:val="009147FB"/>
    <w:rsid w:val="0091494E"/>
    <w:rsid w:val="00914B16"/>
    <w:rsid w:val="009154A5"/>
    <w:rsid w:val="00915AD2"/>
    <w:rsid w:val="00915B4B"/>
    <w:rsid w:val="00915BC1"/>
    <w:rsid w:val="00916881"/>
    <w:rsid w:val="00921FB6"/>
    <w:rsid w:val="009232A9"/>
    <w:rsid w:val="0092451C"/>
    <w:rsid w:val="00924720"/>
    <w:rsid w:val="009247B9"/>
    <w:rsid w:val="00925412"/>
    <w:rsid w:val="0092560C"/>
    <w:rsid w:val="00926459"/>
    <w:rsid w:val="00926ABB"/>
    <w:rsid w:val="009343B9"/>
    <w:rsid w:val="009365B7"/>
    <w:rsid w:val="009369F0"/>
    <w:rsid w:val="00937AEF"/>
    <w:rsid w:val="0094072F"/>
    <w:rsid w:val="00940C23"/>
    <w:rsid w:val="0094137A"/>
    <w:rsid w:val="009415F3"/>
    <w:rsid w:val="00943136"/>
    <w:rsid w:val="009438AD"/>
    <w:rsid w:val="009441C3"/>
    <w:rsid w:val="009448EE"/>
    <w:rsid w:val="009450F8"/>
    <w:rsid w:val="0094513C"/>
    <w:rsid w:val="009454D6"/>
    <w:rsid w:val="009465EA"/>
    <w:rsid w:val="00946AE4"/>
    <w:rsid w:val="00947556"/>
    <w:rsid w:val="00950343"/>
    <w:rsid w:val="00952542"/>
    <w:rsid w:val="009531BC"/>
    <w:rsid w:val="00953CE1"/>
    <w:rsid w:val="009553A7"/>
    <w:rsid w:val="00955BFA"/>
    <w:rsid w:val="00956103"/>
    <w:rsid w:val="00956A50"/>
    <w:rsid w:val="00956FD7"/>
    <w:rsid w:val="009604BD"/>
    <w:rsid w:val="00962582"/>
    <w:rsid w:val="00962948"/>
    <w:rsid w:val="00962A15"/>
    <w:rsid w:val="009630C5"/>
    <w:rsid w:val="00965062"/>
    <w:rsid w:val="0096568D"/>
    <w:rsid w:val="00967593"/>
    <w:rsid w:val="00967930"/>
    <w:rsid w:val="009713CF"/>
    <w:rsid w:val="0097176D"/>
    <w:rsid w:val="00972D8E"/>
    <w:rsid w:val="00972F02"/>
    <w:rsid w:val="0097389F"/>
    <w:rsid w:val="00974589"/>
    <w:rsid w:val="00974AF1"/>
    <w:rsid w:val="00974D9E"/>
    <w:rsid w:val="00976050"/>
    <w:rsid w:val="0097694A"/>
    <w:rsid w:val="0097738B"/>
    <w:rsid w:val="009773AB"/>
    <w:rsid w:val="0097787C"/>
    <w:rsid w:val="009800D8"/>
    <w:rsid w:val="00980B56"/>
    <w:rsid w:val="00981F72"/>
    <w:rsid w:val="00982316"/>
    <w:rsid w:val="00983164"/>
    <w:rsid w:val="00983AE1"/>
    <w:rsid w:val="00984FEA"/>
    <w:rsid w:val="009854DB"/>
    <w:rsid w:val="0098556D"/>
    <w:rsid w:val="00985968"/>
    <w:rsid w:val="009859F2"/>
    <w:rsid w:val="0098675F"/>
    <w:rsid w:val="00986A47"/>
    <w:rsid w:val="00987032"/>
    <w:rsid w:val="00987C55"/>
    <w:rsid w:val="00987FD7"/>
    <w:rsid w:val="009907C6"/>
    <w:rsid w:val="009908C8"/>
    <w:rsid w:val="00990D17"/>
    <w:rsid w:val="009912CB"/>
    <w:rsid w:val="009927A0"/>
    <w:rsid w:val="00992F98"/>
    <w:rsid w:val="009937D3"/>
    <w:rsid w:val="009957CB"/>
    <w:rsid w:val="0099652F"/>
    <w:rsid w:val="00997223"/>
    <w:rsid w:val="00997B06"/>
    <w:rsid w:val="009A046C"/>
    <w:rsid w:val="009A1FBA"/>
    <w:rsid w:val="009A2741"/>
    <w:rsid w:val="009A467B"/>
    <w:rsid w:val="009A678F"/>
    <w:rsid w:val="009A701E"/>
    <w:rsid w:val="009A7CE2"/>
    <w:rsid w:val="009B008B"/>
    <w:rsid w:val="009B0747"/>
    <w:rsid w:val="009B1C4E"/>
    <w:rsid w:val="009B2A83"/>
    <w:rsid w:val="009B4930"/>
    <w:rsid w:val="009B61C1"/>
    <w:rsid w:val="009B7EC8"/>
    <w:rsid w:val="009C01A1"/>
    <w:rsid w:val="009C2E4C"/>
    <w:rsid w:val="009C337B"/>
    <w:rsid w:val="009C3C06"/>
    <w:rsid w:val="009C475B"/>
    <w:rsid w:val="009C49CB"/>
    <w:rsid w:val="009C5371"/>
    <w:rsid w:val="009C7E56"/>
    <w:rsid w:val="009D0B2A"/>
    <w:rsid w:val="009D1731"/>
    <w:rsid w:val="009D1EF2"/>
    <w:rsid w:val="009D24E8"/>
    <w:rsid w:val="009D47E1"/>
    <w:rsid w:val="009D5207"/>
    <w:rsid w:val="009D5E80"/>
    <w:rsid w:val="009D6C70"/>
    <w:rsid w:val="009D758F"/>
    <w:rsid w:val="009D767B"/>
    <w:rsid w:val="009D7BC3"/>
    <w:rsid w:val="009E02E9"/>
    <w:rsid w:val="009E039A"/>
    <w:rsid w:val="009E040A"/>
    <w:rsid w:val="009E05C6"/>
    <w:rsid w:val="009E1DD4"/>
    <w:rsid w:val="009E2AB5"/>
    <w:rsid w:val="009E2E0D"/>
    <w:rsid w:val="009E371F"/>
    <w:rsid w:val="009E4528"/>
    <w:rsid w:val="009E543D"/>
    <w:rsid w:val="009E588D"/>
    <w:rsid w:val="009E58EB"/>
    <w:rsid w:val="009E5E46"/>
    <w:rsid w:val="009E5FD1"/>
    <w:rsid w:val="009E6709"/>
    <w:rsid w:val="009E6B59"/>
    <w:rsid w:val="009F1587"/>
    <w:rsid w:val="009F1FE6"/>
    <w:rsid w:val="009F42D7"/>
    <w:rsid w:val="009F4F51"/>
    <w:rsid w:val="009F525E"/>
    <w:rsid w:val="009F58D8"/>
    <w:rsid w:val="009F5EFB"/>
    <w:rsid w:val="009F6594"/>
    <w:rsid w:val="009F6EF0"/>
    <w:rsid w:val="009F751A"/>
    <w:rsid w:val="00A010E7"/>
    <w:rsid w:val="00A031D4"/>
    <w:rsid w:val="00A03443"/>
    <w:rsid w:val="00A03F3B"/>
    <w:rsid w:val="00A04C08"/>
    <w:rsid w:val="00A05BC4"/>
    <w:rsid w:val="00A06260"/>
    <w:rsid w:val="00A06E73"/>
    <w:rsid w:val="00A078C2"/>
    <w:rsid w:val="00A07F89"/>
    <w:rsid w:val="00A119BB"/>
    <w:rsid w:val="00A11D17"/>
    <w:rsid w:val="00A11E1F"/>
    <w:rsid w:val="00A12FA1"/>
    <w:rsid w:val="00A139D1"/>
    <w:rsid w:val="00A172C3"/>
    <w:rsid w:val="00A17867"/>
    <w:rsid w:val="00A21043"/>
    <w:rsid w:val="00A211D3"/>
    <w:rsid w:val="00A21408"/>
    <w:rsid w:val="00A24510"/>
    <w:rsid w:val="00A24A21"/>
    <w:rsid w:val="00A26EAA"/>
    <w:rsid w:val="00A27C2C"/>
    <w:rsid w:val="00A27C66"/>
    <w:rsid w:val="00A27D28"/>
    <w:rsid w:val="00A3202C"/>
    <w:rsid w:val="00A32B6F"/>
    <w:rsid w:val="00A32B74"/>
    <w:rsid w:val="00A3348C"/>
    <w:rsid w:val="00A35BB4"/>
    <w:rsid w:val="00A361F3"/>
    <w:rsid w:val="00A366FF"/>
    <w:rsid w:val="00A367F9"/>
    <w:rsid w:val="00A3784E"/>
    <w:rsid w:val="00A40081"/>
    <w:rsid w:val="00A400B0"/>
    <w:rsid w:val="00A4017E"/>
    <w:rsid w:val="00A40BB5"/>
    <w:rsid w:val="00A43410"/>
    <w:rsid w:val="00A461C4"/>
    <w:rsid w:val="00A4672F"/>
    <w:rsid w:val="00A46869"/>
    <w:rsid w:val="00A47761"/>
    <w:rsid w:val="00A50741"/>
    <w:rsid w:val="00A51381"/>
    <w:rsid w:val="00A529BF"/>
    <w:rsid w:val="00A52B39"/>
    <w:rsid w:val="00A53378"/>
    <w:rsid w:val="00A53A84"/>
    <w:rsid w:val="00A53D1A"/>
    <w:rsid w:val="00A550C1"/>
    <w:rsid w:val="00A5642B"/>
    <w:rsid w:val="00A57645"/>
    <w:rsid w:val="00A5790A"/>
    <w:rsid w:val="00A60309"/>
    <w:rsid w:val="00A60B72"/>
    <w:rsid w:val="00A612C0"/>
    <w:rsid w:val="00A62577"/>
    <w:rsid w:val="00A630CA"/>
    <w:rsid w:val="00A64B05"/>
    <w:rsid w:val="00A6669C"/>
    <w:rsid w:val="00A67290"/>
    <w:rsid w:val="00A67E2A"/>
    <w:rsid w:val="00A704D3"/>
    <w:rsid w:val="00A70C10"/>
    <w:rsid w:val="00A72E3E"/>
    <w:rsid w:val="00A72FAD"/>
    <w:rsid w:val="00A7343A"/>
    <w:rsid w:val="00A75BA5"/>
    <w:rsid w:val="00A75CA9"/>
    <w:rsid w:val="00A75CFF"/>
    <w:rsid w:val="00A762C1"/>
    <w:rsid w:val="00A76919"/>
    <w:rsid w:val="00A76E69"/>
    <w:rsid w:val="00A76EDF"/>
    <w:rsid w:val="00A770C8"/>
    <w:rsid w:val="00A77A94"/>
    <w:rsid w:val="00A801DF"/>
    <w:rsid w:val="00A802AA"/>
    <w:rsid w:val="00A8040C"/>
    <w:rsid w:val="00A8095D"/>
    <w:rsid w:val="00A80F0F"/>
    <w:rsid w:val="00A824DD"/>
    <w:rsid w:val="00A82FF7"/>
    <w:rsid w:val="00A83486"/>
    <w:rsid w:val="00A84593"/>
    <w:rsid w:val="00A84AF8"/>
    <w:rsid w:val="00A84CEA"/>
    <w:rsid w:val="00A852A6"/>
    <w:rsid w:val="00A858DE"/>
    <w:rsid w:val="00A85D57"/>
    <w:rsid w:val="00A86172"/>
    <w:rsid w:val="00A86A28"/>
    <w:rsid w:val="00A86A8C"/>
    <w:rsid w:val="00A90395"/>
    <w:rsid w:val="00A90E9D"/>
    <w:rsid w:val="00A913CF"/>
    <w:rsid w:val="00A916FD"/>
    <w:rsid w:val="00A91A5F"/>
    <w:rsid w:val="00A91EFE"/>
    <w:rsid w:val="00A926D8"/>
    <w:rsid w:val="00A945F5"/>
    <w:rsid w:val="00A95D8A"/>
    <w:rsid w:val="00A964EA"/>
    <w:rsid w:val="00A966F6"/>
    <w:rsid w:val="00A979B6"/>
    <w:rsid w:val="00AA09D7"/>
    <w:rsid w:val="00AA0D33"/>
    <w:rsid w:val="00AA1393"/>
    <w:rsid w:val="00AA1C0C"/>
    <w:rsid w:val="00AA21EB"/>
    <w:rsid w:val="00AA2758"/>
    <w:rsid w:val="00AA2C6B"/>
    <w:rsid w:val="00AA390E"/>
    <w:rsid w:val="00AA410B"/>
    <w:rsid w:val="00AA546A"/>
    <w:rsid w:val="00AA55EE"/>
    <w:rsid w:val="00AA5D41"/>
    <w:rsid w:val="00AA72A8"/>
    <w:rsid w:val="00AB22A9"/>
    <w:rsid w:val="00AB29FC"/>
    <w:rsid w:val="00AB31E4"/>
    <w:rsid w:val="00AB3DA0"/>
    <w:rsid w:val="00AB4121"/>
    <w:rsid w:val="00AB636D"/>
    <w:rsid w:val="00AB64FA"/>
    <w:rsid w:val="00AB6B28"/>
    <w:rsid w:val="00AB75A1"/>
    <w:rsid w:val="00AC0EB6"/>
    <w:rsid w:val="00AC1A07"/>
    <w:rsid w:val="00AC3283"/>
    <w:rsid w:val="00AC45A2"/>
    <w:rsid w:val="00AC4894"/>
    <w:rsid w:val="00AC4E91"/>
    <w:rsid w:val="00AC585F"/>
    <w:rsid w:val="00AD2664"/>
    <w:rsid w:val="00AD3110"/>
    <w:rsid w:val="00AD4899"/>
    <w:rsid w:val="00AD5E77"/>
    <w:rsid w:val="00AD635A"/>
    <w:rsid w:val="00AD6545"/>
    <w:rsid w:val="00AD694F"/>
    <w:rsid w:val="00AD6C51"/>
    <w:rsid w:val="00AE1777"/>
    <w:rsid w:val="00AE2163"/>
    <w:rsid w:val="00AE3007"/>
    <w:rsid w:val="00AE3E8B"/>
    <w:rsid w:val="00AE4091"/>
    <w:rsid w:val="00AE6125"/>
    <w:rsid w:val="00AE672A"/>
    <w:rsid w:val="00AE7097"/>
    <w:rsid w:val="00AF081A"/>
    <w:rsid w:val="00AF1256"/>
    <w:rsid w:val="00AF22F5"/>
    <w:rsid w:val="00AF2CF2"/>
    <w:rsid w:val="00AF31DF"/>
    <w:rsid w:val="00AF401D"/>
    <w:rsid w:val="00AF42BF"/>
    <w:rsid w:val="00AF4FC7"/>
    <w:rsid w:val="00AF5257"/>
    <w:rsid w:val="00AF5BBC"/>
    <w:rsid w:val="00AF6BC4"/>
    <w:rsid w:val="00B01792"/>
    <w:rsid w:val="00B01A6A"/>
    <w:rsid w:val="00B01A8F"/>
    <w:rsid w:val="00B031F8"/>
    <w:rsid w:val="00B04280"/>
    <w:rsid w:val="00B04D4A"/>
    <w:rsid w:val="00B0560A"/>
    <w:rsid w:val="00B05964"/>
    <w:rsid w:val="00B06D2E"/>
    <w:rsid w:val="00B07511"/>
    <w:rsid w:val="00B07A1C"/>
    <w:rsid w:val="00B07D5B"/>
    <w:rsid w:val="00B1008A"/>
    <w:rsid w:val="00B11D14"/>
    <w:rsid w:val="00B120AC"/>
    <w:rsid w:val="00B1266D"/>
    <w:rsid w:val="00B1290D"/>
    <w:rsid w:val="00B12C10"/>
    <w:rsid w:val="00B13FE9"/>
    <w:rsid w:val="00B1469E"/>
    <w:rsid w:val="00B147B5"/>
    <w:rsid w:val="00B14996"/>
    <w:rsid w:val="00B16E8C"/>
    <w:rsid w:val="00B173DD"/>
    <w:rsid w:val="00B1757A"/>
    <w:rsid w:val="00B17AB0"/>
    <w:rsid w:val="00B21924"/>
    <w:rsid w:val="00B21E35"/>
    <w:rsid w:val="00B22608"/>
    <w:rsid w:val="00B22E8C"/>
    <w:rsid w:val="00B23017"/>
    <w:rsid w:val="00B23544"/>
    <w:rsid w:val="00B23EBF"/>
    <w:rsid w:val="00B23F18"/>
    <w:rsid w:val="00B244F1"/>
    <w:rsid w:val="00B24610"/>
    <w:rsid w:val="00B24682"/>
    <w:rsid w:val="00B263A0"/>
    <w:rsid w:val="00B26C79"/>
    <w:rsid w:val="00B27CE1"/>
    <w:rsid w:val="00B304F5"/>
    <w:rsid w:val="00B31129"/>
    <w:rsid w:val="00B3127B"/>
    <w:rsid w:val="00B31C1D"/>
    <w:rsid w:val="00B31EC3"/>
    <w:rsid w:val="00B31F30"/>
    <w:rsid w:val="00B3412E"/>
    <w:rsid w:val="00B3452C"/>
    <w:rsid w:val="00B3585A"/>
    <w:rsid w:val="00B37D7F"/>
    <w:rsid w:val="00B4079B"/>
    <w:rsid w:val="00B425F2"/>
    <w:rsid w:val="00B43415"/>
    <w:rsid w:val="00B44303"/>
    <w:rsid w:val="00B4471B"/>
    <w:rsid w:val="00B456D5"/>
    <w:rsid w:val="00B4659D"/>
    <w:rsid w:val="00B51483"/>
    <w:rsid w:val="00B52136"/>
    <w:rsid w:val="00B539D0"/>
    <w:rsid w:val="00B53D9D"/>
    <w:rsid w:val="00B55153"/>
    <w:rsid w:val="00B5565E"/>
    <w:rsid w:val="00B56747"/>
    <w:rsid w:val="00B5687D"/>
    <w:rsid w:val="00B607D9"/>
    <w:rsid w:val="00B6105B"/>
    <w:rsid w:val="00B61C38"/>
    <w:rsid w:val="00B64190"/>
    <w:rsid w:val="00B649F4"/>
    <w:rsid w:val="00B64A6A"/>
    <w:rsid w:val="00B73CB9"/>
    <w:rsid w:val="00B744FF"/>
    <w:rsid w:val="00B74ADE"/>
    <w:rsid w:val="00B7541C"/>
    <w:rsid w:val="00B75534"/>
    <w:rsid w:val="00B768BA"/>
    <w:rsid w:val="00B773F9"/>
    <w:rsid w:val="00B77802"/>
    <w:rsid w:val="00B77D16"/>
    <w:rsid w:val="00B8094A"/>
    <w:rsid w:val="00B81A63"/>
    <w:rsid w:val="00B8248D"/>
    <w:rsid w:val="00B83AB6"/>
    <w:rsid w:val="00B846DF"/>
    <w:rsid w:val="00B8555F"/>
    <w:rsid w:val="00B8561D"/>
    <w:rsid w:val="00B8595B"/>
    <w:rsid w:val="00B861D3"/>
    <w:rsid w:val="00B86361"/>
    <w:rsid w:val="00B866D5"/>
    <w:rsid w:val="00B86A2B"/>
    <w:rsid w:val="00B86E84"/>
    <w:rsid w:val="00B8721B"/>
    <w:rsid w:val="00B8750D"/>
    <w:rsid w:val="00B90055"/>
    <w:rsid w:val="00B906CF"/>
    <w:rsid w:val="00B928EA"/>
    <w:rsid w:val="00B93C6B"/>
    <w:rsid w:val="00B93CB6"/>
    <w:rsid w:val="00B94484"/>
    <w:rsid w:val="00B9484C"/>
    <w:rsid w:val="00B959ED"/>
    <w:rsid w:val="00B96CA4"/>
    <w:rsid w:val="00B9732A"/>
    <w:rsid w:val="00B97B93"/>
    <w:rsid w:val="00BA0594"/>
    <w:rsid w:val="00BA0860"/>
    <w:rsid w:val="00BA08D9"/>
    <w:rsid w:val="00BA092C"/>
    <w:rsid w:val="00BA1981"/>
    <w:rsid w:val="00BA26C4"/>
    <w:rsid w:val="00BA377F"/>
    <w:rsid w:val="00BA383C"/>
    <w:rsid w:val="00BA5063"/>
    <w:rsid w:val="00BB05C1"/>
    <w:rsid w:val="00BB06AF"/>
    <w:rsid w:val="00BB07C0"/>
    <w:rsid w:val="00BB0B40"/>
    <w:rsid w:val="00BB12AD"/>
    <w:rsid w:val="00BB160E"/>
    <w:rsid w:val="00BB1B4E"/>
    <w:rsid w:val="00BB1ED2"/>
    <w:rsid w:val="00BB2E37"/>
    <w:rsid w:val="00BB5F65"/>
    <w:rsid w:val="00BB65B8"/>
    <w:rsid w:val="00BB65D3"/>
    <w:rsid w:val="00BB6D0C"/>
    <w:rsid w:val="00BB7D13"/>
    <w:rsid w:val="00BC1955"/>
    <w:rsid w:val="00BC25B4"/>
    <w:rsid w:val="00BC26A6"/>
    <w:rsid w:val="00BC43F0"/>
    <w:rsid w:val="00BC4CD4"/>
    <w:rsid w:val="00BC62FB"/>
    <w:rsid w:val="00BC717F"/>
    <w:rsid w:val="00BC7314"/>
    <w:rsid w:val="00BC7FE2"/>
    <w:rsid w:val="00BD120D"/>
    <w:rsid w:val="00BD20F1"/>
    <w:rsid w:val="00BD2180"/>
    <w:rsid w:val="00BD2758"/>
    <w:rsid w:val="00BD2C13"/>
    <w:rsid w:val="00BD3DC1"/>
    <w:rsid w:val="00BD3F9B"/>
    <w:rsid w:val="00BD44BD"/>
    <w:rsid w:val="00BD492D"/>
    <w:rsid w:val="00BD5033"/>
    <w:rsid w:val="00BD6A96"/>
    <w:rsid w:val="00BE1094"/>
    <w:rsid w:val="00BE13D8"/>
    <w:rsid w:val="00BE2818"/>
    <w:rsid w:val="00BE3564"/>
    <w:rsid w:val="00BE4CFD"/>
    <w:rsid w:val="00BE51FE"/>
    <w:rsid w:val="00BE554F"/>
    <w:rsid w:val="00BE733D"/>
    <w:rsid w:val="00BE74B5"/>
    <w:rsid w:val="00BF0654"/>
    <w:rsid w:val="00BF0CED"/>
    <w:rsid w:val="00BF169B"/>
    <w:rsid w:val="00BF32B6"/>
    <w:rsid w:val="00BF3843"/>
    <w:rsid w:val="00BF39A5"/>
    <w:rsid w:val="00BF3DC6"/>
    <w:rsid w:val="00BF43AF"/>
    <w:rsid w:val="00BF596B"/>
    <w:rsid w:val="00BF5F8F"/>
    <w:rsid w:val="00BF6567"/>
    <w:rsid w:val="00BF7CDD"/>
    <w:rsid w:val="00C00084"/>
    <w:rsid w:val="00C026FE"/>
    <w:rsid w:val="00C035AC"/>
    <w:rsid w:val="00C03758"/>
    <w:rsid w:val="00C07B32"/>
    <w:rsid w:val="00C1114E"/>
    <w:rsid w:val="00C1296A"/>
    <w:rsid w:val="00C13AEC"/>
    <w:rsid w:val="00C148A6"/>
    <w:rsid w:val="00C16337"/>
    <w:rsid w:val="00C16700"/>
    <w:rsid w:val="00C178C4"/>
    <w:rsid w:val="00C2046D"/>
    <w:rsid w:val="00C20834"/>
    <w:rsid w:val="00C20FA0"/>
    <w:rsid w:val="00C22CA2"/>
    <w:rsid w:val="00C23A5E"/>
    <w:rsid w:val="00C23F13"/>
    <w:rsid w:val="00C24B9F"/>
    <w:rsid w:val="00C256F3"/>
    <w:rsid w:val="00C2598D"/>
    <w:rsid w:val="00C26098"/>
    <w:rsid w:val="00C2622B"/>
    <w:rsid w:val="00C2670C"/>
    <w:rsid w:val="00C26E9D"/>
    <w:rsid w:val="00C2733A"/>
    <w:rsid w:val="00C27561"/>
    <w:rsid w:val="00C275F4"/>
    <w:rsid w:val="00C27BBD"/>
    <w:rsid w:val="00C302CB"/>
    <w:rsid w:val="00C30830"/>
    <w:rsid w:val="00C30FEE"/>
    <w:rsid w:val="00C331B0"/>
    <w:rsid w:val="00C33381"/>
    <w:rsid w:val="00C33401"/>
    <w:rsid w:val="00C339BB"/>
    <w:rsid w:val="00C3509F"/>
    <w:rsid w:val="00C3537F"/>
    <w:rsid w:val="00C35994"/>
    <w:rsid w:val="00C35D1A"/>
    <w:rsid w:val="00C35DED"/>
    <w:rsid w:val="00C419A6"/>
    <w:rsid w:val="00C42968"/>
    <w:rsid w:val="00C43094"/>
    <w:rsid w:val="00C430CD"/>
    <w:rsid w:val="00C454F6"/>
    <w:rsid w:val="00C46846"/>
    <w:rsid w:val="00C478DB"/>
    <w:rsid w:val="00C47BC2"/>
    <w:rsid w:val="00C501A6"/>
    <w:rsid w:val="00C521F2"/>
    <w:rsid w:val="00C52E81"/>
    <w:rsid w:val="00C52E92"/>
    <w:rsid w:val="00C53430"/>
    <w:rsid w:val="00C54876"/>
    <w:rsid w:val="00C56E28"/>
    <w:rsid w:val="00C56FAD"/>
    <w:rsid w:val="00C57EF3"/>
    <w:rsid w:val="00C57FCD"/>
    <w:rsid w:val="00C60146"/>
    <w:rsid w:val="00C6053B"/>
    <w:rsid w:val="00C6184B"/>
    <w:rsid w:val="00C62D75"/>
    <w:rsid w:val="00C62EBE"/>
    <w:rsid w:val="00C63024"/>
    <w:rsid w:val="00C64A5D"/>
    <w:rsid w:val="00C64CDB"/>
    <w:rsid w:val="00C64F94"/>
    <w:rsid w:val="00C660B1"/>
    <w:rsid w:val="00C660BD"/>
    <w:rsid w:val="00C70D68"/>
    <w:rsid w:val="00C7127A"/>
    <w:rsid w:val="00C7215A"/>
    <w:rsid w:val="00C725F7"/>
    <w:rsid w:val="00C72D9E"/>
    <w:rsid w:val="00C7446E"/>
    <w:rsid w:val="00C74ABF"/>
    <w:rsid w:val="00C74EA9"/>
    <w:rsid w:val="00C753C8"/>
    <w:rsid w:val="00C76CBF"/>
    <w:rsid w:val="00C76FF5"/>
    <w:rsid w:val="00C77229"/>
    <w:rsid w:val="00C779D5"/>
    <w:rsid w:val="00C77E09"/>
    <w:rsid w:val="00C803A3"/>
    <w:rsid w:val="00C805A1"/>
    <w:rsid w:val="00C80E8F"/>
    <w:rsid w:val="00C816E9"/>
    <w:rsid w:val="00C82DC2"/>
    <w:rsid w:val="00C83870"/>
    <w:rsid w:val="00C83D1E"/>
    <w:rsid w:val="00C83EA1"/>
    <w:rsid w:val="00C846F9"/>
    <w:rsid w:val="00C84936"/>
    <w:rsid w:val="00C84EA2"/>
    <w:rsid w:val="00C84FD8"/>
    <w:rsid w:val="00C850A4"/>
    <w:rsid w:val="00C87D86"/>
    <w:rsid w:val="00C9006C"/>
    <w:rsid w:val="00C902E9"/>
    <w:rsid w:val="00C904B1"/>
    <w:rsid w:val="00C937B1"/>
    <w:rsid w:val="00C93C95"/>
    <w:rsid w:val="00C95098"/>
    <w:rsid w:val="00C95596"/>
    <w:rsid w:val="00C95893"/>
    <w:rsid w:val="00C962E8"/>
    <w:rsid w:val="00C973D2"/>
    <w:rsid w:val="00CA013D"/>
    <w:rsid w:val="00CA04E2"/>
    <w:rsid w:val="00CA06E1"/>
    <w:rsid w:val="00CA2BEE"/>
    <w:rsid w:val="00CA3CF5"/>
    <w:rsid w:val="00CA42C5"/>
    <w:rsid w:val="00CA48CC"/>
    <w:rsid w:val="00CA6120"/>
    <w:rsid w:val="00CA68C0"/>
    <w:rsid w:val="00CA6F5A"/>
    <w:rsid w:val="00CA75CE"/>
    <w:rsid w:val="00CA796E"/>
    <w:rsid w:val="00CA7F14"/>
    <w:rsid w:val="00CB0037"/>
    <w:rsid w:val="00CB04C1"/>
    <w:rsid w:val="00CB05C8"/>
    <w:rsid w:val="00CB1D9C"/>
    <w:rsid w:val="00CB3158"/>
    <w:rsid w:val="00CB3C3C"/>
    <w:rsid w:val="00CB459C"/>
    <w:rsid w:val="00CB4B9A"/>
    <w:rsid w:val="00CB5E57"/>
    <w:rsid w:val="00CC0120"/>
    <w:rsid w:val="00CC30A7"/>
    <w:rsid w:val="00CC3699"/>
    <w:rsid w:val="00CC36F3"/>
    <w:rsid w:val="00CC4F38"/>
    <w:rsid w:val="00CC5604"/>
    <w:rsid w:val="00CC5901"/>
    <w:rsid w:val="00CC626B"/>
    <w:rsid w:val="00CC63FB"/>
    <w:rsid w:val="00CD021C"/>
    <w:rsid w:val="00CD0527"/>
    <w:rsid w:val="00CD1390"/>
    <w:rsid w:val="00CD153A"/>
    <w:rsid w:val="00CD1D25"/>
    <w:rsid w:val="00CD33F0"/>
    <w:rsid w:val="00CD3C67"/>
    <w:rsid w:val="00CD4830"/>
    <w:rsid w:val="00CD5264"/>
    <w:rsid w:val="00CD54D0"/>
    <w:rsid w:val="00CD6015"/>
    <w:rsid w:val="00CD7107"/>
    <w:rsid w:val="00CD742A"/>
    <w:rsid w:val="00CD750B"/>
    <w:rsid w:val="00CD7CE6"/>
    <w:rsid w:val="00CE1238"/>
    <w:rsid w:val="00CE1EBE"/>
    <w:rsid w:val="00CE22CD"/>
    <w:rsid w:val="00CE282F"/>
    <w:rsid w:val="00CE419F"/>
    <w:rsid w:val="00CE4805"/>
    <w:rsid w:val="00CE4EAF"/>
    <w:rsid w:val="00CE684D"/>
    <w:rsid w:val="00CE70E5"/>
    <w:rsid w:val="00CE7704"/>
    <w:rsid w:val="00CE7AE8"/>
    <w:rsid w:val="00CF0373"/>
    <w:rsid w:val="00CF0911"/>
    <w:rsid w:val="00CF1318"/>
    <w:rsid w:val="00CF19F1"/>
    <w:rsid w:val="00CF20A4"/>
    <w:rsid w:val="00CF285B"/>
    <w:rsid w:val="00CF4CFA"/>
    <w:rsid w:val="00CF55A4"/>
    <w:rsid w:val="00CF61E7"/>
    <w:rsid w:val="00CF6E22"/>
    <w:rsid w:val="00CF6F3B"/>
    <w:rsid w:val="00CF7153"/>
    <w:rsid w:val="00D00A0F"/>
    <w:rsid w:val="00D01DFE"/>
    <w:rsid w:val="00D02A13"/>
    <w:rsid w:val="00D03993"/>
    <w:rsid w:val="00D03D01"/>
    <w:rsid w:val="00D0435A"/>
    <w:rsid w:val="00D04AC2"/>
    <w:rsid w:val="00D057FB"/>
    <w:rsid w:val="00D05F78"/>
    <w:rsid w:val="00D0650A"/>
    <w:rsid w:val="00D06A54"/>
    <w:rsid w:val="00D07969"/>
    <w:rsid w:val="00D1075C"/>
    <w:rsid w:val="00D1153C"/>
    <w:rsid w:val="00D11C53"/>
    <w:rsid w:val="00D12088"/>
    <w:rsid w:val="00D124A6"/>
    <w:rsid w:val="00D13F4A"/>
    <w:rsid w:val="00D14211"/>
    <w:rsid w:val="00D1536A"/>
    <w:rsid w:val="00D15FD4"/>
    <w:rsid w:val="00D16C8F"/>
    <w:rsid w:val="00D16F15"/>
    <w:rsid w:val="00D17962"/>
    <w:rsid w:val="00D17B14"/>
    <w:rsid w:val="00D20D0E"/>
    <w:rsid w:val="00D22634"/>
    <w:rsid w:val="00D23161"/>
    <w:rsid w:val="00D23679"/>
    <w:rsid w:val="00D24101"/>
    <w:rsid w:val="00D2461E"/>
    <w:rsid w:val="00D26229"/>
    <w:rsid w:val="00D267C3"/>
    <w:rsid w:val="00D30562"/>
    <w:rsid w:val="00D30C5E"/>
    <w:rsid w:val="00D34A5A"/>
    <w:rsid w:val="00D36982"/>
    <w:rsid w:val="00D37A91"/>
    <w:rsid w:val="00D42C36"/>
    <w:rsid w:val="00D434FB"/>
    <w:rsid w:val="00D43F8F"/>
    <w:rsid w:val="00D44E88"/>
    <w:rsid w:val="00D4550F"/>
    <w:rsid w:val="00D505D0"/>
    <w:rsid w:val="00D509A6"/>
    <w:rsid w:val="00D50B22"/>
    <w:rsid w:val="00D5123C"/>
    <w:rsid w:val="00D5131D"/>
    <w:rsid w:val="00D5152D"/>
    <w:rsid w:val="00D538B0"/>
    <w:rsid w:val="00D53D7A"/>
    <w:rsid w:val="00D549FF"/>
    <w:rsid w:val="00D54BC4"/>
    <w:rsid w:val="00D55843"/>
    <w:rsid w:val="00D56268"/>
    <w:rsid w:val="00D56B34"/>
    <w:rsid w:val="00D5707F"/>
    <w:rsid w:val="00D574C6"/>
    <w:rsid w:val="00D57AEC"/>
    <w:rsid w:val="00D61120"/>
    <w:rsid w:val="00D6122F"/>
    <w:rsid w:val="00D62D69"/>
    <w:rsid w:val="00D638F5"/>
    <w:rsid w:val="00D65363"/>
    <w:rsid w:val="00D6627E"/>
    <w:rsid w:val="00D6682C"/>
    <w:rsid w:val="00D672DC"/>
    <w:rsid w:val="00D711B1"/>
    <w:rsid w:val="00D73F06"/>
    <w:rsid w:val="00D741EF"/>
    <w:rsid w:val="00D751B4"/>
    <w:rsid w:val="00D75D3D"/>
    <w:rsid w:val="00D76644"/>
    <w:rsid w:val="00D77D5A"/>
    <w:rsid w:val="00D80D37"/>
    <w:rsid w:val="00D80EF0"/>
    <w:rsid w:val="00D81ACB"/>
    <w:rsid w:val="00D81F24"/>
    <w:rsid w:val="00D82E33"/>
    <w:rsid w:val="00D837C4"/>
    <w:rsid w:val="00D86304"/>
    <w:rsid w:val="00D866E7"/>
    <w:rsid w:val="00D869B4"/>
    <w:rsid w:val="00D869FB"/>
    <w:rsid w:val="00D87053"/>
    <w:rsid w:val="00D87745"/>
    <w:rsid w:val="00D87FB9"/>
    <w:rsid w:val="00D90557"/>
    <w:rsid w:val="00D90A45"/>
    <w:rsid w:val="00D913E9"/>
    <w:rsid w:val="00D91E05"/>
    <w:rsid w:val="00D92287"/>
    <w:rsid w:val="00D93BE3"/>
    <w:rsid w:val="00D94C95"/>
    <w:rsid w:val="00D952DD"/>
    <w:rsid w:val="00D960A0"/>
    <w:rsid w:val="00D967BA"/>
    <w:rsid w:val="00D97659"/>
    <w:rsid w:val="00D97F4F"/>
    <w:rsid w:val="00DA01A1"/>
    <w:rsid w:val="00DA109D"/>
    <w:rsid w:val="00DA1270"/>
    <w:rsid w:val="00DA1AD4"/>
    <w:rsid w:val="00DA1D3E"/>
    <w:rsid w:val="00DA2227"/>
    <w:rsid w:val="00DA234F"/>
    <w:rsid w:val="00DA2EB8"/>
    <w:rsid w:val="00DA3022"/>
    <w:rsid w:val="00DA612B"/>
    <w:rsid w:val="00DA6803"/>
    <w:rsid w:val="00DA7ACA"/>
    <w:rsid w:val="00DB13DC"/>
    <w:rsid w:val="00DB16D0"/>
    <w:rsid w:val="00DB2CE9"/>
    <w:rsid w:val="00DB4A81"/>
    <w:rsid w:val="00DB4E39"/>
    <w:rsid w:val="00DB4FAA"/>
    <w:rsid w:val="00DB55B6"/>
    <w:rsid w:val="00DB6B0F"/>
    <w:rsid w:val="00DC0726"/>
    <w:rsid w:val="00DC0C49"/>
    <w:rsid w:val="00DC158F"/>
    <w:rsid w:val="00DC15E2"/>
    <w:rsid w:val="00DC1BD6"/>
    <w:rsid w:val="00DC368D"/>
    <w:rsid w:val="00DC47E6"/>
    <w:rsid w:val="00DC4AAD"/>
    <w:rsid w:val="00DC4BBD"/>
    <w:rsid w:val="00DC4E80"/>
    <w:rsid w:val="00DC7625"/>
    <w:rsid w:val="00DC793C"/>
    <w:rsid w:val="00DD1168"/>
    <w:rsid w:val="00DD2A0E"/>
    <w:rsid w:val="00DD2B82"/>
    <w:rsid w:val="00DD3504"/>
    <w:rsid w:val="00DD4ABB"/>
    <w:rsid w:val="00DD4AEE"/>
    <w:rsid w:val="00DE0BF6"/>
    <w:rsid w:val="00DE2110"/>
    <w:rsid w:val="00DE2D4F"/>
    <w:rsid w:val="00DE3070"/>
    <w:rsid w:val="00DE3425"/>
    <w:rsid w:val="00DE3A2D"/>
    <w:rsid w:val="00DE3FE8"/>
    <w:rsid w:val="00DE61D1"/>
    <w:rsid w:val="00DE6EC0"/>
    <w:rsid w:val="00DF038B"/>
    <w:rsid w:val="00DF0459"/>
    <w:rsid w:val="00DF099C"/>
    <w:rsid w:val="00DF1AD4"/>
    <w:rsid w:val="00DF1FD8"/>
    <w:rsid w:val="00DF473D"/>
    <w:rsid w:val="00DF4911"/>
    <w:rsid w:val="00DF4B36"/>
    <w:rsid w:val="00DF5767"/>
    <w:rsid w:val="00DF68E9"/>
    <w:rsid w:val="00DF7FB8"/>
    <w:rsid w:val="00E000B2"/>
    <w:rsid w:val="00E01528"/>
    <w:rsid w:val="00E04B42"/>
    <w:rsid w:val="00E05FD6"/>
    <w:rsid w:val="00E11FFC"/>
    <w:rsid w:val="00E128EE"/>
    <w:rsid w:val="00E16228"/>
    <w:rsid w:val="00E166C3"/>
    <w:rsid w:val="00E16E64"/>
    <w:rsid w:val="00E17292"/>
    <w:rsid w:val="00E20BBC"/>
    <w:rsid w:val="00E20FA4"/>
    <w:rsid w:val="00E21363"/>
    <w:rsid w:val="00E21E0C"/>
    <w:rsid w:val="00E22163"/>
    <w:rsid w:val="00E2409A"/>
    <w:rsid w:val="00E241CB"/>
    <w:rsid w:val="00E24C45"/>
    <w:rsid w:val="00E24CB4"/>
    <w:rsid w:val="00E25D52"/>
    <w:rsid w:val="00E265CE"/>
    <w:rsid w:val="00E26FBA"/>
    <w:rsid w:val="00E2745B"/>
    <w:rsid w:val="00E27BF1"/>
    <w:rsid w:val="00E27FEC"/>
    <w:rsid w:val="00E31628"/>
    <w:rsid w:val="00E31686"/>
    <w:rsid w:val="00E3281A"/>
    <w:rsid w:val="00E33B25"/>
    <w:rsid w:val="00E33B9B"/>
    <w:rsid w:val="00E33ECB"/>
    <w:rsid w:val="00E33F09"/>
    <w:rsid w:val="00E3490F"/>
    <w:rsid w:val="00E34FD7"/>
    <w:rsid w:val="00E35E93"/>
    <w:rsid w:val="00E37342"/>
    <w:rsid w:val="00E3791E"/>
    <w:rsid w:val="00E37EC3"/>
    <w:rsid w:val="00E42DA9"/>
    <w:rsid w:val="00E431D9"/>
    <w:rsid w:val="00E433B1"/>
    <w:rsid w:val="00E43B86"/>
    <w:rsid w:val="00E44996"/>
    <w:rsid w:val="00E458C4"/>
    <w:rsid w:val="00E46204"/>
    <w:rsid w:val="00E46F56"/>
    <w:rsid w:val="00E5040E"/>
    <w:rsid w:val="00E50838"/>
    <w:rsid w:val="00E51F68"/>
    <w:rsid w:val="00E52133"/>
    <w:rsid w:val="00E5215F"/>
    <w:rsid w:val="00E54478"/>
    <w:rsid w:val="00E55A22"/>
    <w:rsid w:val="00E60822"/>
    <w:rsid w:val="00E614DA"/>
    <w:rsid w:val="00E616CF"/>
    <w:rsid w:val="00E61A9A"/>
    <w:rsid w:val="00E62A97"/>
    <w:rsid w:val="00E62C93"/>
    <w:rsid w:val="00E65AB2"/>
    <w:rsid w:val="00E6758B"/>
    <w:rsid w:val="00E67EC3"/>
    <w:rsid w:val="00E7052E"/>
    <w:rsid w:val="00E70C81"/>
    <w:rsid w:val="00E70E90"/>
    <w:rsid w:val="00E726C7"/>
    <w:rsid w:val="00E72DC3"/>
    <w:rsid w:val="00E731D9"/>
    <w:rsid w:val="00E75005"/>
    <w:rsid w:val="00E75103"/>
    <w:rsid w:val="00E768FB"/>
    <w:rsid w:val="00E76FDB"/>
    <w:rsid w:val="00E811BB"/>
    <w:rsid w:val="00E812DD"/>
    <w:rsid w:val="00E81351"/>
    <w:rsid w:val="00E8170B"/>
    <w:rsid w:val="00E81E1D"/>
    <w:rsid w:val="00E82D2B"/>
    <w:rsid w:val="00E852DF"/>
    <w:rsid w:val="00E86317"/>
    <w:rsid w:val="00E910DA"/>
    <w:rsid w:val="00E91470"/>
    <w:rsid w:val="00E91C86"/>
    <w:rsid w:val="00E97C64"/>
    <w:rsid w:val="00EA0856"/>
    <w:rsid w:val="00EA178C"/>
    <w:rsid w:val="00EA1EE9"/>
    <w:rsid w:val="00EA29B9"/>
    <w:rsid w:val="00EA329F"/>
    <w:rsid w:val="00EA33A3"/>
    <w:rsid w:val="00EA40FE"/>
    <w:rsid w:val="00EA483E"/>
    <w:rsid w:val="00EA6923"/>
    <w:rsid w:val="00EA7F7A"/>
    <w:rsid w:val="00EB02FF"/>
    <w:rsid w:val="00EB09B9"/>
    <w:rsid w:val="00EB0F3E"/>
    <w:rsid w:val="00EB249F"/>
    <w:rsid w:val="00EB6511"/>
    <w:rsid w:val="00EB7180"/>
    <w:rsid w:val="00EC0CE7"/>
    <w:rsid w:val="00EC1BE9"/>
    <w:rsid w:val="00EC1F21"/>
    <w:rsid w:val="00EC243B"/>
    <w:rsid w:val="00EC3F53"/>
    <w:rsid w:val="00EC4949"/>
    <w:rsid w:val="00EC5C49"/>
    <w:rsid w:val="00EC6720"/>
    <w:rsid w:val="00EC6EF2"/>
    <w:rsid w:val="00EC7103"/>
    <w:rsid w:val="00EC7EE5"/>
    <w:rsid w:val="00ED215F"/>
    <w:rsid w:val="00ED3237"/>
    <w:rsid w:val="00ED3310"/>
    <w:rsid w:val="00ED4EAD"/>
    <w:rsid w:val="00ED5833"/>
    <w:rsid w:val="00ED770B"/>
    <w:rsid w:val="00EE03F6"/>
    <w:rsid w:val="00EE04EB"/>
    <w:rsid w:val="00EE0961"/>
    <w:rsid w:val="00EE1BCE"/>
    <w:rsid w:val="00EE2564"/>
    <w:rsid w:val="00EE3820"/>
    <w:rsid w:val="00EE3B8A"/>
    <w:rsid w:val="00EE72BE"/>
    <w:rsid w:val="00EF03C5"/>
    <w:rsid w:val="00EF047B"/>
    <w:rsid w:val="00EF0858"/>
    <w:rsid w:val="00EF12BF"/>
    <w:rsid w:val="00EF1E66"/>
    <w:rsid w:val="00EF2961"/>
    <w:rsid w:val="00EF2BA7"/>
    <w:rsid w:val="00EF4449"/>
    <w:rsid w:val="00EF4CD9"/>
    <w:rsid w:val="00EF59D6"/>
    <w:rsid w:val="00EF5DF1"/>
    <w:rsid w:val="00F00454"/>
    <w:rsid w:val="00F00EAD"/>
    <w:rsid w:val="00F013AF"/>
    <w:rsid w:val="00F0327F"/>
    <w:rsid w:val="00F05009"/>
    <w:rsid w:val="00F05144"/>
    <w:rsid w:val="00F05E5C"/>
    <w:rsid w:val="00F05E93"/>
    <w:rsid w:val="00F060E8"/>
    <w:rsid w:val="00F062BE"/>
    <w:rsid w:val="00F0788A"/>
    <w:rsid w:val="00F1098C"/>
    <w:rsid w:val="00F12189"/>
    <w:rsid w:val="00F1270A"/>
    <w:rsid w:val="00F12807"/>
    <w:rsid w:val="00F12C0A"/>
    <w:rsid w:val="00F170D2"/>
    <w:rsid w:val="00F20E4F"/>
    <w:rsid w:val="00F22C15"/>
    <w:rsid w:val="00F22EAF"/>
    <w:rsid w:val="00F23B7F"/>
    <w:rsid w:val="00F24625"/>
    <w:rsid w:val="00F24C34"/>
    <w:rsid w:val="00F2561F"/>
    <w:rsid w:val="00F25CAF"/>
    <w:rsid w:val="00F2710B"/>
    <w:rsid w:val="00F275A6"/>
    <w:rsid w:val="00F27851"/>
    <w:rsid w:val="00F30F46"/>
    <w:rsid w:val="00F31912"/>
    <w:rsid w:val="00F31D14"/>
    <w:rsid w:val="00F31F21"/>
    <w:rsid w:val="00F329A6"/>
    <w:rsid w:val="00F3341E"/>
    <w:rsid w:val="00F33B9A"/>
    <w:rsid w:val="00F33F46"/>
    <w:rsid w:val="00F34071"/>
    <w:rsid w:val="00F349E5"/>
    <w:rsid w:val="00F3523B"/>
    <w:rsid w:val="00F36677"/>
    <w:rsid w:val="00F40E11"/>
    <w:rsid w:val="00F40F79"/>
    <w:rsid w:val="00F41771"/>
    <w:rsid w:val="00F41D45"/>
    <w:rsid w:val="00F42483"/>
    <w:rsid w:val="00F42B5E"/>
    <w:rsid w:val="00F4358A"/>
    <w:rsid w:val="00F4479A"/>
    <w:rsid w:val="00F44AEB"/>
    <w:rsid w:val="00F53773"/>
    <w:rsid w:val="00F545E3"/>
    <w:rsid w:val="00F54F90"/>
    <w:rsid w:val="00F5744D"/>
    <w:rsid w:val="00F60D7E"/>
    <w:rsid w:val="00F62BE4"/>
    <w:rsid w:val="00F631E7"/>
    <w:rsid w:val="00F64F40"/>
    <w:rsid w:val="00F651A0"/>
    <w:rsid w:val="00F65D6C"/>
    <w:rsid w:val="00F66A1D"/>
    <w:rsid w:val="00F66B37"/>
    <w:rsid w:val="00F67462"/>
    <w:rsid w:val="00F70A7D"/>
    <w:rsid w:val="00F70B95"/>
    <w:rsid w:val="00F70CD2"/>
    <w:rsid w:val="00F74520"/>
    <w:rsid w:val="00F752A3"/>
    <w:rsid w:val="00F75306"/>
    <w:rsid w:val="00F7600D"/>
    <w:rsid w:val="00F76D3C"/>
    <w:rsid w:val="00F80381"/>
    <w:rsid w:val="00F8117B"/>
    <w:rsid w:val="00F82C3B"/>
    <w:rsid w:val="00F83BE8"/>
    <w:rsid w:val="00F8626E"/>
    <w:rsid w:val="00F86FDD"/>
    <w:rsid w:val="00F871C6"/>
    <w:rsid w:val="00F87A94"/>
    <w:rsid w:val="00F90025"/>
    <w:rsid w:val="00F9019A"/>
    <w:rsid w:val="00F905D7"/>
    <w:rsid w:val="00F9205B"/>
    <w:rsid w:val="00F9280F"/>
    <w:rsid w:val="00F92D9A"/>
    <w:rsid w:val="00F93137"/>
    <w:rsid w:val="00F93468"/>
    <w:rsid w:val="00F936DA"/>
    <w:rsid w:val="00F93F62"/>
    <w:rsid w:val="00F948CC"/>
    <w:rsid w:val="00F95718"/>
    <w:rsid w:val="00F9632D"/>
    <w:rsid w:val="00F96A2A"/>
    <w:rsid w:val="00F96A91"/>
    <w:rsid w:val="00FA0290"/>
    <w:rsid w:val="00FA0444"/>
    <w:rsid w:val="00FA2314"/>
    <w:rsid w:val="00FA323F"/>
    <w:rsid w:val="00FA3CDC"/>
    <w:rsid w:val="00FA3CE6"/>
    <w:rsid w:val="00FA683E"/>
    <w:rsid w:val="00FA7578"/>
    <w:rsid w:val="00FA7609"/>
    <w:rsid w:val="00FA77A4"/>
    <w:rsid w:val="00FB10D0"/>
    <w:rsid w:val="00FB4459"/>
    <w:rsid w:val="00FB5698"/>
    <w:rsid w:val="00FB6EC7"/>
    <w:rsid w:val="00FB6FE7"/>
    <w:rsid w:val="00FC0113"/>
    <w:rsid w:val="00FC0880"/>
    <w:rsid w:val="00FC21B9"/>
    <w:rsid w:val="00FC2640"/>
    <w:rsid w:val="00FC2FFC"/>
    <w:rsid w:val="00FC41D8"/>
    <w:rsid w:val="00FC44F0"/>
    <w:rsid w:val="00FC4908"/>
    <w:rsid w:val="00FC5486"/>
    <w:rsid w:val="00FC563B"/>
    <w:rsid w:val="00FC5B42"/>
    <w:rsid w:val="00FC66A4"/>
    <w:rsid w:val="00FC68C3"/>
    <w:rsid w:val="00FC6DC9"/>
    <w:rsid w:val="00FD0569"/>
    <w:rsid w:val="00FD0FE8"/>
    <w:rsid w:val="00FD1008"/>
    <w:rsid w:val="00FD145C"/>
    <w:rsid w:val="00FD267C"/>
    <w:rsid w:val="00FD2919"/>
    <w:rsid w:val="00FD4B7F"/>
    <w:rsid w:val="00FD4E19"/>
    <w:rsid w:val="00FD699B"/>
    <w:rsid w:val="00FD69AE"/>
    <w:rsid w:val="00FD69E6"/>
    <w:rsid w:val="00FE016F"/>
    <w:rsid w:val="00FE0F6B"/>
    <w:rsid w:val="00FE171B"/>
    <w:rsid w:val="00FE24A9"/>
    <w:rsid w:val="00FE2C48"/>
    <w:rsid w:val="00FE35D8"/>
    <w:rsid w:val="00FE44FA"/>
    <w:rsid w:val="00FE53BD"/>
    <w:rsid w:val="00FE5C27"/>
    <w:rsid w:val="00FE5F0D"/>
    <w:rsid w:val="00FE63DD"/>
    <w:rsid w:val="00FF06FC"/>
    <w:rsid w:val="00FF1A69"/>
    <w:rsid w:val="00FF21C3"/>
    <w:rsid w:val="00FF25FD"/>
    <w:rsid w:val="00FF3C5A"/>
    <w:rsid w:val="00FF43E5"/>
    <w:rsid w:val="00FF5001"/>
    <w:rsid w:val="00FF51DA"/>
    <w:rsid w:val="00FF5FC5"/>
    <w:rsid w:val="00FF60A4"/>
    <w:rsid w:val="00FF6226"/>
    <w:rsid w:val="00FF6BBA"/>
    <w:rsid w:val="00FF6C7E"/>
    <w:rsid w:val="00FF73CF"/>
    <w:rsid w:val="00FF771D"/>
    <w:rsid w:val="01AC8051"/>
    <w:rsid w:val="044069BF"/>
    <w:rsid w:val="0C82A161"/>
    <w:rsid w:val="1C498A7A"/>
    <w:rsid w:val="1CA7129F"/>
    <w:rsid w:val="1F5CA983"/>
    <w:rsid w:val="2B9FB246"/>
    <w:rsid w:val="40947BD9"/>
    <w:rsid w:val="50F6578B"/>
    <w:rsid w:val="51BFC2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2A361"/>
  <w15:chartTrackingRefBased/>
  <w15:docId w15:val="{EF0FCD56-7BA9-416E-8011-19FEF0C0E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color w:val="333333"/>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locked="1"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w:qFormat/>
    <w:rsid w:val="00620530"/>
    <w:pPr>
      <w:pBdr>
        <w:top w:val="nil"/>
        <w:left w:val="nil"/>
        <w:bottom w:val="nil"/>
        <w:right w:val="nil"/>
        <w:between w:val="nil"/>
      </w:pBdr>
      <w:spacing w:before="160" w:line="276" w:lineRule="auto"/>
    </w:pPr>
    <w:rPr>
      <w:color w:val="auto"/>
      <w:lang w:val="en-CA"/>
    </w:rPr>
  </w:style>
  <w:style w:type="paragraph" w:styleId="Heading1">
    <w:name w:val="heading 1"/>
    <w:basedOn w:val="Normal"/>
    <w:next w:val="Normal"/>
    <w:link w:val="Heading1Char"/>
    <w:uiPriority w:val="9"/>
    <w:qFormat/>
    <w:rsid w:val="00BD2C13"/>
    <w:pPr>
      <w:keepNext/>
      <w:keepLines/>
      <w:numPr>
        <w:numId w:val="1"/>
      </w:numPr>
      <w:pBdr>
        <w:top w:val="none" w:sz="0" w:space="0" w:color="auto"/>
        <w:left w:val="none" w:sz="0" w:space="0" w:color="auto"/>
        <w:bottom w:val="none" w:sz="0" w:space="0" w:color="auto"/>
        <w:right w:val="none" w:sz="0" w:space="0" w:color="auto"/>
        <w:between w:val="none" w:sz="0" w:space="0" w:color="auto"/>
      </w:pBdr>
      <w:tabs>
        <w:tab w:val="left" w:pos="1418"/>
      </w:tabs>
      <w:spacing w:before="240" w:after="120" w:line="240" w:lineRule="auto"/>
      <w:ind w:left="624" w:hanging="624"/>
      <w:outlineLvl w:val="0"/>
    </w:pPr>
    <w:rPr>
      <w:rFonts w:ascii="Gill Sans Nova Cond XBd" w:hAnsi="Gill Sans Nova Cond XBd"/>
      <w:noProof/>
      <w:sz w:val="40"/>
      <w:szCs w:val="56"/>
    </w:rPr>
  </w:style>
  <w:style w:type="paragraph" w:styleId="Heading2">
    <w:name w:val="heading 2"/>
    <w:basedOn w:val="Normal"/>
    <w:next w:val="Normal"/>
    <w:link w:val="Heading2Char"/>
    <w:uiPriority w:val="9"/>
    <w:unhideWhenUsed/>
    <w:qFormat/>
    <w:rsid w:val="00A40081"/>
    <w:pPr>
      <w:numPr>
        <w:ilvl w:val="1"/>
        <w:numId w:val="1"/>
      </w:numPr>
      <w:tabs>
        <w:tab w:val="right" w:pos="284"/>
      </w:tabs>
      <w:spacing w:before="240" w:after="120" w:line="240" w:lineRule="auto"/>
      <w:ind w:left="851" w:hanging="851"/>
      <w:outlineLvl w:val="1"/>
    </w:pPr>
    <w:rPr>
      <w:rFonts w:ascii="Gill Sans Nova Cond XBd" w:hAnsi="Gill Sans Nova Cond XBd"/>
      <w:noProof/>
      <w:color w:val="9B40EA"/>
      <w:sz w:val="36"/>
      <w:szCs w:val="48"/>
    </w:rPr>
  </w:style>
  <w:style w:type="paragraph" w:styleId="Heading3">
    <w:name w:val="heading 3"/>
    <w:basedOn w:val="Normal"/>
    <w:next w:val="Normal"/>
    <w:link w:val="Heading3Char"/>
    <w:uiPriority w:val="9"/>
    <w:unhideWhenUsed/>
    <w:qFormat/>
    <w:rsid w:val="00A40081"/>
    <w:pPr>
      <w:numPr>
        <w:ilvl w:val="2"/>
        <w:numId w:val="1"/>
      </w:numPr>
      <w:spacing w:before="240" w:after="120" w:line="240" w:lineRule="auto"/>
      <w:ind w:left="992" w:hanging="992"/>
      <w:outlineLvl w:val="2"/>
    </w:pPr>
    <w:rPr>
      <w:rFonts w:ascii="Gill Sans Nova Cond XBd" w:eastAsiaTheme="majorEastAsia" w:hAnsi="Gill Sans Nova Cond XBd" w:cstheme="majorBidi"/>
      <w:noProof/>
      <w:sz w:val="32"/>
      <w:szCs w:val="36"/>
    </w:rPr>
  </w:style>
  <w:style w:type="paragraph" w:styleId="Heading4">
    <w:name w:val="heading 4"/>
    <w:basedOn w:val="Normal"/>
    <w:next w:val="Normal"/>
    <w:link w:val="Heading4Char"/>
    <w:uiPriority w:val="9"/>
    <w:unhideWhenUsed/>
    <w:qFormat/>
    <w:rsid w:val="00A40081"/>
    <w:pPr>
      <w:numPr>
        <w:ilvl w:val="3"/>
        <w:numId w:val="1"/>
      </w:numPr>
      <w:ind w:left="1134" w:hanging="1134"/>
      <w:outlineLvl w:val="3"/>
    </w:pPr>
    <w:rPr>
      <w:rFonts w:eastAsiaTheme="majorEastAsia" w:cstheme="majorBidi"/>
      <w:noProof/>
      <w:color w:val="9B40EA"/>
      <w:sz w:val="28"/>
      <w:szCs w:val="28"/>
    </w:rPr>
  </w:style>
  <w:style w:type="paragraph" w:styleId="Heading5">
    <w:name w:val="heading 5"/>
    <w:basedOn w:val="Normal"/>
    <w:next w:val="Normal"/>
    <w:link w:val="Heading5Char"/>
    <w:uiPriority w:val="9"/>
    <w:semiHidden/>
    <w:unhideWhenUsed/>
    <w:rsid w:val="00BC2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13"/>
    <w:rPr>
      <w:rFonts w:ascii="Gill Sans Nova Cond XBd" w:hAnsi="Gill Sans Nova Cond XBd"/>
      <w:noProof/>
      <w:color w:val="auto"/>
      <w:sz w:val="40"/>
      <w:szCs w:val="56"/>
      <w:lang w:val="en-CA"/>
    </w:rPr>
  </w:style>
  <w:style w:type="character" w:customStyle="1" w:styleId="Heading2Char">
    <w:name w:val="Heading 2 Char"/>
    <w:basedOn w:val="DefaultParagraphFont"/>
    <w:link w:val="Heading2"/>
    <w:uiPriority w:val="9"/>
    <w:rsid w:val="00A40081"/>
    <w:rPr>
      <w:rFonts w:ascii="Gill Sans Nova Cond XBd" w:hAnsi="Gill Sans Nova Cond XBd"/>
      <w:noProof/>
      <w:color w:val="9B40EA"/>
      <w:sz w:val="36"/>
      <w:szCs w:val="48"/>
      <w:lang w:val="en-CA"/>
    </w:rPr>
  </w:style>
  <w:style w:type="character" w:customStyle="1" w:styleId="Heading3Char">
    <w:name w:val="Heading 3 Char"/>
    <w:basedOn w:val="DefaultParagraphFont"/>
    <w:link w:val="Heading3"/>
    <w:uiPriority w:val="9"/>
    <w:rsid w:val="00A40081"/>
    <w:rPr>
      <w:rFonts w:ascii="Gill Sans Nova Cond XBd" w:eastAsiaTheme="majorEastAsia" w:hAnsi="Gill Sans Nova Cond XBd" w:cstheme="majorBidi"/>
      <w:noProof/>
      <w:color w:val="auto"/>
      <w:sz w:val="32"/>
      <w:szCs w:val="36"/>
      <w:lang w:val="en-CA"/>
    </w:rPr>
  </w:style>
  <w:style w:type="character" w:customStyle="1" w:styleId="Heading4Char">
    <w:name w:val="Heading 4 Char"/>
    <w:basedOn w:val="DefaultParagraphFont"/>
    <w:link w:val="Heading4"/>
    <w:uiPriority w:val="9"/>
    <w:rsid w:val="00A40081"/>
    <w:rPr>
      <w:rFonts w:eastAsiaTheme="majorEastAsia" w:cstheme="majorBidi"/>
      <w:noProof/>
      <w:color w:val="9B40EA"/>
      <w:sz w:val="28"/>
      <w:szCs w:val="28"/>
      <w:lang w:val="en-CA"/>
    </w:rPr>
  </w:style>
  <w:style w:type="character" w:customStyle="1" w:styleId="Heading5Char">
    <w:name w:val="Heading 5 Char"/>
    <w:basedOn w:val="DefaultParagraphFont"/>
    <w:link w:val="Heading5"/>
    <w:uiPriority w:val="9"/>
    <w:semiHidden/>
    <w:rsid w:val="00BC2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A6"/>
    <w:rPr>
      <w:rFonts w:eastAsiaTheme="majorEastAsia" w:cstheme="majorBidi"/>
      <w:color w:val="272727" w:themeColor="text1" w:themeTint="D8"/>
    </w:rPr>
  </w:style>
  <w:style w:type="paragraph" w:styleId="Title">
    <w:name w:val="Title"/>
    <w:basedOn w:val="Normal"/>
    <w:next w:val="Normal"/>
    <w:link w:val="TitleChar"/>
    <w:uiPriority w:val="10"/>
    <w:locked/>
    <w:rsid w:val="00BC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A6"/>
    <w:rPr>
      <w:rFonts w:asciiTheme="majorHAnsi" w:eastAsiaTheme="majorEastAsia" w:hAnsiTheme="majorHAnsi" w:cstheme="majorBidi"/>
      <w:spacing w:val="-10"/>
      <w:kern w:val="28"/>
      <w:sz w:val="56"/>
      <w:szCs w:val="56"/>
    </w:rPr>
  </w:style>
  <w:style w:type="paragraph" w:styleId="Subtitle">
    <w:name w:val="Subtitle"/>
    <w:basedOn w:val="CoverPageTitle"/>
    <w:next w:val="Normal"/>
    <w:link w:val="SubtitleChar"/>
    <w:uiPriority w:val="11"/>
    <w:qFormat/>
    <w:rsid w:val="00EF5DF1"/>
    <w:pPr>
      <w:spacing w:line="240" w:lineRule="auto"/>
    </w:pPr>
    <w:rPr>
      <w:rFonts w:eastAsiaTheme="majorEastAsia" w:cstheme="majorBidi"/>
      <w:color w:val="9B40EA"/>
      <w:sz w:val="48"/>
      <w:szCs w:val="48"/>
    </w:rPr>
  </w:style>
  <w:style w:type="character" w:customStyle="1" w:styleId="SubtitleChar">
    <w:name w:val="Subtitle Char"/>
    <w:basedOn w:val="DefaultParagraphFont"/>
    <w:link w:val="Subtitle"/>
    <w:uiPriority w:val="11"/>
    <w:rsid w:val="00EF5DF1"/>
    <w:rPr>
      <w:rFonts w:ascii="Gill Sans Nova Cond XBd" w:eastAsiaTheme="majorEastAsia" w:hAnsi="Gill Sans Nova Cond XBd" w:cstheme="majorBidi"/>
      <w:color w:val="9B40EA"/>
      <w:sz w:val="48"/>
      <w:szCs w:val="48"/>
    </w:rPr>
  </w:style>
  <w:style w:type="paragraph" w:styleId="Quote">
    <w:name w:val="Quote"/>
    <w:basedOn w:val="Normal"/>
    <w:next w:val="Normal"/>
    <w:link w:val="QuoteChar"/>
    <w:uiPriority w:val="29"/>
    <w:locked/>
    <w:rsid w:val="00BC26A6"/>
    <w:pPr>
      <w:jc w:val="center"/>
    </w:pPr>
    <w:rPr>
      <w:i/>
      <w:iCs/>
      <w:color w:val="404040" w:themeColor="text1" w:themeTint="BF"/>
    </w:rPr>
  </w:style>
  <w:style w:type="character" w:customStyle="1" w:styleId="QuoteChar">
    <w:name w:val="Quote Char"/>
    <w:basedOn w:val="DefaultParagraphFont"/>
    <w:link w:val="Quote"/>
    <w:uiPriority w:val="29"/>
    <w:rsid w:val="00BC26A6"/>
    <w:rPr>
      <w:i/>
      <w:iCs/>
      <w:color w:val="404040" w:themeColor="text1" w:themeTint="BF"/>
    </w:rPr>
  </w:style>
  <w:style w:type="paragraph" w:styleId="ListParagraph">
    <w:name w:val="List Paragraph"/>
    <w:basedOn w:val="Normal"/>
    <w:uiPriority w:val="34"/>
    <w:qFormat/>
    <w:locked/>
    <w:rsid w:val="00BC26A6"/>
    <w:pPr>
      <w:ind w:left="720"/>
      <w:contextualSpacing/>
    </w:pPr>
  </w:style>
  <w:style w:type="character" w:styleId="IntenseEmphasis">
    <w:name w:val="Intense Emphasis"/>
    <w:basedOn w:val="DefaultParagraphFont"/>
    <w:uiPriority w:val="21"/>
    <w:locked/>
    <w:rsid w:val="00BC26A6"/>
    <w:rPr>
      <w:i/>
      <w:iCs/>
      <w:color w:val="0F4761" w:themeColor="accent1" w:themeShade="BF"/>
    </w:rPr>
  </w:style>
  <w:style w:type="paragraph" w:styleId="IntenseQuote">
    <w:name w:val="Intense Quote"/>
    <w:basedOn w:val="Normal"/>
    <w:next w:val="Normal"/>
    <w:link w:val="IntenseQuoteChar"/>
    <w:uiPriority w:val="30"/>
    <w:locked/>
    <w:rsid w:val="00BC2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A6"/>
    <w:rPr>
      <w:i/>
      <w:iCs/>
      <w:color w:val="0F4761" w:themeColor="accent1" w:themeShade="BF"/>
    </w:rPr>
  </w:style>
  <w:style w:type="character" w:styleId="IntenseReference">
    <w:name w:val="Intense Reference"/>
    <w:basedOn w:val="DefaultParagraphFont"/>
    <w:uiPriority w:val="32"/>
    <w:locked/>
    <w:rsid w:val="00BC26A6"/>
    <w:rPr>
      <w:b/>
      <w:bCs/>
      <w:smallCaps/>
      <w:color w:val="0F4761" w:themeColor="accent1" w:themeShade="BF"/>
      <w:spacing w:val="5"/>
    </w:rPr>
  </w:style>
  <w:style w:type="paragraph" w:styleId="Header">
    <w:name w:val="header"/>
    <w:basedOn w:val="Normal"/>
    <w:link w:val="HeaderChar"/>
    <w:uiPriority w:val="99"/>
    <w:unhideWhenUsed/>
    <w:rsid w:val="00BC2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6A6"/>
  </w:style>
  <w:style w:type="paragraph" w:styleId="Footer">
    <w:name w:val="footer"/>
    <w:aliases w:val="Footer Document Title"/>
    <w:basedOn w:val="Normal"/>
    <w:link w:val="FooterChar"/>
    <w:uiPriority w:val="99"/>
    <w:unhideWhenUsed/>
    <w:rsid w:val="00BC26A6"/>
    <w:pPr>
      <w:tabs>
        <w:tab w:val="center" w:pos="4680"/>
        <w:tab w:val="right" w:pos="9360"/>
      </w:tabs>
      <w:spacing w:before="0" w:after="0" w:line="240" w:lineRule="auto"/>
      <w:contextualSpacing/>
    </w:pPr>
  </w:style>
  <w:style w:type="character" w:customStyle="1" w:styleId="FooterChar">
    <w:name w:val="Footer Char"/>
    <w:aliases w:val="Footer Document Title Char"/>
    <w:basedOn w:val="DefaultParagraphFont"/>
    <w:link w:val="Footer"/>
    <w:uiPriority w:val="99"/>
    <w:rsid w:val="00BC26A6"/>
  </w:style>
  <w:style w:type="paragraph" w:customStyle="1" w:styleId="CoverPagedate">
    <w:name w:val="Cover Page date"/>
    <w:basedOn w:val="Normal"/>
    <w:link w:val="CoverPagedateChar"/>
    <w:rsid w:val="00BC26A6"/>
    <w:rPr>
      <w:color w:val="FFFFFF" w:themeColor="background1"/>
      <w:sz w:val="30"/>
      <w:szCs w:val="30"/>
    </w:rPr>
  </w:style>
  <w:style w:type="character" w:customStyle="1" w:styleId="CoverPagedateChar">
    <w:name w:val="Cover Page date Char"/>
    <w:basedOn w:val="DefaultParagraphFont"/>
    <w:link w:val="CoverPagedate"/>
    <w:rsid w:val="00BC26A6"/>
    <w:rPr>
      <w:color w:val="FFFFFF" w:themeColor="background1"/>
      <w:sz w:val="30"/>
      <w:szCs w:val="30"/>
    </w:rPr>
  </w:style>
  <w:style w:type="paragraph" w:customStyle="1" w:styleId="CoverPageTitle">
    <w:name w:val="Cover Page Title"/>
    <w:basedOn w:val="Normal"/>
    <w:link w:val="CoverPageTitleChar"/>
    <w:qFormat/>
    <w:rsid w:val="00BC26A6"/>
    <w:pPr>
      <w:spacing w:after="0" w:line="1200" w:lineRule="exact"/>
    </w:pPr>
    <w:rPr>
      <w:rFonts w:ascii="Gill Sans Nova Cond XBd" w:hAnsi="Gill Sans Nova Cond XBd"/>
      <w:sz w:val="100"/>
      <w:szCs w:val="100"/>
    </w:rPr>
  </w:style>
  <w:style w:type="character" w:customStyle="1" w:styleId="CoverPageTitleChar">
    <w:name w:val="Cover Page Title Char"/>
    <w:basedOn w:val="DefaultParagraphFont"/>
    <w:link w:val="CoverPageTitle"/>
    <w:rsid w:val="00BC26A6"/>
    <w:rPr>
      <w:rFonts w:ascii="Gill Sans Nova Cond XBd" w:hAnsi="Gill Sans Nova Cond XBd"/>
      <w:sz w:val="100"/>
      <w:szCs w:val="100"/>
    </w:rPr>
  </w:style>
  <w:style w:type="character" w:customStyle="1" w:styleId="ui-provider">
    <w:name w:val="ui-provider"/>
    <w:basedOn w:val="DefaultParagraphFont"/>
    <w:rsid w:val="00BC26A6"/>
  </w:style>
  <w:style w:type="paragraph" w:customStyle="1" w:styleId="BeemBulletList">
    <w:name w:val="Beem Bullet List"/>
    <w:basedOn w:val="Normal"/>
    <w:link w:val="BeemBulletListChar"/>
    <w:qFormat/>
    <w:rsid w:val="00E768FB"/>
    <w:pPr>
      <w:tabs>
        <w:tab w:val="left" w:pos="851"/>
      </w:tabs>
      <w:spacing w:line="240" w:lineRule="auto"/>
    </w:pPr>
  </w:style>
  <w:style w:type="character" w:customStyle="1" w:styleId="BeemBulletListChar">
    <w:name w:val="Beem Bullet List Char"/>
    <w:basedOn w:val="DefaultParagraphFont"/>
    <w:link w:val="BeemBulletList"/>
    <w:rsid w:val="00E768FB"/>
  </w:style>
  <w:style w:type="paragraph" w:styleId="TOCHeading">
    <w:name w:val="TOC Heading"/>
    <w:basedOn w:val="Heading1"/>
    <w:next w:val="Normal"/>
    <w:uiPriority w:val="39"/>
    <w:unhideWhenUsed/>
    <w:qFormat/>
    <w:rsid w:val="00BC26A6"/>
    <w:pPr>
      <w:numPr>
        <w:numId w:val="0"/>
      </w:numPr>
      <w:spacing w:after="240"/>
      <w:outlineLvl w:val="9"/>
    </w:pPr>
  </w:style>
  <w:style w:type="paragraph" w:styleId="TOC1">
    <w:name w:val="toc 1"/>
    <w:basedOn w:val="Normal"/>
    <w:next w:val="Normal"/>
    <w:autoRedefine/>
    <w:uiPriority w:val="39"/>
    <w:unhideWhenUsed/>
    <w:rsid w:val="00BC26A6"/>
    <w:pPr>
      <w:tabs>
        <w:tab w:val="left" w:pos="450"/>
        <w:tab w:val="right" w:leader="dot" w:pos="9350"/>
      </w:tabs>
      <w:spacing w:after="100"/>
    </w:pPr>
    <w:rPr>
      <w:b/>
    </w:rPr>
  </w:style>
  <w:style w:type="paragraph" w:styleId="TOC2">
    <w:name w:val="toc 2"/>
    <w:basedOn w:val="Normal"/>
    <w:next w:val="Normal"/>
    <w:autoRedefine/>
    <w:uiPriority w:val="39"/>
    <w:unhideWhenUsed/>
    <w:rsid w:val="00BC26A6"/>
    <w:pPr>
      <w:tabs>
        <w:tab w:val="left" w:pos="720"/>
        <w:tab w:val="right" w:leader="dot" w:pos="9350"/>
      </w:tabs>
      <w:spacing w:after="100"/>
      <w:ind w:left="200"/>
    </w:pPr>
    <w:rPr>
      <w:noProof/>
      <w:color w:val="9B40EA"/>
    </w:rPr>
  </w:style>
  <w:style w:type="paragraph" w:styleId="TOC3">
    <w:name w:val="toc 3"/>
    <w:basedOn w:val="Normal"/>
    <w:next w:val="Normal"/>
    <w:autoRedefine/>
    <w:uiPriority w:val="39"/>
    <w:unhideWhenUsed/>
    <w:rsid w:val="00BC26A6"/>
    <w:pPr>
      <w:spacing w:after="100"/>
      <w:ind w:left="400"/>
    </w:pPr>
  </w:style>
  <w:style w:type="character" w:styleId="Hyperlink">
    <w:name w:val="Hyperlink"/>
    <w:basedOn w:val="DefaultParagraphFont"/>
    <w:uiPriority w:val="99"/>
    <w:unhideWhenUsed/>
    <w:rsid w:val="00BC26A6"/>
    <w:rPr>
      <w:color w:val="467886" w:themeColor="hyperlink"/>
      <w:u w:val="single"/>
    </w:rPr>
  </w:style>
  <w:style w:type="table" w:styleId="PlainTable2">
    <w:name w:val="Plain Table 2"/>
    <w:basedOn w:val="TableNormal"/>
    <w:uiPriority w:val="42"/>
    <w:locked/>
    <w:rsid w:val="00BC26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locked/>
    <w:rsid w:val="00854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alFINAL">
    <w:name w:val="Teal FINAL"/>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BADEDE"/>
      </w:tcPr>
    </w:tblStylePr>
    <w:tblStylePr w:type="firstCol">
      <w:rPr>
        <w:rFonts w:ascii="Aptos" w:hAnsi="Aptos"/>
        <w:b/>
        <w:sz w:val="22"/>
      </w:rPr>
      <w:tblPr/>
      <w:tcPr>
        <w:shd w:val="clear" w:color="auto" w:fill="BADEDE"/>
      </w:tcPr>
    </w:tblStylePr>
    <w:tblStylePr w:type="band1Horz">
      <w:tblPr/>
      <w:tcPr>
        <w:shd w:val="clear" w:color="auto" w:fill="EEF7F7"/>
      </w:tcPr>
    </w:tblStylePr>
  </w:style>
  <w:style w:type="table" w:customStyle="1" w:styleId="SlateTable">
    <w:name w:val="Slate Table"/>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EBEAE4"/>
      </w:tcPr>
    </w:tblStylePr>
    <w:tblStylePr w:type="firstCol">
      <w:rPr>
        <w:rFonts w:ascii="Aptos" w:hAnsi="Aptos"/>
        <w:b/>
        <w:sz w:val="22"/>
      </w:rPr>
      <w:tblPr/>
      <w:tcPr>
        <w:shd w:val="clear" w:color="auto" w:fill="EBEAE4"/>
      </w:tcPr>
    </w:tblStylePr>
    <w:tblStylePr w:type="band1Horz">
      <w:tblPr/>
      <w:tcPr>
        <w:shd w:val="clear" w:color="auto" w:fill="F5F4F1"/>
      </w:tcPr>
    </w:tblStylePr>
  </w:style>
  <w:style w:type="paragraph" w:customStyle="1" w:styleId="Numberlist">
    <w:name w:val="Number list"/>
    <w:basedOn w:val="BeemBulletList"/>
    <w:link w:val="NumberlistChar"/>
    <w:qFormat/>
    <w:rsid w:val="00E768FB"/>
    <w:pPr>
      <w:numPr>
        <w:numId w:val="2"/>
      </w:numPr>
    </w:pPr>
  </w:style>
  <w:style w:type="character" w:customStyle="1" w:styleId="NumberlistChar">
    <w:name w:val="Number list Char"/>
    <w:basedOn w:val="BeemBulletListChar"/>
    <w:link w:val="Numberlist"/>
    <w:rsid w:val="00E768FB"/>
    <w:rPr>
      <w:color w:val="auto"/>
      <w:lang w:val="en-CA"/>
    </w:rPr>
  </w:style>
  <w:style w:type="paragraph" w:customStyle="1" w:styleId="BeemHeader">
    <w:name w:val="Beem Header"/>
    <w:basedOn w:val="CoverPageTitle"/>
    <w:link w:val="BeemHeaderChar"/>
    <w:rsid w:val="00BC26A6"/>
  </w:style>
  <w:style w:type="character" w:customStyle="1" w:styleId="BeemHeaderChar">
    <w:name w:val="Beem Header Char"/>
    <w:basedOn w:val="CoverPageTitleChar"/>
    <w:link w:val="BeemHeader"/>
    <w:rsid w:val="00BC26A6"/>
    <w:rPr>
      <w:rFonts w:ascii="Gill Sans Nova Cond XBd" w:hAnsi="Gill Sans Nova Cond XBd"/>
      <w:sz w:val="100"/>
      <w:szCs w:val="100"/>
    </w:rPr>
  </w:style>
  <w:style w:type="paragraph" w:customStyle="1" w:styleId="BeemStrong">
    <w:name w:val="Beem Strong"/>
    <w:basedOn w:val="Normal"/>
    <w:link w:val="BeemStrongChar"/>
    <w:rsid w:val="00BC26A6"/>
    <w:rPr>
      <w:rFonts w:ascii="Gill Sans Nova Cond XBd" w:hAnsi="Gill Sans Nova Cond XBd"/>
      <w:b/>
      <w:bCs/>
      <w:color w:val="9B40EA"/>
      <w:sz w:val="48"/>
      <w:szCs w:val="48"/>
    </w:rPr>
  </w:style>
  <w:style w:type="character" w:customStyle="1" w:styleId="BeemStrongChar">
    <w:name w:val="Beem Strong Char"/>
    <w:basedOn w:val="Heading2Char"/>
    <w:link w:val="BeemStrong"/>
    <w:rsid w:val="00BC26A6"/>
    <w:rPr>
      <w:rFonts w:ascii="Gill Sans Nova Cond XBd" w:hAnsi="Gill Sans Nova Cond XBd"/>
      <w:b/>
      <w:bCs/>
      <w:noProof/>
      <w:color w:val="9B40EA"/>
      <w:sz w:val="48"/>
      <w:szCs w:val="48"/>
      <w:lang w:val="en-CA"/>
    </w:rPr>
  </w:style>
  <w:style w:type="paragraph" w:customStyle="1" w:styleId="BeemBody">
    <w:name w:val="Beem Body"/>
    <w:basedOn w:val="Normal"/>
    <w:link w:val="BeemBodyChar"/>
    <w:rsid w:val="00BC26A6"/>
    <w:rPr>
      <w:rFonts w:ascii="Gill Sans Nova Cond XBd" w:hAnsi="Gill Sans Nova Cond XBd"/>
      <w:color w:val="9B40EA"/>
      <w:sz w:val="48"/>
      <w:szCs w:val="48"/>
    </w:rPr>
  </w:style>
  <w:style w:type="character" w:customStyle="1" w:styleId="BeemBodyChar">
    <w:name w:val="Beem Body Char"/>
    <w:basedOn w:val="Heading2Char"/>
    <w:link w:val="BeemBody"/>
    <w:rsid w:val="00BC26A6"/>
    <w:rPr>
      <w:rFonts w:ascii="Gill Sans Nova Cond XBd" w:hAnsi="Gill Sans Nova Cond XBd"/>
      <w:noProof/>
      <w:color w:val="9B40EA"/>
      <w:sz w:val="48"/>
      <w:szCs w:val="48"/>
      <w:lang w:val="en-CA"/>
    </w:rPr>
  </w:style>
  <w:style w:type="paragraph" w:customStyle="1" w:styleId="BeemCallOut">
    <w:name w:val="Beem Call Out"/>
    <w:basedOn w:val="Normal"/>
    <w:link w:val="BeemCallOutChar"/>
    <w:rsid w:val="00BC26A6"/>
    <w:rPr>
      <w:rFonts w:asciiTheme="minorHAnsi" w:hAnsiTheme="minorHAnsi"/>
      <w:b/>
      <w:bCs/>
      <w:color w:val="9B40EA"/>
    </w:rPr>
  </w:style>
  <w:style w:type="character" w:customStyle="1" w:styleId="BeemCallOutChar">
    <w:name w:val="Beem Call Out Char"/>
    <w:basedOn w:val="DefaultParagraphFont"/>
    <w:link w:val="BeemCallOut"/>
    <w:rsid w:val="00BC26A6"/>
    <w:rPr>
      <w:rFonts w:asciiTheme="minorHAnsi" w:hAnsiTheme="minorHAnsi"/>
      <w:b/>
      <w:bCs/>
      <w:color w:val="9B40EA"/>
    </w:rPr>
  </w:style>
  <w:style w:type="paragraph" w:customStyle="1" w:styleId="BeemFooter-BrandNames">
    <w:name w:val="Beem Footer - Brand Names"/>
    <w:basedOn w:val="FootnoteText"/>
    <w:link w:val="BeemFooter-BrandNamesChar"/>
    <w:rsid w:val="00BC26A6"/>
    <w:pPr>
      <w:spacing w:before="240"/>
    </w:pPr>
  </w:style>
  <w:style w:type="character" w:customStyle="1" w:styleId="BeemFooter-BrandNamesChar">
    <w:name w:val="Beem Footer - Brand Names Char"/>
    <w:basedOn w:val="FooterChar"/>
    <w:link w:val="BeemFooter-BrandNames"/>
    <w:rsid w:val="00BC26A6"/>
    <w:rPr>
      <w:sz w:val="16"/>
    </w:rPr>
  </w:style>
  <w:style w:type="paragraph" w:customStyle="1" w:styleId="BeemFooterFootnote">
    <w:name w:val="Beem Footer Footnote"/>
    <w:basedOn w:val="Footer"/>
    <w:link w:val="BeemFooterFootnoteChar"/>
    <w:rsid w:val="00BC26A6"/>
    <w:rPr>
      <w:color w:val="999999"/>
      <w:sz w:val="18"/>
      <w:szCs w:val="18"/>
    </w:rPr>
  </w:style>
  <w:style w:type="character" w:customStyle="1" w:styleId="BeemFooterFootnoteChar">
    <w:name w:val="Beem Footer Footnote Char"/>
    <w:basedOn w:val="FooterChar"/>
    <w:link w:val="BeemFooterFootnote"/>
    <w:rsid w:val="00BC26A6"/>
    <w:rPr>
      <w:color w:val="999999"/>
      <w:sz w:val="18"/>
      <w:szCs w:val="18"/>
    </w:rPr>
  </w:style>
  <w:style w:type="paragraph" w:customStyle="1" w:styleId="BeemPageNumber">
    <w:name w:val="Beem Page Number"/>
    <w:basedOn w:val="Footer"/>
    <w:link w:val="BeemPageNumberChar"/>
    <w:rsid w:val="00BC26A6"/>
    <w:rPr>
      <w:b/>
      <w:bCs/>
    </w:rPr>
  </w:style>
  <w:style w:type="character" w:customStyle="1" w:styleId="BeemPageNumberChar">
    <w:name w:val="Beem Page Number Char"/>
    <w:basedOn w:val="FooterChar"/>
    <w:link w:val="BeemPageNumber"/>
    <w:rsid w:val="00BC26A6"/>
    <w:rPr>
      <w:b/>
      <w:bCs/>
    </w:rPr>
  </w:style>
  <w:style w:type="paragraph" w:customStyle="1" w:styleId="BeemDate">
    <w:name w:val="Beem Date"/>
    <w:basedOn w:val="Normal"/>
    <w:link w:val="BeemDateChar"/>
    <w:rsid w:val="00182ED0"/>
    <w:rPr>
      <w:sz w:val="24"/>
      <w:szCs w:val="24"/>
    </w:rPr>
  </w:style>
  <w:style w:type="character" w:customStyle="1" w:styleId="BeemDateChar">
    <w:name w:val="Beem Date Char"/>
    <w:basedOn w:val="DefaultParagraphFont"/>
    <w:link w:val="BeemDate"/>
    <w:rsid w:val="00182ED0"/>
    <w:rPr>
      <w:color w:val="auto"/>
      <w:sz w:val="24"/>
      <w:szCs w:val="24"/>
    </w:rPr>
  </w:style>
  <w:style w:type="paragraph" w:customStyle="1" w:styleId="BeemTOCTitle">
    <w:name w:val="Beem TOC Title"/>
    <w:basedOn w:val="Normal"/>
    <w:link w:val="BeemTOCTitleChar"/>
    <w:rsid w:val="00BC26A6"/>
    <w:pPr>
      <w:tabs>
        <w:tab w:val="left" w:pos="180"/>
        <w:tab w:val="right" w:leader="dot" w:pos="8640"/>
        <w:tab w:val="right" w:pos="9360"/>
        <w:tab w:val="right" w:leader="dot" w:pos="10080"/>
      </w:tabs>
    </w:pPr>
    <w:rPr>
      <w:rFonts w:asciiTheme="minorHAnsi" w:eastAsiaTheme="majorEastAsia" w:hAnsiTheme="minorHAnsi" w:cstheme="majorBidi"/>
    </w:rPr>
  </w:style>
  <w:style w:type="character" w:customStyle="1" w:styleId="BeemTOCTitleChar">
    <w:name w:val="Beem TOC Title Char"/>
    <w:basedOn w:val="DefaultParagraphFont"/>
    <w:link w:val="BeemTOCTitle"/>
    <w:rsid w:val="00BC26A6"/>
    <w:rPr>
      <w:rFonts w:asciiTheme="minorHAnsi" w:eastAsiaTheme="majorEastAsia" w:hAnsiTheme="minorHAnsi" w:cstheme="majorBidi"/>
    </w:rPr>
  </w:style>
  <w:style w:type="paragraph" w:customStyle="1" w:styleId="BeemTOCBody2">
    <w:name w:val="Beem TOC Body 2"/>
    <w:basedOn w:val="Normal"/>
    <w:link w:val="BeemTOCBody2Char"/>
    <w:rsid w:val="00BC26A6"/>
    <w:pPr>
      <w:tabs>
        <w:tab w:val="left" w:pos="180"/>
        <w:tab w:val="right" w:leader="dot" w:pos="8640"/>
        <w:tab w:val="right" w:pos="9360"/>
        <w:tab w:val="right" w:leader="dot" w:pos="10080"/>
      </w:tabs>
    </w:pPr>
    <w:rPr>
      <w:rFonts w:asciiTheme="minorHAnsi" w:eastAsiaTheme="majorEastAsia" w:hAnsiTheme="minorHAnsi" w:cstheme="majorBidi"/>
      <w:color w:val="9B40EA"/>
    </w:rPr>
  </w:style>
  <w:style w:type="character" w:customStyle="1" w:styleId="BeemTOCBody2Char">
    <w:name w:val="Beem TOC Body 2 Char"/>
    <w:basedOn w:val="DefaultParagraphFont"/>
    <w:link w:val="BeemTOCBody2"/>
    <w:rsid w:val="00BC26A6"/>
    <w:rPr>
      <w:rFonts w:asciiTheme="minorHAnsi" w:eastAsiaTheme="majorEastAsia" w:hAnsiTheme="minorHAnsi" w:cstheme="majorBidi"/>
      <w:color w:val="9B40EA"/>
    </w:rPr>
  </w:style>
  <w:style w:type="paragraph" w:styleId="Caption">
    <w:name w:val="caption"/>
    <w:basedOn w:val="Normal"/>
    <w:next w:val="Normal"/>
    <w:uiPriority w:val="35"/>
    <w:unhideWhenUsed/>
    <w:qFormat/>
    <w:rsid w:val="00BC26A6"/>
    <w:pPr>
      <w:spacing w:before="240" w:line="240" w:lineRule="auto"/>
    </w:pPr>
    <w:rPr>
      <w:rFonts w:asciiTheme="minorHAnsi" w:hAnsiTheme="minorHAnsi"/>
      <w:b/>
      <w:bCs/>
      <w:color w:val="9B40EA"/>
    </w:rPr>
  </w:style>
  <w:style w:type="paragraph" w:styleId="FootnoteText">
    <w:name w:val="footnote text"/>
    <w:aliases w:val="Beem Footnote text"/>
    <w:basedOn w:val="Normal"/>
    <w:link w:val="FootnoteTextChar"/>
    <w:uiPriority w:val="99"/>
    <w:unhideWhenUsed/>
    <w:rsid w:val="00BC26A6"/>
    <w:pPr>
      <w:spacing w:before="0" w:after="0" w:line="240" w:lineRule="auto"/>
    </w:pPr>
    <w:rPr>
      <w:sz w:val="16"/>
    </w:rPr>
  </w:style>
  <w:style w:type="character" w:customStyle="1" w:styleId="FootnoteTextChar">
    <w:name w:val="Footnote Text Char"/>
    <w:aliases w:val="Beem Footnote text Char"/>
    <w:basedOn w:val="DefaultParagraphFont"/>
    <w:link w:val="FootnoteText"/>
    <w:uiPriority w:val="99"/>
    <w:rsid w:val="00BC26A6"/>
    <w:rPr>
      <w:sz w:val="16"/>
    </w:rPr>
  </w:style>
  <w:style w:type="character" w:styleId="FootnoteReference">
    <w:name w:val="footnote reference"/>
    <w:basedOn w:val="DefaultParagraphFont"/>
    <w:uiPriority w:val="99"/>
    <w:semiHidden/>
    <w:unhideWhenUsed/>
    <w:rsid w:val="00BC26A6"/>
    <w:rPr>
      <w:vertAlign w:val="superscript"/>
    </w:rPr>
  </w:style>
  <w:style w:type="character" w:styleId="PlaceholderText">
    <w:name w:val="Placeholder Text"/>
    <w:basedOn w:val="DefaultParagraphFont"/>
    <w:uiPriority w:val="99"/>
    <w:semiHidden/>
    <w:rsid w:val="00BC26A6"/>
    <w:rPr>
      <w:color w:val="666666"/>
    </w:rPr>
  </w:style>
  <w:style w:type="paragraph" w:styleId="Revision">
    <w:name w:val="Revision"/>
    <w:hidden/>
    <w:uiPriority w:val="99"/>
    <w:semiHidden/>
    <w:rsid w:val="00BC26A6"/>
    <w:pPr>
      <w:spacing w:after="0" w:line="240" w:lineRule="auto"/>
    </w:pPr>
  </w:style>
  <w:style w:type="table" w:styleId="LightList-Accent3">
    <w:name w:val="Light List Accent 3"/>
    <w:basedOn w:val="TableNormal"/>
    <w:uiPriority w:val="61"/>
    <w:locked/>
    <w:rsid w:val="00BC26A6"/>
    <w:pPr>
      <w:spacing w:after="0" w:line="240" w:lineRule="auto"/>
    </w:pPr>
    <w:rPr>
      <w:rFonts w:asciiTheme="minorHAnsi" w:eastAsiaTheme="minorEastAsia" w:hAnsiTheme="minorHAnsi" w:cstheme="minorBidi"/>
      <w:color w:val="auto"/>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BeemHeader3">
    <w:name w:val="Beem Header 3"/>
    <w:basedOn w:val="Heading1"/>
    <w:link w:val="BeemHeader3Char"/>
    <w:rsid w:val="003D63E2"/>
    <w:pPr>
      <w:numPr>
        <w:numId w:val="0"/>
      </w:numPr>
      <w:pBdr>
        <w:top w:val="nil"/>
        <w:left w:val="nil"/>
        <w:bottom w:val="nil"/>
        <w:right w:val="nil"/>
        <w:between w:val="nil"/>
      </w:pBdr>
      <w:tabs>
        <w:tab w:val="clear" w:pos="1418"/>
      </w:tabs>
      <w:spacing w:before="0" w:after="80" w:line="276" w:lineRule="auto"/>
    </w:pPr>
    <w:rPr>
      <w:rFonts w:eastAsiaTheme="majorEastAsia" w:cstheme="majorBidi"/>
      <w:sz w:val="36"/>
      <w:szCs w:val="36"/>
    </w:rPr>
  </w:style>
  <w:style w:type="character" w:customStyle="1" w:styleId="BeemHeader3Char">
    <w:name w:val="Beem Header 3 Char"/>
    <w:basedOn w:val="Heading1Char"/>
    <w:link w:val="BeemHeader3"/>
    <w:rsid w:val="003D63E2"/>
    <w:rPr>
      <w:rFonts w:ascii="Gill Sans Nova Cond XBd" w:eastAsiaTheme="majorEastAsia" w:hAnsi="Gill Sans Nova Cond XBd" w:cstheme="majorBidi"/>
      <w:noProof/>
      <w:color w:val="auto"/>
      <w:sz w:val="36"/>
      <w:szCs w:val="36"/>
      <w:lang w:val="en-CA"/>
    </w:rPr>
  </w:style>
  <w:style w:type="table" w:styleId="TableGrid">
    <w:name w:val="Table Grid"/>
    <w:basedOn w:val="TableNormal"/>
    <w:uiPriority w:val="59"/>
    <w:locked/>
    <w:rsid w:val="00F352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3523B"/>
    <w:rPr>
      <w:sz w:val="16"/>
      <w:szCs w:val="16"/>
    </w:rPr>
  </w:style>
  <w:style w:type="paragraph" w:styleId="CommentText">
    <w:name w:val="annotation text"/>
    <w:basedOn w:val="Normal"/>
    <w:link w:val="CommentTextChar"/>
    <w:uiPriority w:val="99"/>
    <w:unhideWhenUsed/>
    <w:rsid w:val="00F3523B"/>
  </w:style>
  <w:style w:type="character" w:customStyle="1" w:styleId="CommentTextChar">
    <w:name w:val="Comment Text Char"/>
    <w:basedOn w:val="DefaultParagraphFont"/>
    <w:link w:val="CommentText"/>
    <w:uiPriority w:val="99"/>
    <w:rsid w:val="00F3523B"/>
  </w:style>
  <w:style w:type="paragraph" w:styleId="CommentSubject">
    <w:name w:val="annotation subject"/>
    <w:basedOn w:val="CommentText"/>
    <w:next w:val="CommentText"/>
    <w:link w:val="CommentSubjectChar"/>
    <w:uiPriority w:val="99"/>
    <w:semiHidden/>
    <w:unhideWhenUsed/>
    <w:rsid w:val="00F3523B"/>
    <w:rPr>
      <w:b/>
      <w:bCs/>
    </w:rPr>
  </w:style>
  <w:style w:type="character" w:customStyle="1" w:styleId="CommentSubjectChar">
    <w:name w:val="Comment Subject Char"/>
    <w:basedOn w:val="CommentTextChar"/>
    <w:link w:val="CommentSubject"/>
    <w:uiPriority w:val="99"/>
    <w:semiHidden/>
    <w:rsid w:val="00F3523B"/>
    <w:rPr>
      <w:b/>
      <w:bCs/>
    </w:rPr>
  </w:style>
  <w:style w:type="table" w:styleId="PlainTable3">
    <w:name w:val="Plain Table 3"/>
    <w:basedOn w:val="TableNormal"/>
    <w:uiPriority w:val="43"/>
    <w:locked/>
    <w:rsid w:val="00E76F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locked/>
    <w:rsid w:val="000C2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eal">
    <w:name w:val="Teal"/>
    <w:basedOn w:val="TableNormal"/>
    <w:uiPriority w:val="99"/>
    <w:locked/>
    <w:rsid w:val="00A010E7"/>
    <w:pPr>
      <w:spacing w:after="0" w:line="240" w:lineRule="auto"/>
    </w:pPr>
    <w:rPr>
      <w:color w:val="auto"/>
    </w:rPr>
    <w:tblPr>
      <w:tblStyleRowBandSize w:val="1"/>
      <w:tblBorders>
        <w:insideH w:val="single" w:sz="4" w:space="0" w:color="FFFFFF" w:themeColor="background1"/>
        <w:insideV w:val="single" w:sz="4" w:space="0" w:color="FFFFFF" w:themeColor="background1"/>
      </w:tblBorders>
      <w:tblCellMar>
        <w:top w:w="57" w:type="dxa"/>
        <w:bottom w:w="57" w:type="dxa"/>
      </w:tblCellMar>
    </w:tblPr>
    <w:tblStylePr w:type="firstRow">
      <w:rPr>
        <w:rFonts w:ascii="Aptos" w:hAnsi="Aptos"/>
        <w:b/>
        <w:color w:val="auto"/>
        <w:sz w:val="22"/>
      </w:rPr>
      <w:tblPr/>
      <w:tcPr>
        <w:shd w:val="clear" w:color="auto" w:fill="BADEDE"/>
      </w:tcPr>
    </w:tblStylePr>
    <w:tblStylePr w:type="firstCol">
      <w:rPr>
        <w:rFonts w:ascii="Aptos" w:hAnsi="Aptos"/>
        <w:b/>
        <w:color w:val="auto"/>
        <w:sz w:val="22"/>
      </w:rPr>
      <w:tblPr/>
      <w:tcPr>
        <w:shd w:val="clear" w:color="auto" w:fill="BADEDE"/>
      </w:tcPr>
    </w:tblStylePr>
    <w:tblStylePr w:type="band1Horz">
      <w:tblPr/>
      <w:tcPr>
        <w:shd w:val="clear" w:color="auto" w:fill="EEF7F7"/>
      </w:tcPr>
    </w:tblStylePr>
  </w:style>
  <w:style w:type="paragraph" w:customStyle="1" w:styleId="BulletList">
    <w:name w:val="Bullet List"/>
    <w:basedOn w:val="ListParagraph"/>
    <w:link w:val="BulletListChar"/>
    <w:rsid w:val="00BC26A6"/>
    <w:pPr>
      <w:pBdr>
        <w:top w:val="none" w:sz="0" w:space="0" w:color="auto"/>
        <w:left w:val="none" w:sz="0" w:space="0" w:color="auto"/>
        <w:bottom w:val="none" w:sz="0" w:space="0" w:color="auto"/>
        <w:right w:val="none" w:sz="0" w:space="0" w:color="auto"/>
        <w:between w:val="none" w:sz="0" w:space="0" w:color="auto"/>
      </w:pBdr>
      <w:spacing w:after="200" w:line="240" w:lineRule="auto"/>
      <w:ind w:left="714" w:hanging="357"/>
      <w:contextualSpacing w:val="0"/>
    </w:pPr>
    <w:rPr>
      <w:rFonts w:ascii="Arial" w:eastAsiaTheme="majorEastAsia" w:hAnsi="Arial"/>
      <w:szCs w:val="22"/>
      <w:lang w:eastAsia="en-CA"/>
    </w:rPr>
  </w:style>
  <w:style w:type="character" w:customStyle="1" w:styleId="BulletListChar">
    <w:name w:val="Bullet List Char"/>
    <w:basedOn w:val="DefaultParagraphFont"/>
    <w:link w:val="BulletList"/>
    <w:rsid w:val="00BC26A6"/>
    <w:rPr>
      <w:rFonts w:ascii="Arial" w:eastAsiaTheme="majorEastAsia" w:hAnsi="Arial"/>
      <w:color w:val="auto"/>
      <w:szCs w:val="22"/>
      <w:lang w:eastAsia="en-CA"/>
    </w:rPr>
  </w:style>
  <w:style w:type="character" w:styleId="UnresolvedMention">
    <w:name w:val="Unresolved Mention"/>
    <w:basedOn w:val="DefaultParagraphFont"/>
    <w:uiPriority w:val="99"/>
    <w:semiHidden/>
    <w:unhideWhenUsed/>
    <w:rsid w:val="00BC26A6"/>
    <w:rPr>
      <w:color w:val="605E5C"/>
      <w:shd w:val="clear" w:color="auto" w:fill="E1DFDD"/>
    </w:rPr>
  </w:style>
  <w:style w:type="paragraph" w:customStyle="1" w:styleId="SubsectionHeading">
    <w:name w:val="Subsection Heading"/>
    <w:basedOn w:val="Normal"/>
    <w:link w:val="SubsectionHeadingChar"/>
    <w:qFormat/>
    <w:rsid w:val="00BD2C13"/>
    <w:rPr>
      <w:b/>
      <w:bCs/>
      <w:i/>
      <w:iCs/>
      <w:sz w:val="22"/>
      <w:szCs w:val="22"/>
    </w:rPr>
  </w:style>
  <w:style w:type="character" w:customStyle="1" w:styleId="SubsectionHeadingChar">
    <w:name w:val="Subsection Heading Char"/>
    <w:basedOn w:val="DefaultParagraphFont"/>
    <w:link w:val="SubsectionHeading"/>
    <w:rsid w:val="00BD2C13"/>
    <w:rPr>
      <w:b/>
      <w:bCs/>
      <w:i/>
      <w:iCs/>
      <w:color w:val="auto"/>
      <w:sz w:val="22"/>
      <w:szCs w:val="22"/>
      <w:lang w:val="en-CA"/>
    </w:rPr>
  </w:style>
  <w:style w:type="table" w:styleId="GridTable1Light">
    <w:name w:val="Grid Table 1 Light"/>
    <w:basedOn w:val="TableNormal"/>
    <w:uiPriority w:val="46"/>
    <w:locked/>
    <w:rsid w:val="00953C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ppendixHeading1">
    <w:name w:val="Appendix Heading 1"/>
    <w:basedOn w:val="Heading1"/>
    <w:link w:val="AppendixHeading1Char"/>
    <w:qFormat/>
    <w:rsid w:val="007E2539"/>
    <w:pPr>
      <w:numPr>
        <w:numId w:val="0"/>
      </w:numPr>
    </w:pPr>
  </w:style>
  <w:style w:type="character" w:customStyle="1" w:styleId="AppendixHeading1Char">
    <w:name w:val="Appendix Heading 1 Char"/>
    <w:basedOn w:val="Heading1Char"/>
    <w:link w:val="AppendixHeading1"/>
    <w:rsid w:val="007E2539"/>
    <w:rPr>
      <w:rFonts w:ascii="Gill Sans Nova Cond XBd" w:hAnsi="Gill Sans Nova Cond XBd"/>
      <w:noProof/>
      <w:color w:val="auto"/>
      <w:sz w:val="40"/>
      <w:szCs w:val="56"/>
      <w:lang w:val="en-CA"/>
    </w:rPr>
  </w:style>
  <w:style w:type="paragraph" w:customStyle="1" w:styleId="AppendixHeading2">
    <w:name w:val="Appendix Heading 2"/>
    <w:basedOn w:val="Heading2"/>
    <w:link w:val="AppendixHeading2Char"/>
    <w:qFormat/>
    <w:rsid w:val="007E2539"/>
    <w:pPr>
      <w:numPr>
        <w:ilvl w:val="0"/>
        <w:numId w:val="0"/>
      </w:numPr>
    </w:pPr>
  </w:style>
  <w:style w:type="character" w:customStyle="1" w:styleId="AppendixHeading2Char">
    <w:name w:val="Appendix Heading 2 Char"/>
    <w:basedOn w:val="Heading2Char"/>
    <w:link w:val="AppendixHeading2"/>
    <w:rsid w:val="007E2539"/>
    <w:rPr>
      <w:rFonts w:ascii="Gill Sans Nova Cond XBd" w:hAnsi="Gill Sans Nova Cond XBd"/>
      <w:noProof/>
      <w:color w:val="9B40EA"/>
      <w:sz w:val="36"/>
      <w:szCs w:val="48"/>
      <w:lang w:val="en-CA"/>
    </w:rPr>
  </w:style>
  <w:style w:type="paragraph" w:customStyle="1" w:styleId="AppendixHeading3">
    <w:name w:val="Appendix Heading 3"/>
    <w:basedOn w:val="Heading3"/>
    <w:link w:val="AppendixHeading3Char"/>
    <w:qFormat/>
    <w:rsid w:val="007E2539"/>
    <w:pPr>
      <w:numPr>
        <w:ilvl w:val="0"/>
        <w:numId w:val="0"/>
      </w:numPr>
    </w:pPr>
  </w:style>
  <w:style w:type="character" w:customStyle="1" w:styleId="AppendixHeading3Char">
    <w:name w:val="Appendix Heading 3 Char"/>
    <w:basedOn w:val="Heading3Char"/>
    <w:link w:val="AppendixHeading3"/>
    <w:rsid w:val="007E2539"/>
    <w:rPr>
      <w:rFonts w:ascii="Gill Sans Nova Cond XBd" w:eastAsiaTheme="majorEastAsia" w:hAnsi="Gill Sans Nova Cond XBd" w:cstheme="majorBidi"/>
      <w:noProof/>
      <w:color w:val="auto"/>
      <w:sz w:val="32"/>
      <w:szCs w:val="36"/>
      <w:lang w:val="en-CA"/>
    </w:rPr>
  </w:style>
  <w:style w:type="character" w:styleId="FollowedHyperlink">
    <w:name w:val="FollowedHyperlink"/>
    <w:basedOn w:val="DefaultParagraphFont"/>
    <w:uiPriority w:val="99"/>
    <w:semiHidden/>
    <w:unhideWhenUsed/>
    <w:rsid w:val="00F5744D"/>
    <w:rPr>
      <w:color w:val="96607D" w:themeColor="followedHyperlink"/>
      <w:u w:val="single"/>
    </w:rPr>
  </w:style>
  <w:style w:type="character" w:styleId="BookTitle">
    <w:name w:val="Book Title"/>
    <w:basedOn w:val="DefaultParagraphFont"/>
    <w:uiPriority w:val="33"/>
    <w:locked/>
    <w:rsid w:val="001C4248"/>
    <w:rPr>
      <w:b/>
      <w:bCs/>
      <w:i/>
      <w:iCs/>
      <w:spacing w:val="5"/>
    </w:rPr>
  </w:style>
  <w:style w:type="character" w:styleId="Emphasis">
    <w:name w:val="Emphasis"/>
    <w:basedOn w:val="DefaultParagraphFont"/>
    <w:uiPriority w:val="20"/>
    <w:locked/>
    <w:rsid w:val="001C4248"/>
    <w:rPr>
      <w:i/>
      <w:iCs/>
    </w:rPr>
  </w:style>
  <w:style w:type="paragraph" w:styleId="NoSpacing">
    <w:name w:val="No Spacing"/>
    <w:uiPriority w:val="1"/>
    <w:rsid w:val="001C4248"/>
    <w:pPr>
      <w:pBdr>
        <w:top w:val="nil"/>
        <w:left w:val="nil"/>
        <w:bottom w:val="nil"/>
        <w:right w:val="nil"/>
        <w:between w:val="nil"/>
      </w:pBdr>
      <w:spacing w:after="0" w:line="240" w:lineRule="auto"/>
    </w:pPr>
    <w:rPr>
      <w:color w:val="auto"/>
      <w:lang w:val="en-CA"/>
    </w:rPr>
  </w:style>
  <w:style w:type="character" w:styleId="Strong">
    <w:name w:val="Strong"/>
    <w:basedOn w:val="DefaultParagraphFont"/>
    <w:uiPriority w:val="22"/>
    <w:qFormat/>
    <w:locked/>
    <w:rsid w:val="001C4248"/>
    <w:rPr>
      <w:b/>
      <w:bCs/>
    </w:rPr>
  </w:style>
  <w:style w:type="character" w:styleId="SubtleEmphasis">
    <w:name w:val="Subtle Emphasis"/>
    <w:basedOn w:val="DefaultParagraphFont"/>
    <w:uiPriority w:val="19"/>
    <w:locked/>
    <w:rsid w:val="001C4248"/>
    <w:rPr>
      <w:i/>
      <w:iCs/>
      <w:color w:val="404040" w:themeColor="text1" w:themeTint="BF"/>
    </w:rPr>
  </w:style>
  <w:style w:type="character" w:styleId="SubtleReference">
    <w:name w:val="Subtle Reference"/>
    <w:basedOn w:val="DefaultParagraphFont"/>
    <w:uiPriority w:val="31"/>
    <w:locked/>
    <w:rsid w:val="001C4248"/>
    <w:rPr>
      <w:smallCaps/>
      <w:color w:val="5A5A5A" w:themeColor="text1" w:themeTint="A5"/>
    </w:rPr>
  </w:style>
  <w:style w:type="paragraph" w:styleId="NormalWeb">
    <w:name w:val="Normal (Web)"/>
    <w:basedOn w:val="Normal"/>
    <w:uiPriority w:val="99"/>
    <w:semiHidden/>
    <w:unhideWhenUsed/>
    <w:rsid w:val="00082A36"/>
    <w:rPr>
      <w:rFonts w:ascii="Times New Roman" w:hAnsi="Times New Roman" w:cs="Times New Roman"/>
      <w:sz w:val="24"/>
      <w:szCs w:val="24"/>
    </w:rPr>
  </w:style>
  <w:style w:type="character" w:styleId="Mention">
    <w:name w:val="Mention"/>
    <w:basedOn w:val="DefaultParagraphFont"/>
    <w:uiPriority w:val="99"/>
    <w:unhideWhenUsed/>
    <w:rsid w:val="00915B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91664">
      <w:bodyDiv w:val="1"/>
      <w:marLeft w:val="0"/>
      <w:marRight w:val="0"/>
      <w:marTop w:val="0"/>
      <w:marBottom w:val="0"/>
      <w:divBdr>
        <w:top w:val="none" w:sz="0" w:space="0" w:color="auto"/>
        <w:left w:val="none" w:sz="0" w:space="0" w:color="auto"/>
        <w:bottom w:val="none" w:sz="0" w:space="0" w:color="auto"/>
        <w:right w:val="none" w:sz="0" w:space="0" w:color="auto"/>
      </w:divBdr>
    </w:div>
    <w:div w:id="10949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eader" Target="header2.xm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oter" Target="footer3.xml"/><Relationship Id="rId34"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microsoft.com/office/2016/09/relationships/commentsIds" Target="commentsIds.xm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microsoft.com/office/2011/relationships/commentsExtended" Target="commentsExtended.xml"/><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comments" Target="comments.xml"/><Relationship Id="rId28" Type="http://schemas.openxmlformats.org/officeDocument/2006/relationships/image" Target="media/image7.png"/><Relationship Id="rId10" Type="http://schemas.openxmlformats.org/officeDocument/2006/relationships/settings" Target="settings.xml"/><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footer" Target="footer4.xml"/><Relationship Id="rId27" Type="http://schemas.openxmlformats.org/officeDocument/2006/relationships/image" Target="media/image6.png"/><Relationship Id="rId30" Type="http://schemas.openxmlformats.org/officeDocument/2006/relationships/footer" Target="footer5.xml"/><Relationship Id="rId8" Type="http://schemas.openxmlformats.org/officeDocument/2006/relationships/numbering" Target="numbering.xml"/></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eyeung\AppData\Local\Temp\Templafy\WordVsto\Document%20Tit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32A644AEDF457CACBB3AAAE221B3AC"/>
        <w:category>
          <w:name w:val="General"/>
          <w:gallery w:val="placeholder"/>
        </w:category>
        <w:types>
          <w:type w:val="bbPlcHdr"/>
        </w:types>
        <w:behaviors>
          <w:behavior w:val="content"/>
        </w:behaviors>
        <w:guid w:val="{9D81EE8B-2A06-4625-8255-576A10CA9EC2}"/>
      </w:docPartPr>
      <w:docPartBody>
        <w:p w:rsidR="007F3A89" w:rsidRDefault="007F3A89">
          <w:pPr>
            <w:pStyle w:val="0A32A644AEDF457CACBB3AAAE221B3AC"/>
          </w:pPr>
          <w:r w:rsidRPr="008F1AF4">
            <w:rPr>
              <w:rStyle w:val="PlaceholderText"/>
            </w:rPr>
            <w:t>[Title]</w:t>
          </w:r>
        </w:p>
      </w:docPartBody>
    </w:docPart>
    <w:docPart>
      <w:docPartPr>
        <w:name w:val="5CEF72C915484D4F8D0DF97DABB688A3"/>
        <w:category>
          <w:name w:val="General"/>
          <w:gallery w:val="placeholder"/>
        </w:category>
        <w:types>
          <w:type w:val="bbPlcHdr"/>
        </w:types>
        <w:behaviors>
          <w:behavior w:val="content"/>
        </w:behaviors>
        <w:guid w:val="{F8BC9FE6-FEC4-4720-838A-56FFB10B7843}"/>
      </w:docPartPr>
      <w:docPartBody>
        <w:p w:rsidR="007F3A89" w:rsidRDefault="007F3A89">
          <w:pPr>
            <w:pStyle w:val="5CEF72C915484D4F8D0DF97DABB688A3"/>
          </w:pPr>
          <w:r w:rsidRPr="00BD6A19">
            <w:rPr>
              <w:rStyle w:val="PlaceholderText"/>
            </w:rPr>
            <w:t>21 September 2026</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89"/>
    <w:rsid w:val="001F3ED6"/>
    <w:rsid w:val="00224DEC"/>
    <w:rsid w:val="002A5D56"/>
    <w:rsid w:val="002C503E"/>
    <w:rsid w:val="002E63CA"/>
    <w:rsid w:val="003747A6"/>
    <w:rsid w:val="003A0AD2"/>
    <w:rsid w:val="0047744D"/>
    <w:rsid w:val="004B591F"/>
    <w:rsid w:val="00504F15"/>
    <w:rsid w:val="00546CFB"/>
    <w:rsid w:val="00606430"/>
    <w:rsid w:val="00632424"/>
    <w:rsid w:val="00655DBC"/>
    <w:rsid w:val="006D1C14"/>
    <w:rsid w:val="00721E8A"/>
    <w:rsid w:val="007F3A89"/>
    <w:rsid w:val="00970B36"/>
    <w:rsid w:val="00980105"/>
    <w:rsid w:val="00986A47"/>
    <w:rsid w:val="00A00785"/>
    <w:rsid w:val="00A03F3B"/>
    <w:rsid w:val="00A42AA0"/>
    <w:rsid w:val="00A57645"/>
    <w:rsid w:val="00AA51DA"/>
    <w:rsid w:val="00B878E5"/>
    <w:rsid w:val="00BC7FE2"/>
    <w:rsid w:val="00C2224F"/>
    <w:rsid w:val="00DA61B3"/>
    <w:rsid w:val="00E30FA9"/>
    <w:rsid w:val="00EB0B0A"/>
    <w:rsid w:val="00EE27D1"/>
    <w:rsid w:val="00EF3D88"/>
    <w:rsid w:val="00F7409B"/>
    <w:rsid w:val="00FD4B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A32A644AEDF457CACBB3AAAE221B3AC">
    <w:name w:val="0A32A644AEDF457CACBB3AAAE221B3AC"/>
  </w:style>
  <w:style w:type="paragraph" w:customStyle="1" w:styleId="5CEF72C915484D4F8D0DF97DABB688A3">
    <w:name w:val="5CEF72C915484D4F8D0DF97DABB688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2026-10-01T00:00:00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formDataEntries":[]}]]></TemplafyFormConfiguration>
</file>

<file path=customXml/item5.xml><?xml version="1.0" encoding="utf-8"?>
<ct:contentTypeSchema xmlns:ct="http://schemas.microsoft.com/office/2006/metadata/contentType" xmlns:ma="http://schemas.microsoft.com/office/2006/metadata/properties/metaAttributes" ct:_="" ma:_="" ma:contentTypeName="Document" ma:contentTypeID="0x0101007D470B8DA2ECB848955FE498CB697C25" ma:contentTypeVersion="7" ma:contentTypeDescription="Create a new document." ma:contentTypeScope="" ma:versionID="b32e935e329a651671061fad743490f7">
  <xsd:schema xmlns:xsd="http://www.w3.org/2001/XMLSchema" xmlns:xs="http://www.w3.org/2001/XMLSchema" xmlns:p="http://schemas.microsoft.com/office/2006/metadata/properties" xmlns:ns2="cf750adb-5c9d-4f59-9400-334ff71a08a7" targetNamespace="http://schemas.microsoft.com/office/2006/metadata/properties" ma:root="true" ma:fieldsID="d5f6e277bb2bda77e2fc47259924a987" ns2:_="">
    <xsd:import namespace="cf750adb-5c9d-4f59-9400-334ff71a0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50adb-5c9d-4f59-9400-334ff71a0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TemplafyTemplateConfiguration><![CDATA[{"elementsMetadata":[],"transformationConfigurations":[],"templateName":"Beem Policy Procedures Template","templateDescription":"","enableDocumentContentUpdater":false,"version":"2.0"}]]></TemplafyTemplateConfiguration>
</file>

<file path=customXml/item7.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9C76DEE-770E-4F37-A7CA-7EE81B66854A}">
  <ds:schemaRefs>
    <ds:schemaRef ds:uri="http://schemas.openxmlformats.org/officeDocument/2006/bibliography"/>
  </ds:schemaRefs>
</ds:datastoreItem>
</file>

<file path=customXml/itemProps3.xml><?xml version="1.0" encoding="utf-8"?>
<ds:datastoreItem xmlns:ds="http://schemas.openxmlformats.org/officeDocument/2006/customXml" ds:itemID="{7FB6BD3E-C1DD-490A-91BD-584CCBC7A94E}">
  <ds:schemaRefs>
    <ds:schemaRef ds:uri="http://schemas.microsoft.com/sharepoint/v3/contenttype/forms"/>
  </ds:schemaRefs>
</ds:datastoreItem>
</file>

<file path=customXml/itemProps4.xml><?xml version="1.0" encoding="utf-8"?>
<ds:datastoreItem xmlns:ds="http://schemas.openxmlformats.org/officeDocument/2006/customXml" ds:itemID="{0C7092D7-5F5A-42C2-8990-F8DC80B4BE65}">
  <ds:schemaRefs/>
</ds:datastoreItem>
</file>

<file path=customXml/itemProps5.xml><?xml version="1.0" encoding="utf-8"?>
<ds:datastoreItem xmlns:ds="http://schemas.openxmlformats.org/officeDocument/2006/customXml" ds:itemID="{38205DC6-E92F-411F-8505-D230FFEC2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50adb-5c9d-4f59-9400-334ff71a0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0D576C4-5317-45F2-9253-D2D9861D2D05}">
  <ds:schemaRefs/>
</ds:datastoreItem>
</file>

<file path=customXml/itemProps7.xml><?xml version="1.0" encoding="utf-8"?>
<ds:datastoreItem xmlns:ds="http://schemas.openxmlformats.org/officeDocument/2006/customXml" ds:itemID="{F7949692-F597-4BCD-871C-088C1272838A}">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Document Title.dotx</Template>
  <TotalTime>8</TotalTime>
  <Pages>16</Pages>
  <Words>3612</Words>
  <Characters>20342</Characters>
  <Application>Microsoft Office Word</Application>
  <DocSecurity>0</DocSecurity>
  <Lines>508</Lines>
  <Paragraphs>311</Paragraphs>
  <ScaleCrop>false</ScaleCrop>
  <HeadingPairs>
    <vt:vector size="2" baseType="variant">
      <vt:variant>
        <vt:lpstr>Title</vt:lpstr>
      </vt:variant>
      <vt:variant>
        <vt:i4>1</vt:i4>
      </vt:variant>
    </vt:vector>
  </HeadingPairs>
  <TitlesOfParts>
    <vt:vector size="1" baseType="lpstr">
      <vt:lpstr>Visa Debit Card Dispute Management</vt:lpstr>
    </vt:vector>
  </TitlesOfParts>
  <Company>Interior Savings</Company>
  <LinksUpToDate>false</LinksUpToDate>
  <CharactersWithSpaces>23643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Debit Card Dispute Management</dc:title>
  <dc:subject/>
  <dc:creator>Adajar, Kassandra</dc:creator>
  <cp:keywords/>
  <dc:description/>
  <cp:lastModifiedBy>Lin, David</cp:lastModifiedBy>
  <cp:revision>5</cp:revision>
  <dcterms:created xsi:type="dcterms:W3CDTF">2026-10-21T18:07:00Z</dcterms:created>
  <dcterms:modified xsi:type="dcterms:W3CDTF">2026-10-21T18:13:00Z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Area">
    <vt:lpwstr/>
  </property>
  <property fmtid="{D5CDD505-2E9C-101B-9397-08002B2CF9AE}" pid="3" name="BusinessUnit">
    <vt:lpwstr/>
  </property>
  <property fmtid="{D5CDD505-2E9C-101B-9397-08002B2CF9AE}" pid="4" name="MediaServiceImageTags">
    <vt:lpwstr/>
  </property>
  <property fmtid="{D5CDD505-2E9C-101B-9397-08002B2CF9AE}" pid="5" name="Regions/Branches">
    <vt:lpwstr/>
  </property>
  <property fmtid="{D5CDD505-2E9C-101B-9397-08002B2CF9AE}" pid="6" name="ContentTypeId">
    <vt:lpwstr>0x0101007D470B8DA2ECB848955FE498CB697C25</vt:lpwstr>
  </property>
  <property fmtid="{D5CDD505-2E9C-101B-9397-08002B2CF9AE}" pid="7" name="gfDepartment">
    <vt:lpwstr>9;#Risk|2288a489-c2c2-429f-b239-a2335b3d385b</vt:lpwstr>
  </property>
  <property fmtid="{D5CDD505-2E9C-101B-9397-08002B2CF9AE}" pid="8" name="DocumentType">
    <vt:lpwstr>187;#Template|139c2ba2-fc7b-44d6-8219-109063d77164</vt:lpwstr>
  </property>
  <property fmtid="{D5CDD505-2E9C-101B-9397-08002B2CF9AE}" pid="9" name="_ExtendedDescription">
    <vt:lpwstr/>
  </property>
  <property fmtid="{D5CDD505-2E9C-101B-9397-08002B2CF9AE}" pid="10" name="gfAppliesTo">
    <vt:lpwstr>10;#Policy writing|91f16942-292d-485c-bc96-ac04c889bf82;#13;#Risk|87c1c5ed-ee9a-46cd-857f-b94583f07253;#8;#Branding|57e77536-bd14-4458-9d50-5b442a467259</vt:lpwstr>
  </property>
  <property fmtid="{D5CDD505-2E9C-101B-9397-08002B2CF9AE}" pid="11" name="DocumentCategory">
    <vt:lpwstr>544;#Beem Harmonized|d311f4d8-8e0a-4803-a354-d2bab1fe138c;#573;#BeemBot Content|3df643cb-6fe1-4fd4-83a2-b3c9f2f6dd4f</vt:lpwstr>
  </property>
  <property fmtid="{D5CDD505-2E9C-101B-9397-08002B2CF9AE}" pid="12" name="Regions_x002f_Branches">
    <vt:lpwstr/>
  </property>
  <property fmtid="{D5CDD505-2E9C-101B-9397-08002B2CF9AE}" pid="13" name="lcf76f155ced4ddcb4097134ff3c332f">
    <vt:lpwstr/>
  </property>
  <property fmtid="{D5CDD505-2E9C-101B-9397-08002B2CF9AE}" pid="14" name="gfDocType">
    <vt:lpwstr>6;#Template|ef3fa371-66f2-4e8c-bec7-ffd7595650bc</vt:lpwstr>
  </property>
  <property fmtid="{D5CDD505-2E9C-101B-9397-08002B2CF9AE}" pid="15" name="ProcedureCategory">
    <vt:lpwstr/>
  </property>
  <property fmtid="{D5CDD505-2E9C-101B-9397-08002B2CF9AE}" pid="16" name="TemplafyTenantId">
    <vt:lpwstr>beem</vt:lpwstr>
  </property>
  <property fmtid="{D5CDD505-2E9C-101B-9397-08002B2CF9AE}" pid="17" name="TemplafyTemplateId">
    <vt:lpwstr>1209580863542526014</vt:lpwstr>
  </property>
  <property fmtid="{D5CDD505-2E9C-101B-9397-08002B2CF9AE}" pid="18" name="TemplafyUserProfileId">
    <vt:lpwstr>1307470101102198789</vt:lpwstr>
  </property>
  <property fmtid="{D5CDD505-2E9C-101B-9397-08002B2CF9AE}" pid="19" name="TemplafyFromBlank">
    <vt:bool>false</vt:bool>
  </property>
  <property fmtid="{D5CDD505-2E9C-101B-9397-08002B2CF9AE}" pid="20" name="docLang">
    <vt:lpwstr>en</vt:lpwstr>
  </property>
</Properties>
</file>