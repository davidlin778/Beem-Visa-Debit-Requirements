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ml:space="preserve">, xx </w:t>
                                </w:r>
                                <w:proofErr w:type="spellStart"/>
                                <w:r w:rsidR="00481226" w:rsidRPr="00BD2C13">
                                  <w:rPr>
                                    <w:rStyle w:val="CoverPagedateChar"/>
                                  </w:rPr>
                                  <w:t>xxxx</w:t>
                                </w:r>
                                <w:proofErr w:type="spellEnd"/>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ml:space="preserve">, xx </w:t>
                          </w:r>
                          <w:proofErr w:type="spellStart"/>
                          <w:r w:rsidR="00481226" w:rsidRPr="00BD2C13">
                            <w:rPr>
                              <w:rStyle w:val="CoverPagedateChar"/>
                            </w:rPr>
                            <w:t>xxxx</w:t>
                          </w:r>
                          <w:proofErr w:type="spellEnd"/>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403EDC8F" w:rsidR="00182ED0" w:rsidRPr="00BD2C13" w:rsidRDefault="0091336B"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2"/>
                        <w:p w14:paraId="769F150B" w14:textId="403EDC8F" w:rsidR="00182ED0" w:rsidRPr="00BD2C13" w:rsidRDefault="0091336B"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171AAD4C" w14:textId="77777777" w:rsidR="00CC0120" w:rsidRDefault="00CC0120" w:rsidP="00CC0120">
      <w:pPr>
        <w:pStyle w:val="Heading1"/>
        <w:spacing w:before="120" w:line="276" w:lineRule="auto"/>
      </w:pPr>
      <w:r>
        <w:lastRenderedPageBreak/>
        <w:t>Purpose</w:t>
      </w:r>
    </w:p>
    <w:p w14:paraId="75770211" w14:textId="0F1BF15D" w:rsidR="00CC0120" w:rsidRDefault="00CC0120" w:rsidP="00CC0120">
      <w:pPr>
        <w:spacing w:before="120" w:after="120"/>
      </w:pPr>
      <w:r>
        <w:t xml:space="preserve">The Visa Debit Card Dispute Management Procedure </w:t>
      </w:r>
      <w:r w:rsidRPr="00D06A54">
        <w:t>guides</w:t>
      </w:r>
      <w:r>
        <w:t xml:space="preserve"> the Growth</w:t>
      </w:r>
      <w:r w:rsidR="007007FD">
        <w:t xml:space="preserve"> Team</w:t>
      </w:r>
      <w:r>
        <w:t>, Payment Services</w:t>
      </w:r>
      <w:r w:rsidR="007007FD">
        <w:t xml:space="preserve"> Team</w:t>
      </w:r>
      <w:r>
        <w:t xml:space="preserve">, </w:t>
      </w:r>
      <w:r w:rsidR="007007FD">
        <w:t xml:space="preserve">and </w:t>
      </w:r>
      <w:r>
        <w:t>Fraud Prevention</w:t>
      </w:r>
      <w:r w:rsidR="007007FD">
        <w:t xml:space="preserve"> Department </w:t>
      </w:r>
      <w:r w:rsidRPr="00D06A54">
        <w:t>in</w:t>
      </w:r>
      <w:r>
        <w:t xml:space="preserve"> managing member-initiated Visa Debit Card disputes. </w:t>
      </w:r>
      <w:r w:rsidRPr="00D06A54">
        <w:t>It sets out</w:t>
      </w:r>
      <w:r>
        <w:t xml:space="preserve"> a consistent approach for </w:t>
      </w:r>
      <w:r w:rsidRPr="00D06A54">
        <w:t>receiving</w:t>
      </w:r>
      <w:r>
        <w:t xml:space="preserve"> and triaging dispute claims, </w:t>
      </w:r>
      <w:r w:rsidRPr="00D06A54">
        <w:t>gathering</w:t>
      </w:r>
      <w:r>
        <w:t xml:space="preserve"> and assessing supporting documentation, issuing provisional credit, submitting and managing </w:t>
      </w:r>
      <w:r w:rsidRPr="00D06A54">
        <w:t xml:space="preserve">disputes </w:t>
      </w:r>
      <w:r>
        <w:t xml:space="preserve">through Central 1 and the Visa network, and resolving </w:t>
      </w:r>
      <w:r w:rsidRPr="00D06A54">
        <w:t xml:space="preserve">disputes </w:t>
      </w:r>
      <w:r>
        <w:t xml:space="preserve">and recovering </w:t>
      </w:r>
      <w:r w:rsidRPr="00D06A54">
        <w:t>funds where applicable.</w:t>
      </w:r>
      <w:r>
        <w:t xml:space="preserve"> It also </w:t>
      </w:r>
      <w:r w:rsidRPr="00D06A54">
        <w:t>covers</w:t>
      </w:r>
      <w:r>
        <w:t xml:space="preserve"> the roles and systems</w:t>
      </w:r>
      <w:r w:rsidRPr="00D06A54">
        <w:t xml:space="preserve"> involved, the </w:t>
      </w:r>
      <w:r>
        <w:t xml:space="preserve">process flows, and </w:t>
      </w:r>
      <w:r w:rsidRPr="00D06A54">
        <w:t xml:space="preserve">the </w:t>
      </w:r>
      <w:r>
        <w:t xml:space="preserve">detailed procedures </w:t>
      </w:r>
      <w:r w:rsidRPr="00D06A54">
        <w:t>across</w:t>
      </w:r>
      <w:r>
        <w:t xml:space="preserve"> the dispute management lifecycle.</w:t>
      </w:r>
    </w:p>
    <w:p w14:paraId="71972EA0" w14:textId="77777777" w:rsidR="00CC0120" w:rsidRDefault="00CC0120" w:rsidP="00CC0120">
      <w:pPr>
        <w:pStyle w:val="Heading1"/>
        <w:spacing w:before="120" w:line="276" w:lineRule="auto"/>
      </w:pPr>
      <w:r>
        <w:t>Scope</w:t>
      </w:r>
    </w:p>
    <w:p w14:paraId="4FE4920E" w14:textId="77777777" w:rsidR="00CC0120" w:rsidRDefault="00CC0120" w:rsidP="00CC0120">
      <w:pPr>
        <w:spacing w:before="120" w:after="120"/>
      </w:pPr>
      <w:r>
        <w:t>This procedure applies to all team members involved in the intake, triage, investigation, submission, and resolution of member-initiated Visa Debit Card disputes, received through the following channels:</w:t>
      </w:r>
    </w:p>
    <w:p w14:paraId="0EC40C83" w14:textId="77777777" w:rsidR="00CC0120" w:rsidRPr="0058154D" w:rsidRDefault="00CC0120" w:rsidP="00BF3DC6">
      <w:pPr>
        <w:pStyle w:val="ListParagraph"/>
        <w:numPr>
          <w:ilvl w:val="0"/>
          <w:numId w:val="6"/>
        </w:numPr>
        <w:spacing w:before="120" w:after="120"/>
      </w:pPr>
      <w:r w:rsidRPr="0058154D">
        <w:rPr>
          <w:b/>
          <w:bCs/>
        </w:rPr>
        <w:t>Branch:</w:t>
      </w:r>
      <w:r w:rsidRPr="0058154D">
        <w:t xml:space="preserve"> occurs when a member visits </w:t>
      </w:r>
      <w:r>
        <w:t>Beem’s</w:t>
      </w:r>
      <w:r w:rsidRPr="0058154D">
        <w:t xml:space="preserve"> branch to dispute a Visa Debit Card transaction.</w:t>
      </w:r>
    </w:p>
    <w:p w14:paraId="1220C6DF" w14:textId="77777777" w:rsidR="00CC0120" w:rsidRPr="0058154D" w:rsidRDefault="00CC0120" w:rsidP="00BF3DC6">
      <w:pPr>
        <w:pStyle w:val="ListParagraph"/>
        <w:numPr>
          <w:ilvl w:val="0"/>
          <w:numId w:val="6"/>
        </w:numPr>
        <w:spacing w:before="120" w:after="120"/>
      </w:pPr>
      <w:r w:rsidRPr="0058154D">
        <w:rPr>
          <w:b/>
          <w:bCs/>
        </w:rPr>
        <w:t xml:space="preserve">Contact </w:t>
      </w:r>
      <w:proofErr w:type="gramStart"/>
      <w:r w:rsidRPr="0058154D">
        <w:rPr>
          <w:b/>
          <w:bCs/>
        </w:rPr>
        <w:t>Centre:</w:t>
      </w:r>
      <w:proofErr w:type="gramEnd"/>
      <w:r w:rsidRPr="0058154D">
        <w:t xml:space="preserve"> occurs when a member contacts </w:t>
      </w:r>
      <w:r>
        <w:t>Beem’s</w:t>
      </w:r>
      <w:r w:rsidRPr="0058154D">
        <w:t xml:space="preserve"> </w:t>
      </w:r>
      <w:r>
        <w:t>Growth Team</w:t>
      </w:r>
      <w:r w:rsidRPr="0058154D">
        <w:t xml:space="preserve"> by phone to dispute a Visa Debit Card transaction.</w:t>
      </w:r>
    </w:p>
    <w:p w14:paraId="0E7A2538" w14:textId="77777777" w:rsidR="00CC0120" w:rsidRDefault="00CC0120" w:rsidP="00CC0120">
      <w:pPr>
        <w:spacing w:before="120" w:after="120"/>
      </w:pPr>
      <w:r>
        <w:t xml:space="preserve">This procedure covers the five stages of the dispute management lifecycle: </w:t>
      </w:r>
    </w:p>
    <w:p w14:paraId="7EF27E67" w14:textId="77777777" w:rsidR="00CC0120" w:rsidRDefault="00CC0120" w:rsidP="00CC0120">
      <w:pPr>
        <w:spacing w:before="120" w:after="120"/>
        <w:ind w:left="360"/>
      </w:pPr>
      <w:r>
        <w:rPr>
          <w:b/>
        </w:rPr>
        <w:t xml:space="preserve">Stage </w:t>
      </w:r>
      <w:r w:rsidRPr="00981F72">
        <w:rPr>
          <w:b/>
        </w:rPr>
        <w:t>1.</w:t>
      </w:r>
      <w:r>
        <w:t xml:space="preserve"> Dispute Intake </w:t>
      </w:r>
    </w:p>
    <w:p w14:paraId="37E823F0" w14:textId="77777777" w:rsidR="00CC0120" w:rsidRDefault="00CC0120" w:rsidP="00CC0120">
      <w:pPr>
        <w:spacing w:before="120" w:after="120"/>
        <w:ind w:left="360"/>
      </w:pPr>
      <w:r>
        <w:rPr>
          <w:b/>
        </w:rPr>
        <w:t xml:space="preserve">Stage </w:t>
      </w:r>
      <w:r w:rsidRPr="00981F72">
        <w:rPr>
          <w:b/>
        </w:rPr>
        <w:t>2.</w:t>
      </w:r>
      <w:r>
        <w:t xml:space="preserve"> Dispute Triage</w:t>
      </w:r>
    </w:p>
    <w:p w14:paraId="5FB78507" w14:textId="77777777" w:rsidR="00CC0120" w:rsidRDefault="00CC0120" w:rsidP="00CC0120">
      <w:pPr>
        <w:spacing w:before="120" w:after="120"/>
        <w:ind w:left="360"/>
      </w:pPr>
      <w:r>
        <w:rPr>
          <w:b/>
        </w:rPr>
        <w:t xml:space="preserve">Stage </w:t>
      </w:r>
      <w:r w:rsidRPr="00981F72">
        <w:rPr>
          <w:b/>
        </w:rPr>
        <w:t>3a.</w:t>
      </w:r>
      <w:r>
        <w:t xml:space="preserve"> Case Preparation &amp; Document Assessment</w:t>
      </w:r>
    </w:p>
    <w:p w14:paraId="1E774B64" w14:textId="77777777" w:rsidR="00CC0120" w:rsidRDefault="00CC0120" w:rsidP="00CC0120">
      <w:pPr>
        <w:spacing w:before="120" w:after="120"/>
        <w:ind w:left="360"/>
      </w:pPr>
      <w:r>
        <w:rPr>
          <w:b/>
        </w:rPr>
        <w:t xml:space="preserve">Stage </w:t>
      </w:r>
      <w:r w:rsidRPr="00981F72">
        <w:rPr>
          <w:b/>
        </w:rPr>
        <w:t>3b.</w:t>
      </w:r>
      <w:r>
        <w:t xml:space="preserve"> Provisional Credit Issuance</w:t>
      </w:r>
    </w:p>
    <w:p w14:paraId="6193F9BE" w14:textId="77777777" w:rsidR="00CC0120" w:rsidRDefault="00CC0120" w:rsidP="00CC0120">
      <w:pPr>
        <w:spacing w:before="120" w:after="120"/>
        <w:ind w:left="360"/>
      </w:pPr>
      <w:r>
        <w:rPr>
          <w:b/>
        </w:rPr>
        <w:t xml:space="preserve">Stage </w:t>
      </w:r>
      <w:r w:rsidRPr="00981F72">
        <w:rPr>
          <w:b/>
        </w:rPr>
        <w:t>4.</w:t>
      </w:r>
      <w:r>
        <w:t xml:space="preserve"> Network Submission &amp; Response</w:t>
      </w:r>
    </w:p>
    <w:p w14:paraId="04E0D3A1" w14:textId="77777777" w:rsidR="00CC0120" w:rsidRDefault="00CC0120" w:rsidP="00CC0120">
      <w:pPr>
        <w:spacing w:before="120" w:after="120"/>
        <w:ind w:left="360"/>
      </w:pPr>
      <w:r>
        <w:rPr>
          <w:b/>
        </w:rPr>
        <w:t xml:space="preserve">Stage </w:t>
      </w:r>
      <w:r w:rsidRPr="00981F72">
        <w:rPr>
          <w:b/>
        </w:rPr>
        <w:t>5.</w:t>
      </w:r>
      <w:r>
        <w:t xml:space="preserve"> Resolution &amp; Recovery</w:t>
      </w:r>
    </w:p>
    <w:p w14:paraId="402386A7" w14:textId="77777777" w:rsidR="00CC0120" w:rsidRDefault="00CC0120" w:rsidP="00CC0120">
      <w:pPr>
        <w:pStyle w:val="Heading1"/>
      </w:pPr>
      <w:r>
        <w:t>Roles and Systems</w:t>
      </w:r>
    </w:p>
    <w:p w14:paraId="2DF1933B" w14:textId="77777777" w:rsidR="00CC0120" w:rsidRDefault="00CC0120" w:rsidP="00CC0120">
      <w:r>
        <w:t>The following roles and systems support various activities within the Visa Debit Card Dispute Management Procedure.</w:t>
      </w:r>
    </w:p>
    <w:tbl>
      <w:tblPr>
        <w:tblStyle w:val="TealFINAL"/>
        <w:tblW w:w="0" w:type="auto"/>
        <w:tblLook w:val="04A0" w:firstRow="1" w:lastRow="0" w:firstColumn="1" w:lastColumn="0" w:noHBand="0" w:noVBand="1"/>
      </w:tblPr>
      <w:tblGrid>
        <w:gridCol w:w="4680"/>
        <w:gridCol w:w="4680"/>
      </w:tblGrid>
      <w:tr w:rsidR="00CC0120" w14:paraId="502850EA" w14:textId="77777777" w:rsidTr="005E1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A9FAC1" w14:textId="77777777" w:rsidR="00CC0120" w:rsidRDefault="00CC0120" w:rsidP="005E1D88">
            <w:r>
              <w:t>Role / System</w:t>
            </w:r>
          </w:p>
        </w:tc>
        <w:tc>
          <w:tcPr>
            <w:tcW w:w="4680" w:type="dxa"/>
          </w:tcPr>
          <w:p w14:paraId="3F057A0E" w14:textId="77777777" w:rsidR="00CC0120" w:rsidRDefault="00CC0120" w:rsidP="005E1D88">
            <w:pPr>
              <w:cnfStyle w:val="100000000000" w:firstRow="1" w:lastRow="0" w:firstColumn="0" w:lastColumn="0" w:oddVBand="0" w:evenVBand="0" w:oddHBand="0" w:evenHBand="0" w:firstRowFirstColumn="0" w:firstRowLastColumn="0" w:lastRowFirstColumn="0" w:lastRowLastColumn="0"/>
            </w:pPr>
            <w:r>
              <w:t>Responsibility</w:t>
            </w:r>
          </w:p>
        </w:tc>
      </w:tr>
      <w:tr w:rsidR="00CC0120" w14:paraId="57D8DCAC"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B4F514" w14:textId="77777777" w:rsidR="00CC0120" w:rsidRDefault="00CC0120" w:rsidP="005E1D88">
            <w:r>
              <w:rPr>
                <w:b w:val="0"/>
              </w:rPr>
              <w:t>Growth Team</w:t>
            </w:r>
          </w:p>
        </w:tc>
        <w:tc>
          <w:tcPr>
            <w:tcW w:w="4680" w:type="dxa"/>
          </w:tcPr>
          <w:p w14:paraId="7A2AD275" w14:textId="77777777" w:rsidR="00CC0120" w:rsidRDefault="00CC0120" w:rsidP="005E1D88">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CC0120" w14:paraId="4FDB6C1A"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35968A3A" w14:textId="77777777" w:rsidR="00CC0120" w:rsidRDefault="00CC0120" w:rsidP="005E1D88">
            <w:r>
              <w:rPr>
                <w:b w:val="0"/>
              </w:rPr>
              <w:lastRenderedPageBreak/>
              <w:t>Payment Services Team</w:t>
            </w:r>
          </w:p>
        </w:tc>
        <w:tc>
          <w:tcPr>
            <w:tcW w:w="4680" w:type="dxa"/>
          </w:tcPr>
          <w:p w14:paraId="6B41A171" w14:textId="550773B7" w:rsidR="00CC0120" w:rsidRDefault="00CC0120" w:rsidP="005E1D88">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t>by</w:t>
            </w:r>
            <w:r w:rsidRPr="00A5790A">
              <w:t xml:space="preserve"> the </w:t>
            </w:r>
            <w:r>
              <w:t>Growth Team</w:t>
            </w:r>
            <w:r w:rsidRPr="00A5790A">
              <w:t xml:space="preserve">, </w:t>
            </w:r>
            <w:r w:rsidR="00372C08" w:rsidRPr="00372C08">
              <w:t xml:space="preserve">prepares case documentation, submits eligible disputes to Central 1, manages provisional credit throughout the dispute lifecycle, and handles dispute outcomes </w:t>
            </w:r>
            <w:r w:rsidR="00372C08">
              <w:t>(reimbursement / r</w:t>
            </w:r>
            <w:r w:rsidR="00372C08" w:rsidRPr="00372C08">
              <w:t>ecoveries</w:t>
            </w:r>
            <w:r w:rsidR="00372C08">
              <w:t>).</w:t>
            </w:r>
          </w:p>
        </w:tc>
      </w:tr>
      <w:tr w:rsidR="00CC0120" w14:paraId="4DFBE87C" w14:textId="77777777" w:rsidTr="005E1D88">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2FCF0B9F" w14:textId="77777777" w:rsidR="00CC0120" w:rsidRDefault="00CC0120" w:rsidP="005E1D88">
            <w:r>
              <w:rPr>
                <w:b w:val="0"/>
              </w:rPr>
              <w:t>Fraud Prevention Department</w:t>
            </w:r>
          </w:p>
        </w:tc>
        <w:tc>
          <w:tcPr>
            <w:tcW w:w="4680" w:type="dxa"/>
          </w:tcPr>
          <w:p w14:paraId="34FD9500" w14:textId="77777777" w:rsidR="00CC0120" w:rsidRPr="00676499" w:rsidRDefault="00CC0120" w:rsidP="005E1D88">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7F49EA5A" w14:textId="77777777" w:rsidR="00CC0120" w:rsidRPr="00676499" w:rsidRDefault="00CC0120" w:rsidP="005E1D88">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51B0783A"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7A013AE2"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1C3CECEF"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685A57FA"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6CEDF2C6"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7F8797C7"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0FD6A542" w14:textId="77777777" w:rsidR="00CC0120" w:rsidRPr="00676499"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388E811C" w14:textId="77777777" w:rsidR="00CC0120" w:rsidRPr="00653E7A" w:rsidRDefault="00CC0120" w:rsidP="00BF3DC6">
            <w:pPr>
              <w:numPr>
                <w:ilvl w:val="0"/>
                <w:numId w:val="7"/>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CC0120" w14:paraId="7A036258"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6137DBA3" w14:textId="77777777" w:rsidR="00CC0120" w:rsidRDefault="00CC0120" w:rsidP="005E1D88">
            <w:r>
              <w:rPr>
                <w:b w:val="0"/>
              </w:rPr>
              <w:t>Central 1</w:t>
            </w:r>
          </w:p>
        </w:tc>
        <w:tc>
          <w:tcPr>
            <w:tcW w:w="4680" w:type="dxa"/>
          </w:tcPr>
          <w:p w14:paraId="36F1EC4F" w14:textId="77777777" w:rsidR="00CC0120" w:rsidRDefault="00CC0120" w:rsidP="005E1D88">
            <w:pPr>
              <w:cnfStyle w:val="000000000000" w:firstRow="0" w:lastRow="0" w:firstColumn="0" w:lastColumn="0" w:oddVBand="0" w:evenVBand="0" w:oddHBand="0" w:evenHBand="0" w:firstRowFirstColumn="0" w:firstRowLastColumn="0" w:lastRowFirstColumn="0" w:lastRowLastColumn="0"/>
            </w:pPr>
            <w:r>
              <w:t xml:space="preserve">Beem's financial services partner that receives completed dispute submissions and routes them, </w:t>
            </w:r>
            <w:r>
              <w:lastRenderedPageBreak/>
              <w:t>via PPJV, to the FIS Everlink Settlement team for submission to Visa Resolve Online (VROL) on Beem's behalf.</w:t>
            </w:r>
          </w:p>
        </w:tc>
      </w:tr>
      <w:tr w:rsidR="00CC0120" w14:paraId="12434E8A"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E0CD64" w14:textId="77777777" w:rsidR="00CC0120" w:rsidRDefault="00CC0120" w:rsidP="005E1D88">
            <w:r>
              <w:rPr>
                <w:b w:val="0"/>
              </w:rPr>
              <w:lastRenderedPageBreak/>
              <w:t>FIS Everlink (Everlink)</w:t>
            </w:r>
          </w:p>
        </w:tc>
        <w:tc>
          <w:tcPr>
            <w:tcW w:w="4680" w:type="dxa"/>
          </w:tcPr>
          <w:p w14:paraId="4134663F" w14:textId="77777777" w:rsidR="00CC0120" w:rsidRDefault="00CC0120" w:rsidP="005E1D88">
            <w:pPr>
              <w:cnfStyle w:val="000000100000" w:firstRow="0" w:lastRow="0" w:firstColumn="0" w:lastColumn="0" w:oddVBand="0" w:evenVBand="0" w:oddHBand="1"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CC0120" w14:paraId="6792ABA8" w14:textId="77777777" w:rsidTr="005E1D88">
        <w:tc>
          <w:tcPr>
            <w:cnfStyle w:val="001000000000" w:firstRow="0" w:lastRow="0" w:firstColumn="1" w:lastColumn="0" w:oddVBand="0" w:evenVBand="0" w:oddHBand="0" w:evenHBand="0" w:firstRowFirstColumn="0" w:firstRowLastColumn="0" w:lastRowFirstColumn="0" w:lastRowLastColumn="0"/>
            <w:tcW w:w="4680" w:type="dxa"/>
          </w:tcPr>
          <w:p w14:paraId="3B28BAD5" w14:textId="77777777" w:rsidR="00CC0120" w:rsidRDefault="00CC0120" w:rsidP="005E1D88">
            <w:r>
              <w:rPr>
                <w:b w:val="0"/>
              </w:rPr>
              <w:t>CRM (Dynamics 365)</w:t>
            </w:r>
          </w:p>
        </w:tc>
        <w:tc>
          <w:tcPr>
            <w:tcW w:w="4680" w:type="dxa"/>
          </w:tcPr>
          <w:p w14:paraId="249447C9" w14:textId="77777777" w:rsidR="00CC0120" w:rsidRDefault="00CC0120" w:rsidP="005E1D88">
            <w:pPr>
              <w:cnfStyle w:val="000000000000" w:firstRow="0" w:lastRow="0" w:firstColumn="0" w:lastColumn="0" w:oddVBand="0" w:evenVBand="0" w:oddHBand="0"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CC0120" w14:paraId="1A19BD68"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D02A5F" w14:textId="65824B80" w:rsidR="00CC0120" w:rsidRDefault="00992F98" w:rsidP="005E1D88">
            <w:r>
              <w:rPr>
                <w:b w:val="0"/>
              </w:rPr>
              <w:t>DNA</w:t>
            </w:r>
          </w:p>
        </w:tc>
        <w:tc>
          <w:tcPr>
            <w:tcW w:w="4680" w:type="dxa"/>
          </w:tcPr>
          <w:p w14:paraId="4CF625EC" w14:textId="0FB66F41" w:rsidR="00CC0120" w:rsidRDefault="00CC0120" w:rsidP="005E1D88">
            <w:pPr>
              <w:cnfStyle w:val="000000100000" w:firstRow="0" w:lastRow="0" w:firstColumn="0" w:lastColumn="0" w:oddVBand="0" w:evenVBand="0" w:oddHBand="1" w:evenHBand="0" w:firstRowFirstColumn="0" w:firstRowLastColumn="0" w:lastRowFirstColumn="0" w:lastRowLastColumn="0"/>
            </w:pPr>
            <w:r>
              <w:t>Beem's core banking system used to review member and account information and</w:t>
            </w:r>
            <w:r w:rsidR="002E2B70">
              <w:t xml:space="preserve"> </w:t>
            </w:r>
            <w:r>
              <w:t xml:space="preserve">apply card or account restrictions. </w:t>
            </w:r>
          </w:p>
        </w:tc>
      </w:tr>
      <w:tr w:rsidR="00B31F30" w14:paraId="74AA3395" w14:textId="77777777" w:rsidTr="00B01A6A">
        <w:tc>
          <w:tcPr>
            <w:cnfStyle w:val="001000000000" w:firstRow="0" w:lastRow="0" w:firstColumn="1" w:lastColumn="0" w:oddVBand="0" w:evenVBand="0" w:oddHBand="0" w:evenHBand="0" w:firstRowFirstColumn="0" w:firstRowLastColumn="0" w:lastRowFirstColumn="0" w:lastRowLastColumn="0"/>
            <w:tcW w:w="4680" w:type="dxa"/>
            <w:vAlign w:val="center"/>
          </w:tcPr>
          <w:p w14:paraId="1C8ADD0E" w14:textId="7426A080" w:rsidR="00B31F30" w:rsidRPr="00B01A6A" w:rsidRDefault="00B01A6A" w:rsidP="00B01A6A">
            <w:pPr>
              <w:rPr>
                <w:b w:val="0"/>
                <w:bCs/>
              </w:rPr>
            </w:pPr>
            <w:r w:rsidRPr="00B01A6A">
              <w:rPr>
                <w:b w:val="0"/>
                <w:bCs/>
              </w:rPr>
              <w:t>Mastek</w:t>
            </w:r>
          </w:p>
        </w:tc>
        <w:tc>
          <w:tcPr>
            <w:tcW w:w="4680" w:type="dxa"/>
          </w:tcPr>
          <w:p w14:paraId="164F20CE" w14:textId="3D3D981E" w:rsidR="00B31F30" w:rsidRDefault="00B01A6A" w:rsidP="005E1D88">
            <w:pPr>
              <w:cnfStyle w:val="000000000000" w:firstRow="0" w:lastRow="0" w:firstColumn="0" w:lastColumn="0" w:oddVBand="0" w:evenVBand="0" w:oddHBand="0" w:evenHBand="0" w:firstRowFirstColumn="0" w:firstRowLastColumn="0" w:lastRowFirstColumn="0" w:lastRowLastColumn="0"/>
            </w:pPr>
            <w:r w:rsidRPr="00B01A6A">
              <w:t>Reconciliation and transaction data solution used to access Everlink transaction information and identify the network on which a disputed transaction was processed.</w:t>
            </w:r>
          </w:p>
        </w:tc>
      </w:tr>
    </w:tbl>
    <w:p w14:paraId="68840895" w14:textId="0E157E6A" w:rsidR="00CC0120" w:rsidRDefault="00CC0120" w:rsidP="00CC0120">
      <w:pPr>
        <w:pStyle w:val="Heading1"/>
        <w:spacing w:before="120" w:line="276" w:lineRule="auto"/>
      </w:pPr>
      <w:r>
        <w:t>Stage 1: Dispute Intake Process (Growth)</w:t>
      </w:r>
      <w:r w:rsidR="00D86304">
        <w:t xml:space="preserve"> </w:t>
      </w:r>
    </w:p>
    <w:p w14:paraId="2C4A391C" w14:textId="77777777" w:rsidR="00CC0120" w:rsidRDefault="00CC0120" w:rsidP="00CC0120">
      <w:pPr>
        <w:pStyle w:val="Heading2"/>
        <w:numPr>
          <w:ilvl w:val="0"/>
          <w:numId w:val="0"/>
        </w:numPr>
        <w:spacing w:before="120" w:line="276" w:lineRule="auto"/>
        <w:ind w:left="851" w:hanging="851"/>
      </w:pPr>
      <w:r>
        <w:t>4.1     Process Flow</w:t>
      </w:r>
    </w:p>
    <w:p w14:paraId="367DC01D" w14:textId="77777777" w:rsidR="00CC0120" w:rsidRDefault="00CC0120" w:rsidP="00CC0120">
      <w:pPr>
        <w:spacing w:before="120" w:after="120"/>
      </w:pPr>
      <w:r>
        <w:t>The visual overview below provides the end-to-end process for a member contacting the contact centre or a branch to initiate a Visa Debit Card dispute. This stage is owned by the Growth Team.</w:t>
      </w:r>
    </w:p>
    <w:p w14:paraId="113FE351" w14:textId="77777777" w:rsidR="00CC0120" w:rsidRDefault="00CC0120" w:rsidP="00CC0120">
      <w:pPr>
        <w:spacing w:before="120" w:after="120"/>
        <w:jc w:val="center"/>
      </w:pPr>
      <w:r w:rsidRPr="00F4479A">
        <w:rPr>
          <w:noProof/>
        </w:rPr>
        <w:drawing>
          <wp:inline distT="0" distB="0" distL="0" distR="0" wp14:anchorId="7F6A5413" wp14:editId="2D2863A0">
            <wp:extent cx="5943600" cy="2319655"/>
            <wp:effectExtent l="0" t="0" r="0" b="4445"/>
            <wp:docPr id="3547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0488" name=""/>
                    <pic:cNvPicPr/>
                  </pic:nvPicPr>
                  <pic:blipFill>
                    <a:blip r:embed="rId23"/>
                    <a:stretch>
                      <a:fillRect/>
                    </a:stretch>
                  </pic:blipFill>
                  <pic:spPr>
                    <a:xfrm>
                      <a:off x="0" y="0"/>
                      <a:ext cx="5943600" cy="2319655"/>
                    </a:xfrm>
                    <a:prstGeom prst="rect">
                      <a:avLst/>
                    </a:prstGeom>
                  </pic:spPr>
                </pic:pic>
              </a:graphicData>
            </a:graphic>
          </wp:inline>
        </w:drawing>
      </w:r>
    </w:p>
    <w:p w14:paraId="5B00588A" w14:textId="77777777" w:rsidR="00CC0120" w:rsidRPr="00627E60" w:rsidRDefault="00CC0120" w:rsidP="00CC0120">
      <w:pPr>
        <w:pBdr>
          <w:top w:val="none" w:sz="0" w:space="0" w:color="auto"/>
          <w:left w:val="none" w:sz="0" w:space="0" w:color="auto"/>
          <w:bottom w:val="none" w:sz="0" w:space="0" w:color="auto"/>
          <w:right w:val="none" w:sz="0" w:space="0" w:color="auto"/>
          <w:between w:val="none" w:sz="0" w:space="0" w:color="auto"/>
        </w:pBdr>
        <w:tabs>
          <w:tab w:val="right" w:pos="284"/>
        </w:tabs>
        <w:spacing w:before="120" w:after="120"/>
        <w:ind w:left="851" w:hanging="851"/>
        <w:outlineLvl w:val="1"/>
        <w:rPr>
          <w:rFonts w:ascii="Gill Sans Nova Cond XBd" w:eastAsia="Aptos" w:hAnsi="Gill Sans Nova Cond XBd" w:cs="Times New Roman"/>
          <w:noProof/>
          <w:color w:val="9B40EA"/>
          <w:sz w:val="36"/>
          <w:szCs w:val="48"/>
        </w:rPr>
      </w:pPr>
      <w:r w:rsidRPr="004E165E">
        <w:rPr>
          <w:rFonts w:ascii="Gill Sans Nova Cond XBd" w:eastAsia="Aptos" w:hAnsi="Gill Sans Nova Cond XBd" w:cs="Times New Roman"/>
          <w:noProof/>
          <w:color w:val="9B40EA"/>
          <w:sz w:val="36"/>
          <w:szCs w:val="48"/>
        </w:rPr>
        <w:lastRenderedPageBreak/>
        <w:t>4.2     Procedure</w:t>
      </w:r>
    </w:p>
    <w:p w14:paraId="3751963A" w14:textId="77777777" w:rsidR="00CC0120" w:rsidRDefault="00CC0120" w:rsidP="00CC0120">
      <w:pPr>
        <w:spacing w:before="120" w:after="120"/>
      </w:pPr>
      <w:r>
        <w:t>The following procedure provides a step-by-step outline of the activities performed by Growth as part of dispute intake.</w:t>
      </w:r>
    </w:p>
    <w:p w14:paraId="4FFCFEB8" w14:textId="77777777" w:rsidR="00CC0120" w:rsidRDefault="00CC0120" w:rsidP="00CC0120">
      <w:pPr>
        <w:pStyle w:val="Heading3"/>
        <w:numPr>
          <w:ilvl w:val="0"/>
          <w:numId w:val="0"/>
        </w:numPr>
        <w:spacing w:before="120" w:line="276" w:lineRule="auto"/>
        <w:ind w:left="992" w:hanging="992"/>
      </w:pPr>
      <w:r>
        <w:rPr>
          <w:sz w:val="28"/>
        </w:rPr>
        <w:t>4.2.1 Authenticate the Member</w:t>
      </w:r>
    </w:p>
    <w:p w14:paraId="37C4B5E8" w14:textId="77777777" w:rsidR="00CC0120" w:rsidRDefault="00CC0120" w:rsidP="00CC0120">
      <w:pPr>
        <w:spacing w:before="120" w:after="120"/>
      </w:pPr>
      <w:r>
        <w:t>Upon a member contacting the Contact Centre or a Branch to dispute a Visa Debit Card transaction, the Growth Team member should:</w:t>
      </w:r>
    </w:p>
    <w:p w14:paraId="10834FB0" w14:textId="77777777" w:rsidR="00CC0120" w:rsidRDefault="00CC0120" w:rsidP="00BF3DC6">
      <w:pPr>
        <w:pStyle w:val="ListParagraph"/>
        <w:numPr>
          <w:ilvl w:val="0"/>
          <w:numId w:val="5"/>
        </w:numPr>
        <w:spacing w:before="120" w:after="120"/>
      </w:pPr>
      <w:r>
        <w:t xml:space="preserve">Verify that the individual is the cardholder, </w:t>
      </w:r>
      <w:r w:rsidRPr="00D048B4">
        <w:rPr>
          <w:i/>
          <w:iCs/>
        </w:rPr>
        <w:t>in line with Beem’s existing member authentication procedures — the Member Connect Authentication Procedure for Contact Centre, or the Branch Authentication Procedure for Branch</w:t>
      </w:r>
      <w:r w:rsidRPr="00D048B4">
        <w:rPr>
          <w:i/>
        </w:rPr>
        <w:t xml:space="preserve">. </w:t>
      </w:r>
      <w:r w:rsidRPr="00F4479A">
        <w:rPr>
          <w:b/>
          <w:bCs/>
          <w:i/>
          <w:color w:val="FF0000"/>
        </w:rPr>
        <w:t>[TBC — reference</w:t>
      </w:r>
      <w:r>
        <w:rPr>
          <w:b/>
          <w:bCs/>
          <w:i/>
          <w:color w:val="FF0000"/>
        </w:rPr>
        <w:t>s</w:t>
      </w:r>
      <w:r w:rsidRPr="00F4479A">
        <w:rPr>
          <w:b/>
          <w:bCs/>
          <w:i/>
          <w:color w:val="FF0000"/>
        </w:rPr>
        <w:t xml:space="preserve"> to be confirmed]</w:t>
      </w:r>
      <w:r>
        <w:t>. If the member cannot be authenticated, do not proceed with intake.</w:t>
      </w:r>
    </w:p>
    <w:p w14:paraId="1894D494" w14:textId="77777777" w:rsidR="00CC0120" w:rsidRDefault="00CC0120" w:rsidP="00CC0120">
      <w:pPr>
        <w:pStyle w:val="Heading3"/>
        <w:numPr>
          <w:ilvl w:val="0"/>
          <w:numId w:val="0"/>
        </w:numPr>
        <w:spacing w:before="120" w:line="276" w:lineRule="auto"/>
        <w:ind w:left="992" w:hanging="992"/>
      </w:pPr>
      <w:r>
        <w:rPr>
          <w:sz w:val="28"/>
        </w:rPr>
        <w:t>4.2.2 Locate the Transaction</w:t>
      </w:r>
    </w:p>
    <w:p w14:paraId="20ABE9BD" w14:textId="77777777" w:rsidR="00CC0120" w:rsidRDefault="00CC0120" w:rsidP="00CC0120">
      <w:pPr>
        <w:spacing w:before="120" w:after="120"/>
      </w:pPr>
      <w:r>
        <w:t>The Growth Team member should:</w:t>
      </w:r>
    </w:p>
    <w:p w14:paraId="7E32C56F" w14:textId="77777777" w:rsidR="00CC0120" w:rsidRDefault="00CC0120" w:rsidP="00BF3DC6">
      <w:pPr>
        <w:pStyle w:val="ListParagraph"/>
        <w:numPr>
          <w:ilvl w:val="0"/>
          <w:numId w:val="8"/>
        </w:numPr>
        <w:spacing w:before="120" w:after="120"/>
        <w:ind w:hanging="357"/>
        <w:contextualSpacing w:val="0"/>
      </w:pPr>
      <w:r>
        <w:rPr>
          <w:b/>
        </w:rPr>
        <w:t xml:space="preserve">Locate the </w:t>
      </w:r>
      <w:r w:rsidRPr="001357F7">
        <w:rPr>
          <w:b/>
        </w:rPr>
        <w:t>transaction the member is disputing in DNA</w:t>
      </w:r>
      <w:r>
        <w:t>,</w:t>
      </w:r>
      <w:r w:rsidRPr="00520956">
        <w:rPr>
          <w:b/>
          <w:bCs/>
          <w:color w:val="FF0000"/>
        </w:rPr>
        <w:t xml:space="preserve"> </w:t>
      </w:r>
      <w:r>
        <w:t>using the date, amount, and / or merchant name provided by the member.</w:t>
      </w:r>
    </w:p>
    <w:p w14:paraId="7CCD21FD" w14:textId="77777777" w:rsidR="00CC0120" w:rsidRPr="00FE35D8" w:rsidRDefault="00CC0120" w:rsidP="000F6D6D">
      <w:pPr>
        <w:pStyle w:val="ListParagraph"/>
        <w:numPr>
          <w:ilvl w:val="1"/>
          <w:numId w:val="29"/>
        </w:numPr>
        <w:spacing w:before="120" w:after="120"/>
        <w:contextualSpacing w:val="0"/>
        <w:rPr>
          <w:b/>
          <w:bCs/>
          <w:i/>
          <w:iCs/>
        </w:rPr>
      </w:pPr>
      <w:r>
        <w:rPr>
          <w:b/>
        </w:rPr>
        <w:t xml:space="preserve">If located: </w:t>
      </w:r>
      <w:r w:rsidRPr="00367E2F">
        <w:t>proceed to Step 2</w:t>
      </w:r>
      <w:r w:rsidRPr="00367E2F">
        <w:rPr>
          <w:b/>
          <w:bCs/>
        </w:rPr>
        <w:t>.</w:t>
      </w:r>
    </w:p>
    <w:p w14:paraId="649DF20D" w14:textId="77777777" w:rsidR="00CC0120" w:rsidRDefault="00CC0120" w:rsidP="000F6D6D">
      <w:pPr>
        <w:pStyle w:val="ListParagraph"/>
        <w:numPr>
          <w:ilvl w:val="1"/>
          <w:numId w:val="29"/>
        </w:numPr>
        <w:spacing w:before="120" w:after="120"/>
        <w:contextualSpacing w:val="0"/>
      </w:pPr>
      <w:r>
        <w:rPr>
          <w:b/>
        </w:rPr>
        <w:t xml:space="preserve">If it cannot be located: </w:t>
      </w:r>
      <w:r>
        <w:t>ask the member to reconfirm the date, amount, and merchant name, and search again. If the transaction still cannot be located, advise the member that Beem has no record of this transaction and a dispute cannot be initiated at this time.</w:t>
      </w:r>
      <w:r w:rsidRPr="00D11C53">
        <w:t xml:space="preserve"> </w:t>
      </w:r>
    </w:p>
    <w:p w14:paraId="1A5BC267" w14:textId="77777777" w:rsidR="00CC0120" w:rsidRDefault="00CC0120" w:rsidP="00BF3DC6">
      <w:pPr>
        <w:pStyle w:val="ListParagraph"/>
        <w:numPr>
          <w:ilvl w:val="0"/>
          <w:numId w:val="8"/>
        </w:numPr>
        <w:spacing w:before="120" w:after="120"/>
        <w:contextualSpacing w:val="0"/>
      </w:pPr>
      <w:r>
        <w:rPr>
          <w:b/>
        </w:rPr>
        <w:t>Confirm transaction posting in DNA</w:t>
      </w:r>
      <w:r>
        <w:t xml:space="preserve"> – has the transaction posted to the member's account as is visible in DNA?</w:t>
      </w:r>
    </w:p>
    <w:p w14:paraId="4D3DAF8D" w14:textId="77777777" w:rsidR="00CC0120" w:rsidRDefault="00CC0120" w:rsidP="000F6D6D">
      <w:pPr>
        <w:pStyle w:val="ListParagraph"/>
        <w:numPr>
          <w:ilvl w:val="1"/>
          <w:numId w:val="30"/>
        </w:numPr>
        <w:spacing w:before="120" w:after="120"/>
      </w:pPr>
      <w:r>
        <w:rPr>
          <w:b/>
        </w:rPr>
        <w:t xml:space="preserve">If not yet posted: </w:t>
      </w:r>
      <w:r>
        <w:t xml:space="preserve">advise the member that the transaction </w:t>
      </w:r>
      <w:r w:rsidRPr="005A5F82">
        <w:t>is currently pending and that</w:t>
      </w:r>
      <w:r>
        <w:t xml:space="preserve"> a dispute can be initiated</w:t>
      </w:r>
      <w:r w:rsidRPr="005A5F82">
        <w:t xml:space="preserve"> once the final transaction has posted to the account. Reassure the member that they may still dispute the transaction after it posts and record a note </w:t>
      </w:r>
      <w:r>
        <w:t>/ message</w:t>
      </w:r>
      <w:r w:rsidRPr="005A5F82">
        <w:t xml:space="preserve"> in DNA documenting the member's inquiry.</w:t>
      </w:r>
    </w:p>
    <w:p w14:paraId="52848EA9" w14:textId="77777777" w:rsidR="00CC0120" w:rsidRDefault="00CC0120" w:rsidP="000F6D6D">
      <w:pPr>
        <w:pStyle w:val="ListParagraph"/>
        <w:numPr>
          <w:ilvl w:val="1"/>
          <w:numId w:val="30"/>
        </w:numPr>
        <w:spacing w:before="120" w:after="120"/>
        <w:contextualSpacing w:val="0"/>
      </w:pPr>
      <w:r>
        <w:rPr>
          <w:b/>
        </w:rPr>
        <w:t xml:space="preserve">If posted: </w:t>
      </w:r>
      <w:r>
        <w:t xml:space="preserve">proceed to </w:t>
      </w:r>
      <w:r w:rsidRPr="004B798B">
        <w:rPr>
          <w:b/>
          <w:bCs/>
        </w:rPr>
        <w:t>Section 4.2.3 — Create the CRM Cas</w:t>
      </w:r>
      <w:r>
        <w:rPr>
          <w:b/>
          <w:bCs/>
        </w:rPr>
        <w:t>e.</w:t>
      </w:r>
    </w:p>
    <w:p w14:paraId="4261CC73" w14:textId="77777777" w:rsidR="00CC0120" w:rsidRDefault="00CC0120" w:rsidP="004161BD">
      <w:pPr>
        <w:pStyle w:val="Heading3"/>
        <w:numPr>
          <w:ilvl w:val="0"/>
          <w:numId w:val="0"/>
        </w:numPr>
        <w:spacing w:before="120" w:line="276" w:lineRule="auto"/>
        <w:ind w:left="992" w:hanging="992"/>
      </w:pPr>
      <w:r>
        <w:rPr>
          <w:sz w:val="28"/>
        </w:rPr>
        <w:t>4.2.3 Create the CRM Case</w:t>
      </w:r>
    </w:p>
    <w:p w14:paraId="3CED3690" w14:textId="77777777" w:rsidR="00CC0120" w:rsidRDefault="00CC0120" w:rsidP="004161BD">
      <w:pPr>
        <w:spacing w:before="120" w:after="120"/>
      </w:pPr>
      <w:r>
        <w:t>Open a new CRM Case and populate the following:</w:t>
      </w:r>
    </w:p>
    <w:p w14:paraId="73530388" w14:textId="77777777" w:rsidR="00CC0120" w:rsidRDefault="00CC0120" w:rsidP="000F6D6D">
      <w:pPr>
        <w:numPr>
          <w:ilvl w:val="0"/>
          <w:numId w:val="20"/>
        </w:numPr>
        <w:spacing w:before="120" w:after="120"/>
      </w:pPr>
      <w:r>
        <w:rPr>
          <w:b/>
        </w:rPr>
        <w:t xml:space="preserve">Case Details </w:t>
      </w:r>
      <w:r>
        <w:rPr>
          <w:i/>
        </w:rPr>
        <w:t xml:space="preserve">(auto-populated): </w:t>
      </w:r>
      <w:r>
        <w:t xml:space="preserve">unique case ID, case creation date, </w:t>
      </w:r>
      <w:proofErr w:type="gramStart"/>
      <w:r>
        <w:t>current status</w:t>
      </w:r>
      <w:proofErr w:type="gramEnd"/>
      <w:r>
        <w:t>, and owner.</w:t>
      </w:r>
    </w:p>
    <w:p w14:paraId="52BB74B6" w14:textId="77777777" w:rsidR="00CC0120" w:rsidRDefault="00CC0120" w:rsidP="000F6D6D">
      <w:pPr>
        <w:numPr>
          <w:ilvl w:val="0"/>
          <w:numId w:val="20"/>
        </w:numPr>
        <w:spacing w:before="120" w:after="120"/>
      </w:pPr>
      <w:r>
        <w:rPr>
          <w:b/>
        </w:rPr>
        <w:t xml:space="preserve">Member Details: </w:t>
      </w:r>
      <w:r>
        <w:t xml:space="preserve">member full name </w:t>
      </w:r>
      <w:r w:rsidRPr="00520956">
        <w:rPr>
          <w:i/>
          <w:iCs/>
        </w:rPr>
        <w:t>(</w:t>
      </w:r>
      <w:r>
        <w:rPr>
          <w:i/>
          <w:iCs/>
        </w:rPr>
        <w:t>search</w:t>
      </w:r>
      <w:r w:rsidRPr="00520956">
        <w:rPr>
          <w:i/>
          <w:iCs/>
        </w:rPr>
        <w:t>)</w:t>
      </w:r>
      <w:r>
        <w:t xml:space="preserve">, member email </w:t>
      </w:r>
      <w:r w:rsidRPr="00520956">
        <w:rPr>
          <w:i/>
          <w:iCs/>
        </w:rPr>
        <w:t>(</w:t>
      </w:r>
      <w:r>
        <w:rPr>
          <w:i/>
          <w:iCs/>
        </w:rPr>
        <w:t>auto-populated based on name</w:t>
      </w:r>
      <w:r w:rsidRPr="00520956">
        <w:rPr>
          <w:i/>
          <w:iCs/>
        </w:rPr>
        <w:t>)</w:t>
      </w:r>
      <w:r>
        <w:t xml:space="preserve">, member phone number </w:t>
      </w:r>
      <w:r>
        <w:rPr>
          <w:i/>
          <w:iCs/>
        </w:rPr>
        <w:t>(auto-populated based on name</w:t>
      </w:r>
      <w:r w:rsidRPr="00520956">
        <w:rPr>
          <w:i/>
          <w:iCs/>
        </w:rPr>
        <w:t>)</w:t>
      </w:r>
      <w:r>
        <w:t>.</w:t>
      </w:r>
    </w:p>
    <w:p w14:paraId="7C795124" w14:textId="4836732D" w:rsidR="00CC0120" w:rsidRDefault="00CC0120" w:rsidP="000F6D6D">
      <w:pPr>
        <w:numPr>
          <w:ilvl w:val="0"/>
          <w:numId w:val="20"/>
        </w:numPr>
        <w:spacing w:before="120" w:after="120"/>
      </w:pPr>
      <w:r>
        <w:rPr>
          <w:b/>
        </w:rPr>
        <w:t xml:space="preserve">Transaction Details </w:t>
      </w:r>
      <w:r>
        <w:rPr>
          <w:i/>
        </w:rPr>
        <w:t xml:space="preserve">(search for same transaction as </w:t>
      </w:r>
      <w:r w:rsidRPr="00FE35D8">
        <w:rPr>
          <w:b/>
          <w:bCs/>
          <w:i/>
        </w:rPr>
        <w:t>Section 4.2.2</w:t>
      </w:r>
      <w:r>
        <w:rPr>
          <w:i/>
        </w:rPr>
        <w:t xml:space="preserve">): </w:t>
      </w:r>
      <w:r>
        <w:t>date, merchant, amount,</w:t>
      </w:r>
      <w:del w:id="4" w:author="Lin, David" w:date="2026-10-19T09:37:00Z" w16du:dateUtc="2026-10-19T13:37:00Z">
        <w:r w:rsidDel="0091336B">
          <w:delText xml:space="preserve"> and network type (e.g., Visa)</w:delText>
        </w:r>
      </w:del>
      <w:r>
        <w:t>.</w:t>
      </w:r>
    </w:p>
    <w:p w14:paraId="552AC8EA" w14:textId="77777777" w:rsidR="00CC0120" w:rsidRPr="00441B3F" w:rsidRDefault="00CC0120" w:rsidP="000F6D6D">
      <w:pPr>
        <w:numPr>
          <w:ilvl w:val="0"/>
          <w:numId w:val="20"/>
        </w:numPr>
        <w:spacing w:before="120" w:after="120"/>
      </w:pPr>
      <w:r w:rsidRPr="00194716">
        <w:rPr>
          <w:b/>
          <w:bCs/>
          <w:iCs/>
        </w:rPr>
        <w:t>Determine recognition of transaction</w:t>
      </w:r>
      <w:r>
        <w:rPr>
          <w:b/>
          <w:bCs/>
          <w:iCs/>
        </w:rPr>
        <w:t xml:space="preserve">:  </w:t>
      </w:r>
      <w:r>
        <w:rPr>
          <w:iCs/>
        </w:rPr>
        <w:t>De</w:t>
      </w:r>
      <w:r w:rsidRPr="00441B3F">
        <w:t>termine whether the transaction is recognized or unrecognized. Below are guidance questions to help inform this determination:</w:t>
      </w:r>
    </w:p>
    <w:p w14:paraId="656A9624" w14:textId="77777777" w:rsidR="00CC0120" w:rsidRDefault="00CC0120" w:rsidP="00CC0120">
      <w:pPr>
        <w:numPr>
          <w:ilvl w:val="1"/>
          <w:numId w:val="3"/>
        </w:numPr>
        <w:spacing w:before="120" w:after="120"/>
      </w:pPr>
      <w:r>
        <w:t xml:space="preserve">“Did you authorize this transaction? Do you recognize the </w:t>
      </w:r>
      <w:proofErr w:type="gramStart"/>
      <w:r>
        <w:t>merchant</w:t>
      </w:r>
      <w:proofErr w:type="gramEnd"/>
      <w:r>
        <w:t xml:space="preserve"> name, even if you don’t recall the specific purchase?”</w:t>
      </w:r>
    </w:p>
    <w:p w14:paraId="450EDAD0" w14:textId="77777777" w:rsidR="00CC0120" w:rsidRDefault="00CC0120" w:rsidP="00CC0120">
      <w:pPr>
        <w:numPr>
          <w:ilvl w:val="2"/>
          <w:numId w:val="3"/>
        </w:numPr>
        <w:spacing w:before="120" w:after="120"/>
      </w:pPr>
      <w:r>
        <w:lastRenderedPageBreak/>
        <w:t>e.g., “No, I’ve never heard of this merchant” → potentially indicates fraud.</w:t>
      </w:r>
    </w:p>
    <w:p w14:paraId="65ED4171" w14:textId="77777777" w:rsidR="00CC0120" w:rsidRDefault="00CC0120" w:rsidP="00CC0120">
      <w:pPr>
        <w:numPr>
          <w:ilvl w:val="2"/>
          <w:numId w:val="3"/>
        </w:numPr>
        <w:spacing w:before="120" w:after="120"/>
      </w:pPr>
      <w:r>
        <w:t>e.g., “Yes, I recognize the merchant and I made that transaction” → potentially indicates non-fraud.</w:t>
      </w:r>
    </w:p>
    <w:p w14:paraId="59F46AC2" w14:textId="77777777" w:rsidR="00CC0120" w:rsidRDefault="00CC0120" w:rsidP="00CC0120">
      <w:pPr>
        <w:numPr>
          <w:ilvl w:val="1"/>
          <w:numId w:val="3"/>
        </w:numPr>
        <w:spacing w:before="120" w:after="120"/>
      </w:pPr>
      <w:r>
        <w:t>“Could this charge be part of a recurring subscription or membership you may have forgotten about?”</w:t>
      </w:r>
    </w:p>
    <w:p w14:paraId="10B08519" w14:textId="77777777" w:rsidR="00CC0120" w:rsidRDefault="00CC0120" w:rsidP="00CC0120">
      <w:pPr>
        <w:numPr>
          <w:ilvl w:val="2"/>
          <w:numId w:val="3"/>
        </w:numPr>
        <w:spacing w:before="120" w:after="120"/>
      </w:pPr>
      <w:r>
        <w:t>e.g., “Oh, I think I signed up for a trial a few months ago” → potentially indicates non-fraud.</w:t>
      </w:r>
    </w:p>
    <w:p w14:paraId="5EEEC3C8" w14:textId="77777777" w:rsidR="00CC0120" w:rsidRDefault="00CC0120" w:rsidP="00CC0120">
      <w:pPr>
        <w:numPr>
          <w:ilvl w:val="2"/>
          <w:numId w:val="3"/>
        </w:numPr>
        <w:spacing w:before="120" w:after="120"/>
      </w:pPr>
      <w:r>
        <w:t xml:space="preserve">e.g., “No, I don’t have any subscriptions with this merchant” → potentially indicates fraud. </w:t>
      </w:r>
    </w:p>
    <w:p w14:paraId="08D9B63D" w14:textId="77777777" w:rsidR="00CC0120" w:rsidRDefault="00CC0120" w:rsidP="00CC0120">
      <w:pPr>
        <w:numPr>
          <w:ilvl w:val="1"/>
          <w:numId w:val="3"/>
        </w:numPr>
        <w:spacing w:before="120" w:after="120"/>
      </w:pPr>
      <w:r>
        <w:t>“Does the amount and date match what you recall for that day? Sometimes merchants bill under a different name than their storefront (e.g., a parent company).”</w:t>
      </w:r>
    </w:p>
    <w:p w14:paraId="2330E8D3" w14:textId="77777777" w:rsidR="00CC0120" w:rsidRDefault="00CC0120" w:rsidP="00CC0120">
      <w:pPr>
        <w:numPr>
          <w:ilvl w:val="2"/>
          <w:numId w:val="3"/>
        </w:numPr>
        <w:spacing w:before="120" w:after="120"/>
      </w:pPr>
      <w:r>
        <w:t>e.g., “Now that you mention it, that transaction does ring a bell” → potentially indicates non-fraud.</w:t>
      </w:r>
    </w:p>
    <w:p w14:paraId="2660B601" w14:textId="77777777" w:rsidR="00CC0120" w:rsidRDefault="00CC0120" w:rsidP="00CC0120">
      <w:pPr>
        <w:numPr>
          <w:ilvl w:val="2"/>
          <w:numId w:val="3"/>
        </w:numPr>
        <w:spacing w:before="120" w:after="120"/>
      </w:pPr>
      <w:r>
        <w:t>e.g., “No, that transaction means nothing to me” → potentially indicates fraud.</w:t>
      </w:r>
    </w:p>
    <w:p w14:paraId="6733058D" w14:textId="77777777" w:rsidR="00CC0120" w:rsidRPr="00F90025" w:rsidRDefault="00CC0120" w:rsidP="00C57FCD">
      <w:pPr>
        <w:spacing w:before="120" w:after="120"/>
      </w:pPr>
      <w:r w:rsidRPr="00AC4D45">
        <w:t xml:space="preserve">Based on the member’s responses, the Growth Team member </w:t>
      </w:r>
      <w:r>
        <w:t xml:space="preserve">should manually </w:t>
      </w:r>
      <w:r w:rsidRPr="00AC4D45">
        <w:t xml:space="preserve">select whether the transaction is </w:t>
      </w:r>
      <w:r>
        <w:t>“R</w:t>
      </w:r>
      <w:r w:rsidRPr="00AC4D45">
        <w:t>ecognized</w:t>
      </w:r>
      <w:r>
        <w:t xml:space="preserve"> / Non-fraud”</w:t>
      </w:r>
      <w:r w:rsidRPr="00AC4D45">
        <w:t xml:space="preserve"> or </w:t>
      </w:r>
      <w:r>
        <w:t>“U</w:t>
      </w:r>
      <w:r w:rsidRPr="00AC4D45">
        <w:t xml:space="preserve">nrecognized </w:t>
      </w:r>
      <w:r>
        <w:t xml:space="preserve">/ Fraud” </w:t>
      </w:r>
      <w:r w:rsidRPr="00AC4D45">
        <w:t>in CRM</w:t>
      </w:r>
      <w:r>
        <w:t xml:space="preserve"> - i</w:t>
      </w:r>
      <w:r w:rsidRPr="0053236D">
        <w:t xml:space="preserve">f the member remains confident or adamant that they did not make the transaction, select </w:t>
      </w:r>
      <w:r>
        <w:t>“U</w:t>
      </w:r>
      <w:r w:rsidRPr="00AC4D45">
        <w:t xml:space="preserve">nrecognized </w:t>
      </w:r>
      <w:r>
        <w:t>/ Fraud”</w:t>
      </w:r>
      <w:r w:rsidRPr="00AC4D45">
        <w:t>.</w:t>
      </w:r>
      <w:r>
        <w:t xml:space="preserve"> </w:t>
      </w:r>
      <w:r w:rsidRPr="00F90025">
        <w:t>The CRM then automatically surfaces the applicable form within the case:</w:t>
      </w:r>
    </w:p>
    <w:p w14:paraId="2B68CD1D" w14:textId="538B16BF" w:rsidR="00CC0120" w:rsidRPr="00F90025" w:rsidRDefault="00CC0120" w:rsidP="000F6D6D">
      <w:pPr>
        <w:numPr>
          <w:ilvl w:val="0"/>
          <w:numId w:val="21"/>
        </w:numPr>
        <w:spacing w:before="120" w:after="120"/>
      </w:pPr>
      <w:r>
        <w:rPr>
          <w:b/>
        </w:rPr>
        <w:t xml:space="preserve">Recognized / </w:t>
      </w:r>
      <w:r w:rsidRPr="00F90025">
        <w:rPr>
          <w:b/>
        </w:rPr>
        <w:t>Non-</w:t>
      </w:r>
      <w:r>
        <w:rPr>
          <w:b/>
        </w:rPr>
        <w:t>f</w:t>
      </w:r>
      <w:r w:rsidRPr="00F90025">
        <w:rPr>
          <w:b/>
        </w:rPr>
        <w:t xml:space="preserve">raud: </w:t>
      </w:r>
      <w:r w:rsidRPr="00F90025">
        <w:t xml:space="preserve">the ATM/POS Trace Request form appears. </w:t>
      </w:r>
      <w:r w:rsidRPr="00653E7A">
        <w:rPr>
          <w:i/>
          <w:iCs/>
        </w:rPr>
        <w:t>Proceed to</w:t>
      </w:r>
      <w:r w:rsidRPr="00F90025">
        <w:rPr>
          <w:b/>
          <w:bCs/>
          <w:i/>
          <w:iCs/>
        </w:rPr>
        <w:t xml:space="preserve"> Section 4.2.</w:t>
      </w:r>
      <w:r>
        <w:rPr>
          <w:b/>
          <w:bCs/>
          <w:i/>
          <w:iCs/>
        </w:rPr>
        <w:t>4</w:t>
      </w:r>
      <w:r w:rsidRPr="00F90025">
        <w:rPr>
          <w:b/>
          <w:bCs/>
          <w:i/>
          <w:iCs/>
        </w:rPr>
        <w:t xml:space="preserve"> — ATM/POS Trace Request (</w:t>
      </w:r>
      <w:ins w:id="5" w:author="Bishop, Alex" w:date="2026-10-19T17:12:00Z" w16du:dateUtc="2026-10-19T21:12:00Z">
        <w:r w:rsidR="00115F88">
          <w:rPr>
            <w:b/>
            <w:bCs/>
            <w:i/>
            <w:iCs/>
          </w:rPr>
          <w:t>N</w:t>
        </w:r>
      </w:ins>
      <w:del w:id="6" w:author="Bishop, Alex" w:date="2026-10-19T17:12:00Z" w16du:dateUtc="2026-10-19T21:12:00Z">
        <w:r w:rsidR="002E2B70" w:rsidDel="00115F88">
          <w:rPr>
            <w:b/>
            <w:bCs/>
            <w:i/>
            <w:iCs/>
          </w:rPr>
          <w:delText>n</w:delText>
        </w:r>
      </w:del>
      <w:r w:rsidRPr="00F90025">
        <w:rPr>
          <w:b/>
          <w:bCs/>
          <w:i/>
          <w:iCs/>
        </w:rPr>
        <w:t>on-</w:t>
      </w:r>
      <w:r>
        <w:rPr>
          <w:b/>
          <w:bCs/>
          <w:i/>
          <w:iCs/>
        </w:rPr>
        <w:t>f</w:t>
      </w:r>
      <w:r w:rsidRPr="00F90025">
        <w:rPr>
          <w:b/>
          <w:bCs/>
          <w:i/>
          <w:iCs/>
        </w:rPr>
        <w:t>raud).</w:t>
      </w:r>
    </w:p>
    <w:p w14:paraId="6E9191AC" w14:textId="77777777" w:rsidR="00CC0120" w:rsidRDefault="00CC0120" w:rsidP="000F6D6D">
      <w:pPr>
        <w:numPr>
          <w:ilvl w:val="0"/>
          <w:numId w:val="21"/>
        </w:numPr>
        <w:spacing w:before="120" w:after="120"/>
      </w:pPr>
      <w:r>
        <w:rPr>
          <w:b/>
        </w:rPr>
        <w:t xml:space="preserve">Unrecognized / </w:t>
      </w:r>
      <w:r w:rsidRPr="00F90025">
        <w:rPr>
          <w:b/>
        </w:rPr>
        <w:t xml:space="preserve">Fraud: </w:t>
      </w:r>
      <w:r w:rsidRPr="00F90025">
        <w:t>the Fraud Intake Form appears.</w:t>
      </w:r>
      <w:r w:rsidRPr="00F90025">
        <w:rPr>
          <w:b/>
          <w:bCs/>
          <w:i/>
          <w:iCs/>
        </w:rPr>
        <w:t xml:space="preserve"> </w:t>
      </w:r>
      <w:r w:rsidRPr="00653E7A">
        <w:rPr>
          <w:i/>
          <w:iCs/>
        </w:rPr>
        <w:t xml:space="preserve">Proceed to </w:t>
      </w:r>
      <w:r w:rsidRPr="00F90025">
        <w:rPr>
          <w:b/>
          <w:bCs/>
          <w:i/>
          <w:iCs/>
        </w:rPr>
        <w:t>Section 4.2.</w:t>
      </w:r>
      <w:r>
        <w:rPr>
          <w:b/>
          <w:bCs/>
          <w:i/>
          <w:iCs/>
        </w:rPr>
        <w:t>5</w:t>
      </w:r>
      <w:r w:rsidRPr="00F90025">
        <w:rPr>
          <w:b/>
          <w:bCs/>
          <w:i/>
          <w:iCs/>
        </w:rPr>
        <w:t xml:space="preserve"> — Fraud Intake Form (Fraud).</w:t>
      </w:r>
    </w:p>
    <w:p w14:paraId="618E5FE7" w14:textId="77777777" w:rsidR="00CC0120" w:rsidRDefault="00CC0120" w:rsidP="00CC0120">
      <w:pPr>
        <w:pStyle w:val="Heading3"/>
        <w:numPr>
          <w:ilvl w:val="0"/>
          <w:numId w:val="0"/>
        </w:numPr>
        <w:spacing w:before="120" w:line="276" w:lineRule="auto"/>
        <w:ind w:left="992" w:hanging="992"/>
      </w:pPr>
      <w:r>
        <w:rPr>
          <w:sz w:val="28"/>
        </w:rPr>
        <w:t>4.2.4 ATM/POS Trace Request (Non-fraud)</w:t>
      </w:r>
    </w:p>
    <w:p w14:paraId="2E021AD4" w14:textId="77777777" w:rsidR="00CC0120" w:rsidRDefault="00CC0120" w:rsidP="00CC0120">
      <w:pPr>
        <w:spacing w:before="120" w:after="120"/>
      </w:pPr>
      <w:r>
        <w:t>The Growth Team member should then populate the remaining ATM/POS Trace Request fields within the case, including a note with the following details to help with the Payment Services Team investigation:</w:t>
      </w:r>
    </w:p>
    <w:p w14:paraId="21CBFECD" w14:textId="77777777" w:rsidR="00CC0120" w:rsidRDefault="00CC0120" w:rsidP="00BF3DC6">
      <w:pPr>
        <w:numPr>
          <w:ilvl w:val="0"/>
          <w:numId w:val="9"/>
        </w:numPr>
        <w:spacing w:before="120" w:after="120"/>
      </w:pPr>
      <w:r>
        <w:t>Date/time of conversation with the member</w:t>
      </w:r>
    </w:p>
    <w:p w14:paraId="29FAB266" w14:textId="77777777" w:rsidR="00CC0120" w:rsidRDefault="00CC0120" w:rsidP="00BF3DC6">
      <w:pPr>
        <w:numPr>
          <w:ilvl w:val="0"/>
          <w:numId w:val="9"/>
        </w:numPr>
        <w:spacing w:before="120" w:after="120"/>
      </w:pPr>
      <w:r>
        <w:t>Method of instruction (branch / phone)</w:t>
      </w:r>
    </w:p>
    <w:p w14:paraId="119AC82D" w14:textId="77777777" w:rsidR="00CC0120" w:rsidRDefault="00CC0120" w:rsidP="00BF3DC6">
      <w:pPr>
        <w:numPr>
          <w:ilvl w:val="0"/>
          <w:numId w:val="9"/>
        </w:numPr>
        <w:spacing w:before="120" w:after="120"/>
      </w:pPr>
      <w:r>
        <w:t>Any other relevant details the member provided</w:t>
      </w:r>
    </w:p>
    <w:p w14:paraId="79FE2702" w14:textId="77777777" w:rsidR="00CC0120" w:rsidRDefault="00CC0120" w:rsidP="00BF3DC6">
      <w:pPr>
        <w:numPr>
          <w:ilvl w:val="0"/>
          <w:numId w:val="9"/>
        </w:numPr>
        <w:spacing w:before="120" w:after="120"/>
      </w:pPr>
      <w:r>
        <w:t xml:space="preserve">Dispute narrative – </w:t>
      </w:r>
      <w:r w:rsidRPr="00AC4D45">
        <w:t>The following guidance questions may be used:</w:t>
      </w:r>
    </w:p>
    <w:p w14:paraId="262B6E91" w14:textId="77777777" w:rsidR="00CC0120" w:rsidRDefault="00CC0120" w:rsidP="000F6D6D">
      <w:pPr>
        <w:pStyle w:val="ListParagraph"/>
        <w:numPr>
          <w:ilvl w:val="0"/>
          <w:numId w:val="22"/>
        </w:numPr>
        <w:spacing w:before="120" w:after="120"/>
      </w:pPr>
      <w:r w:rsidRPr="00C57FCD">
        <w:rPr>
          <w:b/>
          <w:bCs/>
        </w:rPr>
        <w:t>Reason for the dispute:</w:t>
      </w:r>
      <w:r>
        <w:t xml:space="preserve"> "Were the goods or services not received or not as described, or were you charged twice or the wrong amount?"</w:t>
      </w:r>
    </w:p>
    <w:p w14:paraId="6B3D6772" w14:textId="77777777" w:rsidR="00CC0120" w:rsidRDefault="00CC0120" w:rsidP="000F6D6D">
      <w:pPr>
        <w:pStyle w:val="ListParagraph"/>
        <w:numPr>
          <w:ilvl w:val="0"/>
          <w:numId w:val="22"/>
        </w:numPr>
        <w:spacing w:before="120" w:after="120"/>
      </w:pPr>
      <w:r w:rsidRPr="00C57FCD">
        <w:rPr>
          <w:b/>
          <w:bCs/>
        </w:rPr>
        <w:t>Prior merchant contact:</w:t>
      </w:r>
      <w:r w:rsidRPr="00BA0594">
        <w:t xml:space="preserve"> "Have you contacted the merchant to try to resolve the issue? If so, what was their response?"</w:t>
      </w:r>
    </w:p>
    <w:p w14:paraId="2DB67827" w14:textId="77777777" w:rsidR="00CC0120" w:rsidRPr="00BA0594" w:rsidRDefault="00CC0120" w:rsidP="00BF3DC6">
      <w:pPr>
        <w:numPr>
          <w:ilvl w:val="2"/>
          <w:numId w:val="9"/>
        </w:numPr>
        <w:spacing w:before="120" w:after="120"/>
      </w:pPr>
      <w:r>
        <w:t xml:space="preserve">E.g., </w:t>
      </w:r>
      <w:r w:rsidRPr="00BA0594">
        <w:t xml:space="preserve">"No, I haven't reached out to them yet." </w:t>
      </w:r>
      <w:r>
        <w:t>→</w:t>
      </w:r>
      <w:r w:rsidRPr="00BA0594">
        <w:t xml:space="preserve"> recommend that the member try contacting the merchant first, as it may resolve the issue faster — </w:t>
      </w:r>
      <w:r>
        <w:t>however this is a</w:t>
      </w:r>
      <w:r w:rsidRPr="00BA0594">
        <w:t xml:space="preserve"> recommendation, not a requirement.</w:t>
      </w:r>
    </w:p>
    <w:p w14:paraId="4C2C2DD5" w14:textId="77777777" w:rsidR="00CC0120" w:rsidRDefault="00CC0120" w:rsidP="007E3BC8">
      <w:pPr>
        <w:pStyle w:val="Heading3"/>
        <w:numPr>
          <w:ilvl w:val="0"/>
          <w:numId w:val="0"/>
        </w:numPr>
        <w:spacing w:before="120" w:line="276" w:lineRule="auto"/>
        <w:ind w:left="992" w:hanging="992"/>
      </w:pPr>
      <w:r>
        <w:rPr>
          <w:sz w:val="28"/>
        </w:rPr>
        <w:lastRenderedPageBreak/>
        <w:t>4.2.5 Fraud Intake Form (Fraud)</w:t>
      </w:r>
    </w:p>
    <w:p w14:paraId="1D20114D" w14:textId="77777777" w:rsidR="008C1A4E" w:rsidRDefault="008C1A4E" w:rsidP="008C1A4E">
      <w:pPr>
        <w:spacing w:before="120" w:after="120"/>
      </w:pPr>
      <w:r>
        <w:t>Once the transaction is determined to be unrecognized, the Growth Team member should d</w:t>
      </w:r>
      <w:r w:rsidRPr="008C1A4E">
        <w:rPr>
          <w:iCs/>
        </w:rPr>
        <w:t>e</w:t>
      </w:r>
      <w:r w:rsidRPr="00441B3F">
        <w:t xml:space="preserve">termine whether </w:t>
      </w:r>
      <w:r>
        <w:t>the member is disputing a Visa Debit Card transaction</w:t>
      </w:r>
      <w:r w:rsidRPr="00441B3F">
        <w:t>. Below</w:t>
      </w:r>
      <w:r>
        <w:t xml:space="preserve"> is a </w:t>
      </w:r>
      <w:r w:rsidRPr="00441B3F">
        <w:t xml:space="preserve">guidance question </w:t>
      </w:r>
      <w:proofErr w:type="gramStart"/>
      <w:r>
        <w:t>is</w:t>
      </w:r>
      <w:proofErr w:type="gramEnd"/>
      <w:r>
        <w:t xml:space="preserve"> to</w:t>
      </w:r>
      <w:r w:rsidRPr="00441B3F">
        <w:t xml:space="preserve"> help inform this determination</w:t>
      </w:r>
      <w:r>
        <w:t xml:space="preserve"> if the cardholder is unsure</w:t>
      </w:r>
      <w:r w:rsidRPr="00441B3F">
        <w:t>:</w:t>
      </w:r>
    </w:p>
    <w:p w14:paraId="6CDF82B1" w14:textId="2958E360" w:rsidR="005D34B2" w:rsidRDefault="005D34B2" w:rsidP="000F6D6D">
      <w:pPr>
        <w:numPr>
          <w:ilvl w:val="0"/>
          <w:numId w:val="23"/>
        </w:numPr>
        <w:spacing w:before="120" w:after="120"/>
      </w:pPr>
      <w:r>
        <w:t xml:space="preserve">“Do you have a Visa Debit card, or were issued </w:t>
      </w:r>
      <w:r w:rsidR="00DA3022">
        <w:t>a card</w:t>
      </w:r>
      <w:r w:rsidR="00AA55EE">
        <w:t xml:space="preserve"> within the last 30 days</w:t>
      </w:r>
      <w:r>
        <w:t>?”</w:t>
      </w:r>
    </w:p>
    <w:p w14:paraId="55A5AEE5" w14:textId="4AA81256" w:rsidR="005D34B2" w:rsidRDefault="005D34B2" w:rsidP="000F6D6D">
      <w:pPr>
        <w:numPr>
          <w:ilvl w:val="1"/>
          <w:numId w:val="23"/>
        </w:numPr>
        <w:spacing w:before="120" w:after="120"/>
      </w:pPr>
      <w:r>
        <w:t>e.g., “No, I’ve had the same card for years — not that new Visa one.” → potentially indicates member does not hold Visa Debit Card.</w:t>
      </w:r>
    </w:p>
    <w:p w14:paraId="04536FEF" w14:textId="75D730D0" w:rsidR="003022DC" w:rsidRDefault="005D34B2" w:rsidP="000F6D6D">
      <w:pPr>
        <w:numPr>
          <w:ilvl w:val="1"/>
          <w:numId w:val="23"/>
        </w:numPr>
        <w:spacing w:before="120" w:after="120"/>
      </w:pPr>
      <w:r>
        <w:t>e.g., “Yeah, I got the new Visa card a couple months ago.” → potentially indicates member does holds Visa Debit Card.</w:t>
      </w:r>
    </w:p>
    <w:p w14:paraId="0489C919" w14:textId="18DC7B17" w:rsidR="003022DC" w:rsidRDefault="003022DC" w:rsidP="003022DC">
      <w:pPr>
        <w:spacing w:before="120" w:after="120"/>
      </w:pPr>
      <w:r w:rsidRPr="00AC4D45">
        <w:t>Based on the member’s re</w:t>
      </w:r>
      <w:r w:rsidR="005C1859">
        <w:t xml:space="preserve">sponse, determine whether the member </w:t>
      </w:r>
      <w:r w:rsidR="003F29C9">
        <w:t>is disputing</w:t>
      </w:r>
      <w:r w:rsidR="005C1859">
        <w:t xml:space="preserve"> a Visa Debit Card:</w:t>
      </w:r>
    </w:p>
    <w:p w14:paraId="33910D2F" w14:textId="3EF41BEB" w:rsidR="00FE016F" w:rsidRDefault="004A33D7" w:rsidP="00FE016F">
      <w:pPr>
        <w:pStyle w:val="ListParagraph"/>
        <w:numPr>
          <w:ilvl w:val="0"/>
          <w:numId w:val="28"/>
        </w:numPr>
        <w:spacing w:before="120" w:after="120"/>
      </w:pPr>
      <w:r>
        <w:rPr>
          <w:b/>
          <w:bCs/>
        </w:rPr>
        <w:t>If the member is disputing a Visa Debit Card transaction</w:t>
      </w:r>
      <w:r w:rsidRPr="003022DC">
        <w:rPr>
          <w:b/>
          <w:bCs/>
        </w:rPr>
        <w:t>:</w:t>
      </w:r>
      <w:r>
        <w:t xml:space="preserve"> </w:t>
      </w:r>
      <w:r w:rsidR="005C1859">
        <w:t xml:space="preserve">Growth Team member should follow the </w:t>
      </w:r>
      <w:r w:rsidR="005C1859" w:rsidRPr="00FE016F">
        <w:rPr>
          <w:i/>
          <w:iCs/>
        </w:rPr>
        <w:t>Visa Debit Card Fraud Proces</w:t>
      </w:r>
      <w:r w:rsidR="00FE016F">
        <w:rPr>
          <w:i/>
          <w:iCs/>
        </w:rPr>
        <w:t xml:space="preserve">s </w:t>
      </w:r>
      <w:r w:rsidR="00FE016F" w:rsidRPr="00C93C95">
        <w:rPr>
          <w:b/>
          <w:bCs/>
          <w:i/>
          <w:iCs/>
          <w:color w:val="FF0000"/>
        </w:rPr>
        <w:t>&lt;link&gt;</w:t>
      </w:r>
      <w:r w:rsidR="00FE016F">
        <w:t>.</w:t>
      </w:r>
    </w:p>
    <w:p w14:paraId="37718753" w14:textId="1955408D" w:rsidR="003022DC" w:rsidRDefault="004A33D7" w:rsidP="000F6D6D">
      <w:pPr>
        <w:pStyle w:val="ListParagraph"/>
        <w:numPr>
          <w:ilvl w:val="0"/>
          <w:numId w:val="28"/>
        </w:numPr>
        <w:spacing w:before="120" w:after="120"/>
      </w:pPr>
      <w:r>
        <w:rPr>
          <w:b/>
          <w:bCs/>
        </w:rPr>
        <w:t>If the member is</w:t>
      </w:r>
      <w:r>
        <w:rPr>
          <w:b/>
          <w:bCs/>
        </w:rPr>
        <w:t xml:space="preserve"> NOT</w:t>
      </w:r>
      <w:r>
        <w:rPr>
          <w:b/>
          <w:bCs/>
        </w:rPr>
        <w:t xml:space="preserve"> disputing a Visa Debit Card transaction</w:t>
      </w:r>
      <w:r w:rsidRPr="003022DC">
        <w:rPr>
          <w:b/>
          <w:bCs/>
        </w:rPr>
        <w:t>:</w:t>
      </w:r>
      <w:r>
        <w:t xml:space="preserve"> </w:t>
      </w:r>
      <w:r w:rsidR="00746E02" w:rsidRPr="00746E02">
        <w:t xml:space="preserve">The Growth Team member should follow the applicable existing fraud </w:t>
      </w:r>
      <w:r w:rsidR="00EE72BE">
        <w:t>processes</w:t>
      </w:r>
      <w:r w:rsidR="00FE016F">
        <w:t xml:space="preserve"> (e.g., Account Takeover Fraud Process, Member Card Fraud Process, etc.).</w:t>
      </w:r>
    </w:p>
    <w:p w14:paraId="2169B0C7" w14:textId="3065E77F" w:rsidR="00184A4A" w:rsidRDefault="00184A4A" w:rsidP="00184A4A">
      <w:pPr>
        <w:spacing w:before="120" w:after="120"/>
      </w:pPr>
      <w:r w:rsidRPr="00780B89">
        <w:t xml:space="preserve">The Growth Team member should also complete the </w:t>
      </w:r>
      <w:r w:rsidRPr="00184A4A">
        <w:rPr>
          <w:b/>
          <w:bCs/>
        </w:rPr>
        <w:t>Fraud Intake Form (FIF)</w:t>
      </w:r>
      <w:r w:rsidR="00A05BC4">
        <w:rPr>
          <w:b/>
          <w:bCs/>
        </w:rPr>
        <w:t xml:space="preserve"> – </w:t>
      </w:r>
      <w:r w:rsidR="00A05BC4" w:rsidRPr="00780B89">
        <w:t xml:space="preserve">see the </w:t>
      </w:r>
      <w:r w:rsidR="00A05BC4" w:rsidRPr="00A05BC4">
        <w:rPr>
          <w:i/>
          <w:iCs/>
        </w:rPr>
        <w:t>Fraud Intake Form Procedures</w:t>
      </w:r>
      <w:r w:rsidR="00A05BC4" w:rsidRPr="00C93C95">
        <w:rPr>
          <w:b/>
          <w:bCs/>
          <w:i/>
          <w:iCs/>
          <w:color w:val="FF0000"/>
        </w:rPr>
        <w:t>&lt;link&gt;</w:t>
      </w:r>
      <w:r w:rsidR="00A05BC4">
        <w:t>.</w:t>
      </w:r>
    </w:p>
    <w:p w14:paraId="39CF1A3D" w14:textId="0438DAE5" w:rsidR="006E0876" w:rsidRDefault="006E0876" w:rsidP="004161BD">
      <w:pPr>
        <w:pStyle w:val="Heading1"/>
        <w:spacing w:before="120" w:line="276" w:lineRule="auto"/>
      </w:pPr>
      <w:r>
        <w:t>Stage 2: Dispute Triage (</w:t>
      </w:r>
      <w:r w:rsidR="00DE2D4F">
        <w:t>Payment Services Team / Fraud Prevention Department</w:t>
      </w:r>
      <w:r>
        <w:t>)</w:t>
      </w:r>
    </w:p>
    <w:p w14:paraId="1516CA7A" w14:textId="25B3D44B" w:rsidR="006E0876" w:rsidRDefault="006E0876" w:rsidP="004161BD">
      <w:pPr>
        <w:pStyle w:val="Heading2"/>
        <w:numPr>
          <w:ilvl w:val="0"/>
          <w:numId w:val="0"/>
        </w:numPr>
        <w:spacing w:before="120" w:line="276" w:lineRule="auto"/>
        <w:ind w:left="851" w:hanging="851"/>
      </w:pPr>
      <w:r>
        <w:t>5.</w:t>
      </w:r>
      <w:r w:rsidR="002E2B70">
        <w:t>1</w:t>
      </w:r>
      <w:r>
        <w:t xml:space="preserve">     </w:t>
      </w:r>
      <w:r w:rsidR="002E2B70">
        <w:t>Process Flow</w:t>
      </w:r>
    </w:p>
    <w:p w14:paraId="26625555" w14:textId="77777777" w:rsidR="006E0876" w:rsidRDefault="006E0876" w:rsidP="004161BD">
      <w:pPr>
        <w:spacing w:before="120" w:after="120"/>
      </w:pPr>
      <w:r>
        <w:t>The following procedure provides a step-by-step outline of the activities performed by the assigned Payment Services or Fraud agent as part of dispute triage.</w:t>
      </w:r>
    </w:p>
    <w:p w14:paraId="48E87D23" w14:textId="6A41BC76" w:rsidR="00D15FD4" w:rsidRDefault="00545CBE" w:rsidP="004161BD">
      <w:pPr>
        <w:spacing w:before="120" w:after="120"/>
      </w:pPr>
      <w:r w:rsidRPr="00545CBE">
        <w:rPr>
          <w:noProof/>
        </w:rPr>
        <w:drawing>
          <wp:inline distT="0" distB="0" distL="0" distR="0" wp14:anchorId="76E7F1ED" wp14:editId="7C55E35F">
            <wp:extent cx="5943600" cy="2070735"/>
            <wp:effectExtent l="0" t="0" r="0" b="5715"/>
            <wp:docPr id="82053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32251" name=""/>
                    <pic:cNvPicPr/>
                  </pic:nvPicPr>
                  <pic:blipFill>
                    <a:blip r:embed="rId24"/>
                    <a:stretch>
                      <a:fillRect/>
                    </a:stretch>
                  </pic:blipFill>
                  <pic:spPr>
                    <a:xfrm>
                      <a:off x="0" y="0"/>
                      <a:ext cx="5943600" cy="2070735"/>
                    </a:xfrm>
                    <a:prstGeom prst="rect">
                      <a:avLst/>
                    </a:prstGeom>
                  </pic:spPr>
                </pic:pic>
              </a:graphicData>
            </a:graphic>
          </wp:inline>
        </w:drawing>
      </w:r>
    </w:p>
    <w:p w14:paraId="2DAB9A30" w14:textId="5B335833" w:rsidR="002E2B70" w:rsidRPr="002E2B70" w:rsidRDefault="002E2B70" w:rsidP="002E2B70">
      <w:pPr>
        <w:pStyle w:val="Heading2"/>
        <w:numPr>
          <w:ilvl w:val="0"/>
          <w:numId w:val="0"/>
        </w:numPr>
        <w:spacing w:before="120" w:line="276" w:lineRule="auto"/>
        <w:ind w:left="851" w:hanging="851"/>
      </w:pPr>
      <w:r>
        <w:t>5.2     Procedure</w:t>
      </w:r>
    </w:p>
    <w:p w14:paraId="25705B66" w14:textId="6A753628" w:rsidR="006E0876" w:rsidRDefault="006E0876" w:rsidP="004161BD">
      <w:pPr>
        <w:pStyle w:val="Heading3"/>
        <w:numPr>
          <w:ilvl w:val="0"/>
          <w:numId w:val="0"/>
        </w:numPr>
        <w:spacing w:before="120" w:line="276" w:lineRule="auto"/>
        <w:ind w:left="992" w:hanging="992"/>
      </w:pPr>
      <w:r>
        <w:rPr>
          <w:sz w:val="28"/>
        </w:rPr>
        <w:lastRenderedPageBreak/>
        <w:t xml:space="preserve">5.2.1 Confirm </w:t>
      </w:r>
      <w:r w:rsidR="00D03D01">
        <w:rPr>
          <w:sz w:val="28"/>
        </w:rPr>
        <w:t>Disputed Transaction Network</w:t>
      </w:r>
    </w:p>
    <w:p w14:paraId="626F1066" w14:textId="0D69AC7E" w:rsidR="006E0876" w:rsidRPr="00FA3CDC" w:rsidRDefault="006E0876" w:rsidP="004161BD">
      <w:pPr>
        <w:spacing w:before="120" w:after="120"/>
      </w:pPr>
      <w:r>
        <w:t xml:space="preserve">Upon opening the assigned case, the </w:t>
      </w:r>
      <w:r w:rsidR="00236BDA">
        <w:t xml:space="preserve">Payment Services Team member / Fraud Specialist </w:t>
      </w:r>
      <w:r>
        <w:t xml:space="preserve">should review the </w:t>
      </w:r>
      <w:r w:rsidRPr="00FA3CDC">
        <w:t xml:space="preserve">documented details received from </w:t>
      </w:r>
      <w:r w:rsidR="00F329A6">
        <w:t>the CRM case</w:t>
      </w:r>
      <w:r w:rsidRPr="00FA3CDC">
        <w:t xml:space="preserve"> and:</w:t>
      </w:r>
    </w:p>
    <w:p w14:paraId="59D509AC" w14:textId="530BD9A6" w:rsidR="006E0876" w:rsidRPr="00FA3CDC" w:rsidRDefault="006E0876" w:rsidP="00BF7CDD">
      <w:pPr>
        <w:pStyle w:val="ListParagraph"/>
        <w:numPr>
          <w:ilvl w:val="0"/>
          <w:numId w:val="32"/>
        </w:numPr>
        <w:spacing w:before="120" w:after="120"/>
        <w:rPr>
          <w:bCs/>
        </w:rPr>
      </w:pPr>
      <w:r w:rsidRPr="00FA3CDC">
        <w:rPr>
          <w:b/>
        </w:rPr>
        <w:t xml:space="preserve">Confirm whether </w:t>
      </w:r>
      <w:r w:rsidRPr="00565BAC">
        <w:rPr>
          <w:b/>
        </w:rPr>
        <w:t>the disputed transaction occurred on the Visa Network</w:t>
      </w:r>
      <w:r w:rsidR="00D50B22" w:rsidRPr="00565BAC">
        <w:rPr>
          <w:b/>
        </w:rPr>
        <w:t xml:space="preserve"> </w:t>
      </w:r>
      <w:r w:rsidR="00F05E93" w:rsidRPr="00565BAC">
        <w:rPr>
          <w:bCs/>
        </w:rPr>
        <w:t xml:space="preserve">by verifying the </w:t>
      </w:r>
      <w:r w:rsidR="000306AC" w:rsidRPr="00565BAC">
        <w:rPr>
          <w:bCs/>
        </w:rPr>
        <w:t>transaction network</w:t>
      </w:r>
      <w:r w:rsidR="00F05E93" w:rsidRPr="00565BAC">
        <w:rPr>
          <w:bCs/>
        </w:rPr>
        <w:t xml:space="preserve"> code in </w:t>
      </w:r>
      <w:ins w:id="7" w:author="Lin, David" w:date="2026-10-19T09:40:00Z" w16du:dateUtc="2026-10-19T13:40:00Z">
        <w:r w:rsidR="00E241CB">
          <w:rPr>
            <w:bCs/>
          </w:rPr>
          <w:t>M</w:t>
        </w:r>
      </w:ins>
      <w:ins w:id="8" w:author="Lin, David" w:date="2026-10-19T09:41:00Z" w16du:dateUtc="2026-10-19T13:41:00Z">
        <w:r w:rsidR="00E852DF">
          <w:rPr>
            <w:bCs/>
          </w:rPr>
          <w:t>astek</w:t>
        </w:r>
      </w:ins>
      <w:del w:id="9" w:author="Lin, David" w:date="2026-10-19T09:40:00Z" w16du:dateUtc="2026-10-19T13:40:00Z">
        <w:r w:rsidR="00F05E93" w:rsidRPr="00565BAC" w:rsidDel="00E241CB">
          <w:rPr>
            <w:bCs/>
          </w:rPr>
          <w:delText xml:space="preserve">DNA </w:delText>
        </w:r>
      </w:del>
      <w:r w:rsidR="00D04AC2" w:rsidRPr="00565BAC">
        <w:rPr>
          <w:b/>
          <w:bCs/>
          <w:i/>
          <w:color w:val="FF0000"/>
        </w:rPr>
        <w:t xml:space="preserve">[TBC — </w:t>
      </w:r>
      <w:r w:rsidR="00E852DF">
        <w:rPr>
          <w:b/>
          <w:bCs/>
          <w:i/>
          <w:color w:val="FF0000"/>
        </w:rPr>
        <w:t>Fraud Prevention Team to be granted access]</w:t>
      </w:r>
    </w:p>
    <w:p w14:paraId="5CE0E58C" w14:textId="3D066D15" w:rsidR="006E0876" w:rsidRDefault="006E0876" w:rsidP="000F6D6D">
      <w:pPr>
        <w:pStyle w:val="ListParagraph"/>
        <w:numPr>
          <w:ilvl w:val="1"/>
          <w:numId w:val="24"/>
        </w:numPr>
        <w:spacing w:before="120" w:after="120"/>
        <w:contextualSpacing w:val="0"/>
      </w:pPr>
      <w:r>
        <w:rPr>
          <w:b/>
        </w:rPr>
        <w:t xml:space="preserve">If the transaction did not occur on the Visa Network: </w:t>
      </w:r>
      <w:r>
        <w:t xml:space="preserve">follow the applicable other network dispute / investigation process (e.g., Interac). </w:t>
      </w:r>
    </w:p>
    <w:p w14:paraId="3AD31270" w14:textId="5E9A92C6" w:rsidR="006E0876" w:rsidRDefault="006E0876" w:rsidP="000F6D6D">
      <w:pPr>
        <w:pStyle w:val="ListParagraph"/>
        <w:numPr>
          <w:ilvl w:val="1"/>
          <w:numId w:val="24"/>
        </w:numPr>
        <w:spacing w:before="120" w:after="120"/>
        <w:contextualSpacing w:val="0"/>
      </w:pPr>
      <w:r>
        <w:rPr>
          <w:b/>
        </w:rPr>
        <w:t xml:space="preserve">If the transaction occurred on the Visa Network: </w:t>
      </w:r>
      <w:r>
        <w:t xml:space="preserve">proceed to </w:t>
      </w:r>
      <w:r w:rsidR="00D03D01" w:rsidRPr="00D03D01">
        <w:rPr>
          <w:b/>
          <w:bCs/>
        </w:rPr>
        <w:t>Section 5.2.2 – Assess Filing Window and Auto Write-off</w:t>
      </w:r>
      <w:r w:rsidR="00D03D01">
        <w:rPr>
          <w:b/>
          <w:bCs/>
        </w:rPr>
        <w:t>.</w:t>
      </w:r>
    </w:p>
    <w:p w14:paraId="4C95FF90" w14:textId="77777777" w:rsidR="006E0876" w:rsidRDefault="006E0876" w:rsidP="004161BD">
      <w:pPr>
        <w:pStyle w:val="Heading3"/>
        <w:numPr>
          <w:ilvl w:val="0"/>
          <w:numId w:val="0"/>
        </w:numPr>
        <w:spacing w:before="120" w:line="276" w:lineRule="auto"/>
        <w:ind w:left="992" w:hanging="992"/>
      </w:pPr>
      <w:r>
        <w:rPr>
          <w:sz w:val="28"/>
        </w:rPr>
        <w:t>5.2.2 Assess Filing Window and Auto Write-Off</w:t>
      </w:r>
    </w:p>
    <w:p w14:paraId="317A1DD1" w14:textId="51E4886A" w:rsidR="006E0876" w:rsidRDefault="006E0876" w:rsidP="00F329A6">
      <w:pPr>
        <w:pStyle w:val="ListParagraph"/>
        <w:numPr>
          <w:ilvl w:val="0"/>
          <w:numId w:val="11"/>
        </w:numPr>
        <w:spacing w:after="120"/>
        <w:ind w:hanging="357"/>
        <w:contextualSpacing w:val="0"/>
      </w:pPr>
      <w:r>
        <w:rPr>
          <w:b/>
        </w:rPr>
        <w:t xml:space="preserve">Assess filing window: </w:t>
      </w:r>
      <w:r>
        <w:t xml:space="preserve">the assigned Payment Services Team member / Fraud Specialist should assess whether the dispute was submitted within the filing window — members must dispute a transaction </w:t>
      </w:r>
      <w:r w:rsidR="00D2461E">
        <w:t>no later</w:t>
      </w:r>
      <w:r>
        <w:t xml:space="preserve"> 60 days</w:t>
      </w:r>
      <w:r w:rsidR="00524A53">
        <w:t xml:space="preserve"> from</w:t>
      </w:r>
      <w:r>
        <w:t xml:space="preserve"> the transaction date, as per cardholder agreement.</w:t>
      </w:r>
      <w:r w:rsidR="00346FBC">
        <w:t xml:space="preserve"> </w:t>
      </w:r>
    </w:p>
    <w:p w14:paraId="34D6A0FC" w14:textId="65E10AF7" w:rsidR="006E0876" w:rsidRDefault="006E0876" w:rsidP="005A5D83">
      <w:pPr>
        <w:pStyle w:val="ListParagraph"/>
        <w:numPr>
          <w:ilvl w:val="1"/>
          <w:numId w:val="11"/>
        </w:numPr>
        <w:spacing w:after="120"/>
        <w:ind w:hanging="357"/>
        <w:contextualSpacing w:val="0"/>
      </w:pPr>
      <w:r>
        <w:rPr>
          <w:b/>
        </w:rPr>
        <w:t xml:space="preserve">If the dispute was not submitted within the filing window: </w:t>
      </w:r>
      <w:r>
        <w:t>no</w:t>
      </w:r>
      <w:r w:rsidR="00A82FF7">
        <w:t xml:space="preserve"> refund</w:t>
      </w:r>
      <w:r>
        <w:t xml:space="preserve">. The assigned </w:t>
      </w:r>
      <w:r w:rsidR="00236BDA">
        <w:t xml:space="preserve">Payment Services Team member / Fraud Specialist </w:t>
      </w:r>
      <w:r>
        <w:t>should then:</w:t>
      </w:r>
    </w:p>
    <w:p w14:paraId="7782E39B" w14:textId="6C3072D3" w:rsidR="003574F3" w:rsidRPr="00FA3CDC" w:rsidRDefault="006E0876" w:rsidP="005A5D83">
      <w:pPr>
        <w:pStyle w:val="ListParagraph"/>
        <w:numPr>
          <w:ilvl w:val="0"/>
          <w:numId w:val="12"/>
        </w:numPr>
        <w:spacing w:before="120" w:after="120"/>
        <w:ind w:left="2336" w:hanging="357"/>
        <w:contextualSpacing w:val="0"/>
      </w:pPr>
      <w:r>
        <w:t xml:space="preserve">Document the rationale for the refund decision in the CRM case notes then proceed to </w:t>
      </w:r>
      <w:r w:rsidR="00A82FF7" w:rsidRPr="00FA3CDC">
        <w:t>S</w:t>
      </w:r>
      <w:r w:rsidRPr="00FA3CDC">
        <w:t xml:space="preserve">tep </w:t>
      </w:r>
      <w:r w:rsidR="00CE684D" w:rsidRPr="00FA3CDC">
        <w:t>1b</w:t>
      </w:r>
      <w:r w:rsidRPr="00FA3CDC">
        <w:t>.</w:t>
      </w:r>
    </w:p>
    <w:p w14:paraId="4F7BFBA1" w14:textId="4E8F7320" w:rsidR="006E0876" w:rsidRPr="00FA3CDC" w:rsidRDefault="006E0876" w:rsidP="005A5D83">
      <w:pPr>
        <w:pStyle w:val="ListParagraph"/>
        <w:numPr>
          <w:ilvl w:val="0"/>
          <w:numId w:val="12"/>
        </w:numPr>
        <w:spacing w:before="120" w:after="120"/>
        <w:contextualSpacing w:val="0"/>
      </w:pPr>
      <w:r w:rsidRPr="00FA3CDC">
        <w:t>Close the case by setting the CRM case status to “Closed”, which</w:t>
      </w:r>
      <w:r w:rsidR="00236BDA" w:rsidRPr="00FA3CDC">
        <w:t xml:space="preserve"> routes the case back to Growth Team for member communication</w:t>
      </w:r>
      <w:r w:rsidRPr="00FA3CDC">
        <w:t xml:space="preserve">. </w:t>
      </w:r>
    </w:p>
    <w:p w14:paraId="77BDB7A8" w14:textId="3AB9E24E" w:rsidR="005A5D83" w:rsidRPr="00FA3CDC" w:rsidRDefault="005A5D83" w:rsidP="000F6D6D">
      <w:pPr>
        <w:pStyle w:val="ListParagraph"/>
        <w:numPr>
          <w:ilvl w:val="0"/>
          <w:numId w:val="25"/>
        </w:numPr>
        <w:spacing w:before="120" w:after="120"/>
        <w:contextualSpacing w:val="0"/>
        <w:rPr>
          <w:i/>
          <w:iCs/>
        </w:rPr>
      </w:pPr>
      <w:r w:rsidRPr="00FA3CDC">
        <w:rPr>
          <w:i/>
          <w:iCs/>
        </w:rPr>
        <w:t xml:space="preserve">Note: </w:t>
      </w:r>
      <w:r w:rsidR="00AA2C6B" w:rsidRPr="00FA3CDC">
        <w:rPr>
          <w:i/>
          <w:iCs/>
        </w:rPr>
        <w:t>(</w:t>
      </w:r>
      <w:r w:rsidRPr="00FA3CDC">
        <w:rPr>
          <w:i/>
          <w:iCs/>
        </w:rPr>
        <w:t>Fraud Prevention Department only</w:t>
      </w:r>
      <w:r w:rsidR="00AA2C6B" w:rsidRPr="00FA3CDC">
        <w:rPr>
          <w:i/>
          <w:iCs/>
        </w:rPr>
        <w:t>)</w:t>
      </w:r>
      <w:r w:rsidRPr="00FA3CDC">
        <w:rPr>
          <w:i/>
          <w:iCs/>
        </w:rPr>
        <w:t xml:space="preserve"> in the case of Member Consideration — please refer to the Fraud Reimbursement Guidelines</w:t>
      </w:r>
      <w:r w:rsidR="00F7600D">
        <w:rPr>
          <w:i/>
          <w:iCs/>
        </w:rPr>
        <w:t xml:space="preserve"> </w:t>
      </w:r>
      <w:r w:rsidR="00F7600D" w:rsidRPr="00F7600D">
        <w:rPr>
          <w:b/>
          <w:bCs/>
          <w:i/>
          <w:iCs/>
          <w:color w:val="FF0000"/>
        </w:rPr>
        <w:t>&lt;link&gt;</w:t>
      </w:r>
      <w:r w:rsidR="00F7600D">
        <w:rPr>
          <w:i/>
          <w:iCs/>
        </w:rPr>
        <w:t>.</w:t>
      </w:r>
    </w:p>
    <w:p w14:paraId="62712DE5" w14:textId="52B42C80" w:rsidR="006E0876" w:rsidRPr="00FA3CDC" w:rsidRDefault="006E0876" w:rsidP="00BF3DC6">
      <w:pPr>
        <w:pStyle w:val="ListParagraph"/>
        <w:numPr>
          <w:ilvl w:val="1"/>
          <w:numId w:val="11"/>
        </w:numPr>
        <w:spacing w:before="120" w:after="120"/>
        <w:ind w:hanging="357"/>
        <w:contextualSpacing w:val="0"/>
      </w:pPr>
      <w:r w:rsidRPr="00FA3CDC">
        <w:rPr>
          <w:b/>
        </w:rPr>
        <w:t xml:space="preserve">If the dispute was submitted within the filing window: </w:t>
      </w:r>
      <w:r w:rsidRPr="00FA3CDC">
        <w:t>proceed to Step 2</w:t>
      </w:r>
      <w:r w:rsidR="00236BDA" w:rsidRPr="00FA3CDC">
        <w:t>.</w:t>
      </w:r>
    </w:p>
    <w:p w14:paraId="2AFAA54D" w14:textId="14B69540" w:rsidR="006E0876" w:rsidRPr="00565BAC" w:rsidRDefault="006E0876" w:rsidP="00BF3DC6">
      <w:pPr>
        <w:pStyle w:val="ListParagraph"/>
        <w:numPr>
          <w:ilvl w:val="0"/>
          <w:numId w:val="11"/>
        </w:numPr>
        <w:spacing w:before="120" w:after="120"/>
        <w:ind w:hanging="357"/>
        <w:contextualSpacing w:val="0"/>
      </w:pPr>
      <w:r w:rsidRPr="00FA3CDC">
        <w:rPr>
          <w:b/>
        </w:rPr>
        <w:t xml:space="preserve">Assess auto write-off: </w:t>
      </w:r>
      <w:r w:rsidRPr="00FA3CDC">
        <w:t xml:space="preserve">the assigned </w:t>
      </w:r>
      <w:r w:rsidR="00F329A6">
        <w:t xml:space="preserve">Payment Services Team member / Fraud Specialist </w:t>
      </w:r>
      <w:r w:rsidRPr="00FA3CDC">
        <w:t xml:space="preserve">should assess whether the dispute qualifies for a system auto write-off — the auto write-off threshold is $150 for </w:t>
      </w:r>
      <w:r w:rsidR="00377EDC" w:rsidRPr="00FA3CDC">
        <w:t xml:space="preserve">fraudulent </w:t>
      </w:r>
      <w:r w:rsidRPr="00FA3CDC">
        <w:t xml:space="preserve">and </w:t>
      </w:r>
      <w:r w:rsidR="00377EDC" w:rsidRPr="00FA3CDC">
        <w:t>non-fraud disputes</w:t>
      </w:r>
      <w:r w:rsidR="004B5ADD">
        <w:t xml:space="preserve"> </w:t>
      </w:r>
      <w:r w:rsidR="004B5ADD" w:rsidRPr="002306B6">
        <w:rPr>
          <w:b/>
          <w:bCs/>
          <w:i/>
          <w:color w:val="FF0000"/>
        </w:rPr>
        <w:t>[TBC - $150 for non-fraud disputes]</w:t>
      </w:r>
      <w:r w:rsidR="00236BDA" w:rsidRPr="002306B6">
        <w:t>;</w:t>
      </w:r>
      <w:r w:rsidR="00236BDA" w:rsidRPr="00FA3CDC">
        <w:t xml:space="preserve"> the Payment Services </w:t>
      </w:r>
      <w:r w:rsidR="00236BDA" w:rsidRPr="00565BAC">
        <w:t>Team member / Fraud Specialist should then determine:</w:t>
      </w:r>
    </w:p>
    <w:p w14:paraId="5B44CF2B" w14:textId="225D9320" w:rsidR="004B5ADD" w:rsidRPr="00565BAC" w:rsidRDefault="006E0876" w:rsidP="004B5ADD">
      <w:pPr>
        <w:pStyle w:val="ListParagraph"/>
        <w:numPr>
          <w:ilvl w:val="1"/>
          <w:numId w:val="11"/>
        </w:numPr>
        <w:spacing w:after="120"/>
        <w:ind w:hanging="357"/>
        <w:contextualSpacing w:val="0"/>
      </w:pPr>
      <w:r w:rsidRPr="00565BAC">
        <w:rPr>
          <w:b/>
        </w:rPr>
        <w:t>If the dispute amount is below the applicable threshold:</w:t>
      </w:r>
      <w:r w:rsidR="00565BAC">
        <w:rPr>
          <w:b/>
        </w:rPr>
        <w:t xml:space="preserve"> </w:t>
      </w:r>
      <w:r w:rsidR="00565BAC">
        <w:rPr>
          <w:bCs/>
        </w:rPr>
        <w:t xml:space="preserve">refund </w:t>
      </w:r>
      <w:r w:rsidR="004B5ADD" w:rsidRPr="00565BAC">
        <w:t>the member. The assigned Payment Services Team member / Fraud Specialist should then:</w:t>
      </w:r>
    </w:p>
    <w:p w14:paraId="79CC9D1A" w14:textId="77777777" w:rsidR="004B5ADD" w:rsidRPr="00565BAC" w:rsidRDefault="004B5ADD" w:rsidP="000F6D6D">
      <w:pPr>
        <w:pStyle w:val="ListParagraph"/>
        <w:numPr>
          <w:ilvl w:val="0"/>
          <w:numId w:val="27"/>
        </w:numPr>
        <w:spacing w:before="120" w:after="120"/>
        <w:contextualSpacing w:val="0"/>
      </w:pPr>
      <w:r w:rsidRPr="00565BAC">
        <w:t>Document the rationale for the refund decision in the CRM case notes then proceed to Step 1b.</w:t>
      </w:r>
    </w:p>
    <w:p w14:paraId="6CA43F28" w14:textId="3FCAE0EC" w:rsidR="006E0876" w:rsidRPr="00565BAC" w:rsidRDefault="004B5ADD" w:rsidP="000F6D6D">
      <w:pPr>
        <w:pStyle w:val="ListParagraph"/>
        <w:numPr>
          <w:ilvl w:val="0"/>
          <w:numId w:val="27"/>
        </w:numPr>
        <w:spacing w:before="120" w:after="120"/>
        <w:contextualSpacing w:val="0"/>
      </w:pPr>
      <w:r w:rsidRPr="00565BAC">
        <w:t xml:space="preserve">Close the case by setting the CRM case status to “Closed”, which routes the case back to Growth Team for member communication. </w:t>
      </w:r>
    </w:p>
    <w:p w14:paraId="7417C69B" w14:textId="6E239ACA" w:rsidR="006E0876" w:rsidRPr="00565BAC" w:rsidRDefault="006E0876" w:rsidP="00BF3DC6">
      <w:pPr>
        <w:pStyle w:val="ListParagraph"/>
        <w:numPr>
          <w:ilvl w:val="1"/>
          <w:numId w:val="11"/>
        </w:numPr>
        <w:spacing w:before="120" w:after="120"/>
        <w:ind w:hanging="357"/>
        <w:contextualSpacing w:val="0"/>
      </w:pPr>
      <w:r w:rsidRPr="00565BAC">
        <w:rPr>
          <w:b/>
        </w:rPr>
        <w:t xml:space="preserve">If the dispute amount is </w:t>
      </w:r>
      <w:r w:rsidR="006A0CAF" w:rsidRPr="00565BAC">
        <w:rPr>
          <w:b/>
        </w:rPr>
        <w:t xml:space="preserve">equal or </w:t>
      </w:r>
      <w:r w:rsidRPr="00565BAC">
        <w:rPr>
          <w:b/>
        </w:rPr>
        <w:t xml:space="preserve">above the applicable threshold: </w:t>
      </w:r>
      <w:r w:rsidRPr="00565BAC">
        <w:t xml:space="preserve">proceed </w:t>
      </w:r>
      <w:r w:rsidR="00CB3C3C" w:rsidRPr="00565BAC">
        <w:t xml:space="preserve">to </w:t>
      </w:r>
      <w:r w:rsidR="00CB3C3C" w:rsidRPr="00565BAC">
        <w:rPr>
          <w:b/>
          <w:bCs/>
        </w:rPr>
        <w:t xml:space="preserve">Section 6 – </w:t>
      </w:r>
      <w:r w:rsidRPr="00565BAC">
        <w:rPr>
          <w:b/>
          <w:bCs/>
        </w:rPr>
        <w:t>Stage 3A: Case Preparation &amp; Document Assessment</w:t>
      </w:r>
      <w:r w:rsidRPr="00565BAC">
        <w:t>.</w:t>
      </w:r>
    </w:p>
    <w:p w14:paraId="6F8290AA" w14:textId="77777777" w:rsidR="00B8248D" w:rsidRDefault="00B8248D" w:rsidP="004161BD">
      <w:pPr>
        <w:pStyle w:val="Heading1"/>
        <w:spacing w:before="120" w:line="276" w:lineRule="auto"/>
      </w:pPr>
      <w:r w:rsidRPr="00565BAC">
        <w:lastRenderedPageBreak/>
        <w:t>Stage 3A: Case Preparation &amp; Document</w:t>
      </w:r>
      <w:r>
        <w:t xml:space="preserve"> Assessment (Payment Services / Fraud)</w:t>
      </w:r>
    </w:p>
    <w:p w14:paraId="7EF4BA12" w14:textId="77777777" w:rsidR="00B8248D" w:rsidRDefault="00B8248D" w:rsidP="004161BD">
      <w:pPr>
        <w:pStyle w:val="Heading2"/>
        <w:numPr>
          <w:ilvl w:val="0"/>
          <w:numId w:val="0"/>
        </w:numPr>
        <w:spacing w:before="120" w:line="276" w:lineRule="auto"/>
        <w:ind w:left="851" w:hanging="851"/>
      </w:pPr>
      <w:r>
        <w:t>6.1     Process Flow</w:t>
      </w:r>
    </w:p>
    <w:p w14:paraId="0D934F89" w14:textId="77777777" w:rsidR="00B8248D" w:rsidRDefault="00B8248D" w:rsidP="004161BD">
      <w:pPr>
        <w:spacing w:before="120" w:after="120"/>
      </w:pPr>
      <w:r>
        <w:t>The visual overview below provides the end-to-end process for case preparation and document assessment. This stage is owned by the Payment Services Team and Fraud Prevention Department.</w:t>
      </w:r>
    </w:p>
    <w:p w14:paraId="675EEC25" w14:textId="4CDD77FB" w:rsidR="00B8248D" w:rsidRDefault="004161BD" w:rsidP="004161BD">
      <w:pPr>
        <w:spacing w:before="120" w:after="120"/>
        <w:jc w:val="center"/>
      </w:pPr>
      <w:r w:rsidRPr="004161BD">
        <w:rPr>
          <w:noProof/>
        </w:rPr>
        <w:drawing>
          <wp:inline distT="0" distB="0" distL="0" distR="0" wp14:anchorId="6750BC36" wp14:editId="4234B7D6">
            <wp:extent cx="5943600" cy="2328545"/>
            <wp:effectExtent l="0" t="0" r="0" b="0"/>
            <wp:docPr id="3324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4527" name=""/>
                    <pic:cNvPicPr/>
                  </pic:nvPicPr>
                  <pic:blipFill>
                    <a:blip r:embed="rId25"/>
                    <a:stretch>
                      <a:fillRect/>
                    </a:stretch>
                  </pic:blipFill>
                  <pic:spPr>
                    <a:xfrm>
                      <a:off x="0" y="0"/>
                      <a:ext cx="5943600" cy="2328545"/>
                    </a:xfrm>
                    <a:prstGeom prst="rect">
                      <a:avLst/>
                    </a:prstGeom>
                  </pic:spPr>
                </pic:pic>
              </a:graphicData>
            </a:graphic>
          </wp:inline>
        </w:drawing>
      </w:r>
    </w:p>
    <w:p w14:paraId="3F963C2E" w14:textId="77777777" w:rsidR="00B8248D" w:rsidRDefault="00B8248D" w:rsidP="004161BD">
      <w:pPr>
        <w:pStyle w:val="Heading2"/>
        <w:numPr>
          <w:ilvl w:val="0"/>
          <w:numId w:val="0"/>
        </w:numPr>
        <w:spacing w:before="120" w:line="276" w:lineRule="auto"/>
        <w:ind w:left="851" w:hanging="851"/>
      </w:pPr>
      <w:r>
        <w:t>6.2     Procedure</w:t>
      </w:r>
    </w:p>
    <w:p w14:paraId="018F8A67" w14:textId="77777777" w:rsidR="00B8248D" w:rsidRDefault="00B8248D" w:rsidP="004161BD">
      <w:pPr>
        <w:spacing w:before="120" w:after="120"/>
      </w:pPr>
      <w:r>
        <w:t>The following procedure provides a step-by-step outline of the activities performed by the assigned Payment Services Team member or Fraud Specialist as part of case preparation and document assessment.</w:t>
      </w:r>
    </w:p>
    <w:p w14:paraId="7ABD5526" w14:textId="008D490A" w:rsidR="00B8248D" w:rsidRDefault="00B8248D" w:rsidP="004161BD">
      <w:pPr>
        <w:pStyle w:val="Heading3"/>
        <w:numPr>
          <w:ilvl w:val="0"/>
          <w:numId w:val="0"/>
        </w:numPr>
        <w:spacing w:before="120" w:line="276" w:lineRule="auto"/>
        <w:ind w:left="992" w:hanging="992"/>
      </w:pPr>
      <w:r>
        <w:rPr>
          <w:sz w:val="28"/>
        </w:rPr>
        <w:t>6.2.1 Commence Investigation</w:t>
      </w:r>
      <w:r w:rsidR="00AB22A9">
        <w:rPr>
          <w:sz w:val="28"/>
        </w:rPr>
        <w:t xml:space="preserve"> </w:t>
      </w:r>
      <w:r w:rsidR="00AB22A9" w:rsidRPr="00AB22A9">
        <w:rPr>
          <w:sz w:val="28"/>
        </w:rPr>
        <w:t>(Fraud and Payment Services Team)</w:t>
      </w:r>
    </w:p>
    <w:p w14:paraId="4C789ACD" w14:textId="476F4491" w:rsidR="00B8248D" w:rsidRDefault="00B8248D" w:rsidP="004161BD">
      <w:pPr>
        <w:spacing w:before="120" w:after="120"/>
      </w:pPr>
      <w:r>
        <w:t xml:space="preserve">The assigned </w:t>
      </w:r>
      <w:r w:rsidR="00236BDA">
        <w:t xml:space="preserve">Payment Services Team member / Fraud Specialist </w:t>
      </w:r>
      <w:r>
        <w:t>commences investigation of the case:</w:t>
      </w:r>
    </w:p>
    <w:p w14:paraId="49D78390" w14:textId="4DB8296C" w:rsidR="00B8248D" w:rsidRPr="00FA3CDC" w:rsidRDefault="00B8248D" w:rsidP="000F6D6D">
      <w:pPr>
        <w:pStyle w:val="ListParagraph"/>
        <w:numPr>
          <w:ilvl w:val="0"/>
          <w:numId w:val="17"/>
        </w:numPr>
        <w:spacing w:before="120" w:after="120"/>
        <w:contextualSpacing w:val="0"/>
      </w:pPr>
      <w:r>
        <w:rPr>
          <w:b/>
        </w:rPr>
        <w:t xml:space="preserve">Fraud Prevention Department: </w:t>
      </w:r>
      <w:r>
        <w:t xml:space="preserve">refer to the </w:t>
      </w:r>
      <w:r w:rsidRPr="00B8248D">
        <w:rPr>
          <w:i/>
          <w:iCs/>
        </w:rPr>
        <w:t>Visa Debit Card Fraud Investigation Process</w:t>
      </w:r>
      <w:r w:rsidR="00C93C95">
        <w:rPr>
          <w:i/>
          <w:iCs/>
        </w:rPr>
        <w:t xml:space="preserve"> </w:t>
      </w:r>
      <w:r w:rsidR="00C93C95" w:rsidRPr="00C93C95">
        <w:rPr>
          <w:b/>
          <w:bCs/>
          <w:i/>
          <w:iCs/>
          <w:color w:val="FF0000"/>
        </w:rPr>
        <w:t>&lt;link&gt;</w:t>
      </w:r>
      <w:r>
        <w:t xml:space="preserve">. Once </w:t>
      </w:r>
      <w:r w:rsidR="00A82FF7">
        <w:t>investigation is complete and decision is reach</w:t>
      </w:r>
      <w:r w:rsidR="00586BB6">
        <w:t>ed</w:t>
      </w:r>
      <w:r>
        <w:t xml:space="preserve">, </w:t>
      </w:r>
      <w:r w:rsidR="005B783A">
        <w:t xml:space="preserve">if applicable </w:t>
      </w:r>
      <w:r>
        <w:t xml:space="preserve">proceed to </w:t>
      </w:r>
      <w:r w:rsidRPr="00B8248D">
        <w:rPr>
          <w:b/>
          <w:bCs/>
        </w:rPr>
        <w:t>Section 6.2.</w:t>
      </w:r>
      <w:r w:rsidR="00AA2C6B">
        <w:rPr>
          <w:b/>
          <w:bCs/>
        </w:rPr>
        <w:t>4</w:t>
      </w:r>
      <w:r w:rsidRPr="00B8248D">
        <w:rPr>
          <w:b/>
          <w:bCs/>
        </w:rPr>
        <w:t xml:space="preserve"> — Assess Network </w:t>
      </w:r>
      <w:r w:rsidRPr="00FA3CDC">
        <w:rPr>
          <w:b/>
          <w:bCs/>
        </w:rPr>
        <w:t>Dispute Rights</w:t>
      </w:r>
      <w:r w:rsidR="00CB3C3C" w:rsidRPr="00FA3CDC">
        <w:rPr>
          <w:b/>
          <w:bCs/>
        </w:rPr>
        <w:t>.</w:t>
      </w:r>
    </w:p>
    <w:p w14:paraId="6BDF0406" w14:textId="1AE4430D" w:rsidR="00B8248D" w:rsidRPr="00FA3CDC" w:rsidRDefault="00B8248D" w:rsidP="000F6D6D">
      <w:pPr>
        <w:pStyle w:val="ListParagraph"/>
        <w:numPr>
          <w:ilvl w:val="0"/>
          <w:numId w:val="17"/>
        </w:numPr>
        <w:spacing w:before="120" w:after="120"/>
        <w:contextualSpacing w:val="0"/>
        <w:rPr>
          <w:b/>
          <w:bCs/>
        </w:rPr>
      </w:pPr>
      <w:r w:rsidRPr="00FA3CDC">
        <w:rPr>
          <w:b/>
        </w:rPr>
        <w:t xml:space="preserve">Payment Services Team: </w:t>
      </w:r>
      <w:r w:rsidRPr="00FA3CDC">
        <w:t xml:space="preserve">proceed to </w:t>
      </w:r>
      <w:r w:rsidRPr="00FA3CDC">
        <w:rPr>
          <w:b/>
          <w:bCs/>
        </w:rPr>
        <w:t>Section 6.2.2 — Review Referral and Available Information.</w:t>
      </w:r>
    </w:p>
    <w:p w14:paraId="65AA5CC7" w14:textId="77777777" w:rsidR="00B8248D" w:rsidRPr="00FA3CDC" w:rsidRDefault="00B8248D" w:rsidP="004161BD">
      <w:pPr>
        <w:pStyle w:val="Heading3"/>
        <w:numPr>
          <w:ilvl w:val="0"/>
          <w:numId w:val="0"/>
        </w:numPr>
        <w:spacing w:before="120" w:line="276" w:lineRule="auto"/>
        <w:ind w:left="992" w:hanging="992"/>
      </w:pPr>
      <w:r w:rsidRPr="00FA3CDC">
        <w:rPr>
          <w:sz w:val="28"/>
        </w:rPr>
        <w:t>6.</w:t>
      </w:r>
      <w:r w:rsidRPr="00E37EC3">
        <w:rPr>
          <w:sz w:val="28"/>
        </w:rPr>
        <w:t>2.2 Review</w:t>
      </w:r>
      <w:r w:rsidRPr="00FA3CDC">
        <w:rPr>
          <w:sz w:val="28"/>
        </w:rPr>
        <w:t xml:space="preserve"> Referral and Available Information (Payment Services Team)</w:t>
      </w:r>
    </w:p>
    <w:p w14:paraId="53B62F36" w14:textId="0577BFBA" w:rsidR="00B8248D" w:rsidRPr="00FA3CDC" w:rsidRDefault="00716075" w:rsidP="00716075">
      <w:r w:rsidRPr="00FA3CDC">
        <w:t>Upon receipt of a member-initiated dispute</w:t>
      </w:r>
      <w:ins w:id="10" w:author="Bishop, Alex" w:date="2026-10-19T17:20:00Z" w16du:dateUtc="2026-10-19T21:20:00Z">
        <w:r w:rsidR="00426357">
          <w:t>,</w:t>
        </w:r>
      </w:ins>
      <w:r w:rsidRPr="00FA3CDC">
        <w:t xml:space="preserve"> the assigned Payment Services Team member</w:t>
      </w:r>
      <w:del w:id="11" w:author="Bishop, Alex" w:date="2026-10-19T17:20:00Z" w16du:dateUtc="2026-10-19T21:20:00Z">
        <w:r w:rsidRPr="00FA3CDC" w:rsidDel="00426357">
          <w:delText>,</w:delText>
        </w:r>
      </w:del>
      <w:r w:rsidRPr="00FA3CDC">
        <w:t xml:space="preserve"> must review the referral and information provided to determine whether sufficient information is available to proceed with the investigation:</w:t>
      </w:r>
    </w:p>
    <w:p w14:paraId="66D6D785" w14:textId="766D1A4B" w:rsidR="00384EEB" w:rsidRPr="00FA3CDC" w:rsidRDefault="00384EEB" w:rsidP="00384EEB">
      <w:r w:rsidRPr="00FA3CDC">
        <w:t>The Payment Services Team member should:</w:t>
      </w:r>
    </w:p>
    <w:p w14:paraId="042A53A0" w14:textId="00D8A7C7" w:rsidR="00384EEB" w:rsidRPr="00FA3CDC" w:rsidRDefault="00384EEB" w:rsidP="005E1D88">
      <w:pPr>
        <w:pStyle w:val="ListParagraph"/>
        <w:numPr>
          <w:ilvl w:val="0"/>
          <w:numId w:val="4"/>
        </w:numPr>
        <w:tabs>
          <w:tab w:val="clear" w:pos="720"/>
        </w:tabs>
      </w:pPr>
      <w:r w:rsidRPr="00FA3CDC">
        <w:t xml:space="preserve">Open assigned CRM case and review the ATM/POS Trace Request to </w:t>
      </w:r>
      <w:r w:rsidR="00D53D7A" w:rsidRPr="00FA3CDC">
        <w:t>v</w:t>
      </w:r>
      <w:r w:rsidRPr="00FA3CDC">
        <w:t>erify that the following information is available for review across relevant sources, including but not limited to:</w:t>
      </w:r>
    </w:p>
    <w:p w14:paraId="0F3DFA32" w14:textId="33B70E42" w:rsidR="00B8248D" w:rsidRPr="00FA3CDC" w:rsidRDefault="00B8248D" w:rsidP="000F6D6D">
      <w:pPr>
        <w:pStyle w:val="ListParagraph"/>
        <w:numPr>
          <w:ilvl w:val="0"/>
          <w:numId w:val="26"/>
        </w:numPr>
        <w:spacing w:before="120" w:after="120"/>
        <w:contextualSpacing w:val="0"/>
      </w:pPr>
      <w:r w:rsidRPr="00FA3CDC">
        <w:lastRenderedPageBreak/>
        <w:t>Member and account information</w:t>
      </w:r>
      <w:r w:rsidRPr="00FA3CDC">
        <w:rPr>
          <w:color w:val="747474" w:themeColor="background2" w:themeShade="80"/>
        </w:rPr>
        <w:t xml:space="preserve"> (suggested source: CRM case, DNA)</w:t>
      </w:r>
    </w:p>
    <w:p w14:paraId="57B3FFE4" w14:textId="26A6635A" w:rsidR="00B8248D" w:rsidRPr="00FA3CDC" w:rsidRDefault="00B8248D" w:rsidP="000F6D6D">
      <w:pPr>
        <w:pStyle w:val="ListParagraph"/>
        <w:numPr>
          <w:ilvl w:val="0"/>
          <w:numId w:val="26"/>
        </w:numPr>
        <w:spacing w:before="120" w:after="120"/>
        <w:contextualSpacing w:val="0"/>
      </w:pPr>
      <w:r w:rsidRPr="00FA3CDC">
        <w:t xml:space="preserve">Transaction details, including date, amount, merchant, and network type </w:t>
      </w:r>
      <w:r w:rsidRPr="00FA3CDC">
        <w:rPr>
          <w:color w:val="747474" w:themeColor="background2" w:themeShade="80"/>
        </w:rPr>
        <w:t xml:space="preserve">(suggested source: CRM </w:t>
      </w:r>
      <w:r w:rsidR="00737FC5" w:rsidRPr="00FA3CDC">
        <w:rPr>
          <w:color w:val="747474" w:themeColor="background2" w:themeShade="80"/>
        </w:rPr>
        <w:t>case</w:t>
      </w:r>
      <w:r w:rsidRPr="00FA3CDC">
        <w:rPr>
          <w:color w:val="747474" w:themeColor="background2" w:themeShade="80"/>
        </w:rPr>
        <w:t>, DNA)</w:t>
      </w:r>
    </w:p>
    <w:p w14:paraId="7A76CE1A" w14:textId="32627386" w:rsidR="00B8248D" w:rsidRPr="00FA3CDC" w:rsidRDefault="00B8248D" w:rsidP="000F6D6D">
      <w:pPr>
        <w:pStyle w:val="ListParagraph"/>
        <w:numPr>
          <w:ilvl w:val="0"/>
          <w:numId w:val="26"/>
        </w:numPr>
        <w:spacing w:before="120" w:after="120"/>
        <w:contextualSpacing w:val="0"/>
      </w:pPr>
      <w:r w:rsidRPr="00FA3CDC">
        <w:t>The completed ATM/POS Trace Request fields, including method of instruction</w:t>
      </w:r>
      <w:r w:rsidR="00737FC5" w:rsidRPr="00FA3CDC">
        <w:t xml:space="preserve">, and dispute narrative / reason for dispute </w:t>
      </w:r>
      <w:r w:rsidRPr="00FA3CDC">
        <w:rPr>
          <w:color w:val="747474" w:themeColor="background2" w:themeShade="80"/>
        </w:rPr>
        <w:t xml:space="preserve">(suggested source: CRM </w:t>
      </w:r>
      <w:r w:rsidR="00AA2C6B" w:rsidRPr="00FA3CDC">
        <w:rPr>
          <w:color w:val="747474" w:themeColor="background2" w:themeShade="80"/>
        </w:rPr>
        <w:t>case</w:t>
      </w:r>
      <w:r w:rsidRPr="00FA3CDC">
        <w:rPr>
          <w:color w:val="747474" w:themeColor="background2" w:themeShade="80"/>
        </w:rPr>
        <w:t>)</w:t>
      </w:r>
    </w:p>
    <w:p w14:paraId="3ACDC3AA" w14:textId="77777777" w:rsidR="00B8248D" w:rsidRPr="00FA3CDC" w:rsidRDefault="00B8248D" w:rsidP="004161BD">
      <w:pPr>
        <w:spacing w:before="120" w:after="120"/>
      </w:pPr>
      <w:r w:rsidRPr="00FA3CDC">
        <w:t>Based on the above, determine whether there is sufficient information available to conduct the investigation:</w:t>
      </w:r>
    </w:p>
    <w:p w14:paraId="02D8334B" w14:textId="77777777" w:rsidR="00B8248D" w:rsidRPr="00FA3CDC" w:rsidRDefault="00B8248D" w:rsidP="000F6D6D">
      <w:pPr>
        <w:pStyle w:val="ListParagraph"/>
        <w:numPr>
          <w:ilvl w:val="0"/>
          <w:numId w:val="18"/>
        </w:numPr>
        <w:spacing w:before="120" w:after="120"/>
        <w:contextualSpacing w:val="0"/>
        <w:rPr>
          <w:b/>
          <w:bCs/>
        </w:rPr>
      </w:pPr>
      <w:r w:rsidRPr="00FA3CDC">
        <w:rPr>
          <w:b/>
        </w:rPr>
        <w:t xml:space="preserve">If the information is complete: </w:t>
      </w:r>
      <w:r w:rsidRPr="00FA3CDC">
        <w:t xml:space="preserve">proceed to </w:t>
      </w:r>
      <w:r w:rsidRPr="00FA3CDC">
        <w:rPr>
          <w:b/>
          <w:bCs/>
        </w:rPr>
        <w:t>Section 6.2.3 — Conduct Investigation.</w:t>
      </w:r>
    </w:p>
    <w:p w14:paraId="3B347241" w14:textId="77777777" w:rsidR="00B8248D" w:rsidRPr="00FA3CDC" w:rsidRDefault="00B8248D" w:rsidP="000F6D6D">
      <w:pPr>
        <w:pStyle w:val="ListParagraph"/>
        <w:numPr>
          <w:ilvl w:val="0"/>
          <w:numId w:val="18"/>
        </w:numPr>
        <w:spacing w:before="120" w:after="120"/>
        <w:contextualSpacing w:val="0"/>
      </w:pPr>
      <w:r w:rsidRPr="00FA3CDC">
        <w:rPr>
          <w:b/>
        </w:rPr>
        <w:t xml:space="preserve">If information is incomplete: </w:t>
      </w:r>
      <w:r w:rsidRPr="00FA3CDC">
        <w:t xml:space="preserve">send a missing information request to the Growth Team. Once sufficient information is received, proceed to </w:t>
      </w:r>
      <w:r w:rsidRPr="00FA3CDC">
        <w:rPr>
          <w:b/>
          <w:bCs/>
        </w:rPr>
        <w:t>Section 6.2.3 — Conduct Investigation.</w:t>
      </w:r>
    </w:p>
    <w:p w14:paraId="660FEF52" w14:textId="77777777" w:rsidR="00B8248D" w:rsidRPr="00FA3CDC" w:rsidRDefault="00B8248D" w:rsidP="004161BD">
      <w:pPr>
        <w:pStyle w:val="Heading3"/>
        <w:numPr>
          <w:ilvl w:val="0"/>
          <w:numId w:val="0"/>
        </w:numPr>
        <w:spacing w:before="120" w:line="276" w:lineRule="auto"/>
        <w:ind w:left="992" w:hanging="992"/>
      </w:pPr>
      <w:r w:rsidRPr="00FA3CDC">
        <w:rPr>
          <w:sz w:val="28"/>
        </w:rPr>
        <w:t>6.2.3 Conduct Investigation (Payment Services Team)</w:t>
      </w:r>
    </w:p>
    <w:p w14:paraId="0C5D071E" w14:textId="55D73D3B" w:rsidR="00B8248D" w:rsidRPr="00FA3CDC" w:rsidRDefault="00B8248D" w:rsidP="004161BD">
      <w:pPr>
        <w:spacing w:before="120" w:after="120"/>
      </w:pPr>
      <w:r w:rsidRPr="00FA3CDC">
        <w:t xml:space="preserve">The Payment Services Team member should </w:t>
      </w:r>
      <w:r w:rsidR="00042E12" w:rsidRPr="00FA3CDC">
        <w:t xml:space="preserve">complete the following </w:t>
      </w:r>
      <w:r w:rsidR="0099652F" w:rsidRPr="00FA3CDC">
        <w:t>initial</w:t>
      </w:r>
      <w:r w:rsidR="00042E12" w:rsidRPr="00FA3CDC">
        <w:t xml:space="preserve"> checks using</w:t>
      </w:r>
      <w:r w:rsidRPr="00FA3CDC">
        <w:t xml:space="preserve"> the available information:</w:t>
      </w:r>
    </w:p>
    <w:tbl>
      <w:tblPr>
        <w:tblStyle w:val="TealFINAL"/>
        <w:tblW w:w="0" w:type="auto"/>
        <w:tblLook w:val="04A0" w:firstRow="1" w:lastRow="0" w:firstColumn="1" w:lastColumn="0" w:noHBand="0" w:noVBand="1"/>
      </w:tblPr>
      <w:tblGrid>
        <w:gridCol w:w="567"/>
        <w:gridCol w:w="4536"/>
        <w:gridCol w:w="4257"/>
      </w:tblGrid>
      <w:tr w:rsidR="00B8248D" w:rsidRPr="00FA3CDC" w14:paraId="0E4D8452" w14:textId="77777777" w:rsidTr="00347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7E6B3B5" w14:textId="782E1949" w:rsidR="00B8248D" w:rsidRPr="00FA3CDC" w:rsidRDefault="00B8248D" w:rsidP="004161BD">
            <w:pPr>
              <w:spacing w:before="120" w:after="120"/>
            </w:pPr>
          </w:p>
        </w:tc>
        <w:tc>
          <w:tcPr>
            <w:tcW w:w="4536" w:type="dxa"/>
          </w:tcPr>
          <w:p w14:paraId="18890E3C" w14:textId="428EA04A" w:rsidR="00B8248D" w:rsidRPr="00FA3CDC" w:rsidRDefault="0099652F" w:rsidP="004161BD">
            <w:pPr>
              <w:spacing w:before="120" w:after="120"/>
              <w:cnfStyle w:val="100000000000" w:firstRow="1" w:lastRow="0" w:firstColumn="0" w:lastColumn="0" w:oddVBand="0" w:evenVBand="0" w:oddHBand="0" w:evenHBand="0" w:firstRowFirstColumn="0" w:firstRowLastColumn="0" w:lastRowFirstColumn="0" w:lastRowLastColumn="0"/>
            </w:pPr>
            <w:r w:rsidRPr="00FA3CDC">
              <w:t>Initial Check</w:t>
            </w:r>
          </w:p>
        </w:tc>
        <w:tc>
          <w:tcPr>
            <w:tcW w:w="4257" w:type="dxa"/>
          </w:tcPr>
          <w:p w14:paraId="5CF3C15A" w14:textId="4604F0DF" w:rsidR="00B8248D" w:rsidRPr="00FA3CDC" w:rsidRDefault="00B8248D" w:rsidP="004161BD">
            <w:pPr>
              <w:spacing w:before="120" w:after="120"/>
              <w:cnfStyle w:val="100000000000" w:firstRow="1" w:lastRow="0" w:firstColumn="0" w:lastColumn="0" w:oddVBand="0" w:evenVBand="0" w:oddHBand="0" w:evenHBand="0" w:firstRowFirstColumn="0" w:firstRowLastColumn="0" w:lastRowFirstColumn="0" w:lastRowLastColumn="0"/>
            </w:pPr>
            <w:r w:rsidRPr="00FA3CDC">
              <w:t xml:space="preserve"> </w:t>
            </w:r>
            <w:r w:rsidR="00347BF3" w:rsidRPr="00FA3CDC">
              <w:t>Action</w:t>
            </w:r>
          </w:p>
        </w:tc>
      </w:tr>
      <w:tr w:rsidR="00B8248D" w:rsidRPr="00FA3CDC" w14:paraId="5926184C" w14:textId="77777777" w:rsidTr="0034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8111E2" w14:textId="753581E5" w:rsidR="00B8248D" w:rsidRPr="00FA3CDC" w:rsidRDefault="0088434A" w:rsidP="004161BD">
            <w:pPr>
              <w:spacing w:before="120" w:after="120"/>
            </w:pPr>
            <w:r w:rsidRPr="00FA3CDC">
              <w:rPr>
                <w:b w:val="0"/>
              </w:rPr>
              <w:t>1</w:t>
            </w:r>
          </w:p>
        </w:tc>
        <w:tc>
          <w:tcPr>
            <w:tcW w:w="4536" w:type="dxa"/>
          </w:tcPr>
          <w:p w14:paraId="6397C339" w14:textId="77777777" w:rsidR="00B8248D" w:rsidRPr="00FA3CDC" w:rsidRDefault="00B8248D"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t>The disputed amount has already been reversed or refunded by the merchant.</w:t>
            </w:r>
          </w:p>
        </w:tc>
        <w:tc>
          <w:tcPr>
            <w:tcW w:w="4257" w:type="dxa"/>
          </w:tcPr>
          <w:p w14:paraId="50293D6B" w14:textId="5932C139" w:rsidR="00B8248D" w:rsidRPr="00FA3CDC" w:rsidRDefault="009247B9"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rPr>
                <w:b/>
                <w:bCs/>
              </w:rPr>
              <w:t xml:space="preserve">Close the case: </w:t>
            </w:r>
            <w:r w:rsidRPr="00FA3CDC">
              <w:t xml:space="preserve">document the findings in the CRM case notes, then set the CRM case status to “Closed”, which routes the case back to the Growth Team for member communication. </w:t>
            </w:r>
          </w:p>
        </w:tc>
      </w:tr>
      <w:tr w:rsidR="00974D9E" w:rsidRPr="00FA3CDC" w14:paraId="7AF5C1F5" w14:textId="77777777" w:rsidTr="00347BF3">
        <w:tc>
          <w:tcPr>
            <w:cnfStyle w:val="001000000000" w:firstRow="0" w:lastRow="0" w:firstColumn="1" w:lastColumn="0" w:oddVBand="0" w:evenVBand="0" w:oddHBand="0" w:evenHBand="0" w:firstRowFirstColumn="0" w:firstRowLastColumn="0" w:lastRowFirstColumn="0" w:lastRowLastColumn="0"/>
            <w:tcW w:w="567" w:type="dxa"/>
          </w:tcPr>
          <w:p w14:paraId="168138CD" w14:textId="47AB8933" w:rsidR="00974D9E" w:rsidRPr="00FA3CDC" w:rsidRDefault="0088434A" w:rsidP="004161BD">
            <w:pPr>
              <w:spacing w:before="120" w:after="120"/>
            </w:pPr>
            <w:r w:rsidRPr="00FA3CDC">
              <w:rPr>
                <w:b w:val="0"/>
              </w:rPr>
              <w:t>2</w:t>
            </w:r>
          </w:p>
        </w:tc>
        <w:tc>
          <w:tcPr>
            <w:tcW w:w="4536" w:type="dxa"/>
          </w:tcPr>
          <w:p w14:paraId="766CD9AD" w14:textId="08A59271" w:rsidR="00974D9E" w:rsidRPr="00FA3CDC" w:rsidRDefault="004163AC" w:rsidP="004161BD">
            <w:pPr>
              <w:spacing w:before="20" w:after="20" w:line="240" w:lineRule="auto"/>
              <w:cnfStyle w:val="000000000000" w:firstRow="0" w:lastRow="0" w:firstColumn="0" w:lastColumn="0" w:oddVBand="0" w:evenVBand="0" w:oddHBand="0" w:evenHBand="0" w:firstRowFirstColumn="0" w:firstRowLastColumn="0" w:lastRowFirstColumn="0" w:lastRowLastColumn="0"/>
            </w:pPr>
            <w:r w:rsidRPr="00FA3CDC">
              <w:t>The member has an existing or previously submitted case for the same transaction</w:t>
            </w:r>
            <w:r w:rsidR="00DC7625" w:rsidRPr="00FA3CDC">
              <w:t xml:space="preserve">(s) </w:t>
            </w:r>
            <w:r w:rsidRPr="00FA3CDC">
              <w:t>(duplicate case check).</w:t>
            </w:r>
          </w:p>
        </w:tc>
        <w:tc>
          <w:tcPr>
            <w:tcW w:w="4257" w:type="dxa"/>
          </w:tcPr>
          <w:p w14:paraId="48E7AD72" w14:textId="3A3AA7E2" w:rsidR="00974D9E" w:rsidRPr="00FA3CDC" w:rsidRDefault="009247B9" w:rsidP="004161BD">
            <w:pPr>
              <w:spacing w:before="20" w:after="20" w:line="240" w:lineRule="auto"/>
              <w:cnfStyle w:val="000000000000" w:firstRow="0" w:lastRow="0" w:firstColumn="0" w:lastColumn="0" w:oddVBand="0" w:evenVBand="0" w:oddHBand="0" w:evenHBand="0" w:firstRowFirstColumn="0" w:firstRowLastColumn="0" w:lastRowFirstColumn="0" w:lastRowLastColumn="0"/>
            </w:pPr>
            <w:r w:rsidRPr="00FA3CDC">
              <w:rPr>
                <w:b/>
                <w:bCs/>
              </w:rPr>
              <w:t xml:space="preserve">Close the case: </w:t>
            </w:r>
            <w:r w:rsidRPr="00FA3CDC">
              <w:t xml:space="preserve">document the findings in the CRM case notes, include the Case ID of the original dispute, then set the CRM case status to “Closed”, which routes the case back to the Growth Team for member communication. </w:t>
            </w:r>
          </w:p>
        </w:tc>
      </w:tr>
      <w:tr w:rsidR="00B8248D" w:rsidRPr="00FA3CDC" w14:paraId="72676E46" w14:textId="77777777" w:rsidTr="0034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7F0110" w14:textId="1D33DD66" w:rsidR="00B8248D" w:rsidRPr="00FA3CDC" w:rsidRDefault="0088434A" w:rsidP="004161BD">
            <w:pPr>
              <w:spacing w:before="120" w:after="120"/>
              <w:rPr>
                <w:b w:val="0"/>
                <w:bCs/>
              </w:rPr>
            </w:pPr>
            <w:r w:rsidRPr="00FA3CDC">
              <w:rPr>
                <w:b w:val="0"/>
                <w:bCs/>
              </w:rPr>
              <w:t>3</w:t>
            </w:r>
          </w:p>
        </w:tc>
        <w:tc>
          <w:tcPr>
            <w:tcW w:w="4536" w:type="dxa"/>
          </w:tcPr>
          <w:p w14:paraId="40F2686C" w14:textId="172FE893" w:rsidR="00043813" w:rsidRPr="00FA3CDC" w:rsidRDefault="00B8248D" w:rsidP="00043813">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FA3CDC">
              <w:t>The member has a history of frequent or repeated disputes</w:t>
            </w:r>
            <w:r w:rsidR="00043813" w:rsidRPr="00FA3CDC">
              <w:t xml:space="preserve"> (</w:t>
            </w:r>
            <w:r w:rsidR="00043813" w:rsidRPr="00FA3CDC">
              <w:rPr>
                <w:rFonts w:asciiTheme="minorHAnsi" w:eastAsia="Times New Roman" w:hAnsiTheme="minorHAnsi" w:cs="Times New Roman"/>
              </w:rPr>
              <w:t>3+ disputes within a rolling 12-month period)</w:t>
            </w:r>
            <w:r w:rsidR="00CB05C8" w:rsidRPr="00FA3CDC">
              <w:rPr>
                <w:rFonts w:asciiTheme="minorHAnsi" w:eastAsia="Times New Roman" w:hAnsiTheme="minorHAnsi" w:cs="Times New Roman"/>
              </w:rPr>
              <w:t>.</w:t>
            </w:r>
          </w:p>
          <w:p w14:paraId="14589A68" w14:textId="2E9CD306" w:rsidR="00B8248D" w:rsidRPr="00FA3CDC" w:rsidRDefault="00B8248D"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p>
        </w:tc>
        <w:tc>
          <w:tcPr>
            <w:tcW w:w="4257" w:type="dxa"/>
          </w:tcPr>
          <w:p w14:paraId="26284839" w14:textId="27A8B431" w:rsidR="00B8248D" w:rsidRPr="00FA3CDC" w:rsidRDefault="00727A99" w:rsidP="004161BD">
            <w:pPr>
              <w:spacing w:before="20" w:after="20" w:line="240" w:lineRule="auto"/>
              <w:cnfStyle w:val="000000100000" w:firstRow="0" w:lastRow="0" w:firstColumn="0" w:lastColumn="0" w:oddVBand="0" w:evenVBand="0" w:oddHBand="1" w:evenHBand="0" w:firstRowFirstColumn="0" w:firstRowLastColumn="0" w:lastRowFirstColumn="0" w:lastRowLastColumn="0"/>
            </w:pPr>
            <w:r w:rsidRPr="00FA3CDC">
              <w:rPr>
                <w:b/>
                <w:bCs/>
              </w:rPr>
              <w:t>Refer to Fraud Prevention Department:</w:t>
            </w:r>
            <w:r w:rsidRPr="00FA3CDC">
              <w:t xml:space="preserve"> document the rationale in the CRM case notes, then </w:t>
            </w:r>
            <w:r w:rsidR="00F33B9A" w:rsidRPr="00FA3CDC">
              <w:t xml:space="preserve">set the CRM case </w:t>
            </w:r>
            <w:r w:rsidR="00067835" w:rsidRPr="00FA3CDC">
              <w:t>recognition type to “Unrecognized / Fraud</w:t>
            </w:r>
            <w:r w:rsidR="004C5711" w:rsidRPr="00FA3CDC">
              <w:t>”, which</w:t>
            </w:r>
            <w:r w:rsidR="00067835" w:rsidRPr="00FA3CDC">
              <w:t xml:space="preserve"> routes the case to Fraud Prevention Department for further review.</w:t>
            </w:r>
          </w:p>
        </w:tc>
      </w:tr>
    </w:tbl>
    <w:p w14:paraId="04FE5CC8" w14:textId="0DAE3374" w:rsidR="00B8248D" w:rsidRPr="00FA3CDC" w:rsidRDefault="004164B1" w:rsidP="004161BD">
      <w:pPr>
        <w:spacing w:before="120" w:after="120"/>
      </w:pPr>
      <w:r w:rsidRPr="00FA3CDC">
        <w:t>If none of the above considerations apply</w:t>
      </w:r>
      <w:r w:rsidR="00C7446E" w:rsidRPr="00FA3CDC">
        <w:t xml:space="preserve">, </w:t>
      </w:r>
      <w:r w:rsidRPr="00FA3CDC">
        <w:t>proceed to</w:t>
      </w:r>
      <w:r w:rsidRPr="00FA3CDC">
        <w:rPr>
          <w:b/>
          <w:bCs/>
        </w:rPr>
        <w:t xml:space="preserve"> Section 6.2.4 — Assess Network Dispute Rights.</w:t>
      </w:r>
    </w:p>
    <w:p w14:paraId="5F5FF241" w14:textId="64E09E03" w:rsidR="00B8248D" w:rsidRDefault="00B8248D" w:rsidP="004161BD">
      <w:pPr>
        <w:pStyle w:val="Heading3"/>
        <w:numPr>
          <w:ilvl w:val="0"/>
          <w:numId w:val="0"/>
        </w:numPr>
        <w:spacing w:before="120" w:line="276" w:lineRule="auto"/>
        <w:ind w:left="992" w:hanging="992"/>
      </w:pPr>
      <w:r w:rsidRPr="00FA3CDC">
        <w:rPr>
          <w:sz w:val="28"/>
        </w:rPr>
        <w:t>6.2.</w:t>
      </w:r>
      <w:r w:rsidR="00AA2C6B" w:rsidRPr="00FA3CDC">
        <w:rPr>
          <w:sz w:val="28"/>
        </w:rPr>
        <w:t>4</w:t>
      </w:r>
      <w:r w:rsidRPr="00FA3CDC">
        <w:rPr>
          <w:sz w:val="28"/>
        </w:rPr>
        <w:t xml:space="preserve"> Assess Network Dispute Rights</w:t>
      </w:r>
      <w:r w:rsidR="00BF3DC6" w:rsidRPr="00FA3CDC">
        <w:rPr>
          <w:sz w:val="28"/>
        </w:rPr>
        <w:t xml:space="preserve"> (Fraud and Payment Services Team)</w:t>
      </w:r>
    </w:p>
    <w:p w14:paraId="7EDD89C4" w14:textId="0D4CE4DE" w:rsidR="00B8248D" w:rsidRPr="0025696C" w:rsidRDefault="007C0182" w:rsidP="004161BD">
      <w:pPr>
        <w:spacing w:before="120" w:after="120"/>
      </w:pPr>
      <w:r w:rsidRPr="0025696C">
        <w:t>The assigned Payment Services Team member / Fraud Specialist should confirm whether the dispute meets the applicable Visa requirements for network submission.</w:t>
      </w:r>
    </w:p>
    <w:p w14:paraId="47969EA3" w14:textId="0F4B7B94" w:rsidR="00402555" w:rsidRPr="0025696C" w:rsidRDefault="00377EDC" w:rsidP="000F6D6D">
      <w:pPr>
        <w:pStyle w:val="ListParagraph"/>
        <w:numPr>
          <w:ilvl w:val="0"/>
          <w:numId w:val="19"/>
        </w:numPr>
        <w:spacing w:before="120" w:after="120"/>
      </w:pPr>
      <w:r w:rsidRPr="0025696C">
        <w:rPr>
          <w:b/>
        </w:rPr>
        <w:t>Payment Services Team</w:t>
      </w:r>
      <w:r w:rsidR="00B8248D" w:rsidRPr="0025696C">
        <w:rPr>
          <w:b/>
        </w:rPr>
        <w:t xml:space="preserve">: </w:t>
      </w:r>
      <w:r w:rsidR="00A91EFE" w:rsidRPr="0025696C">
        <w:t>confirm</w:t>
      </w:r>
      <w:r w:rsidR="007E757B" w:rsidRPr="0025696C">
        <w:t xml:space="preserve"> that the dispute aligns with at least one of the following applicable Visa dispute </w:t>
      </w:r>
      <w:r w:rsidR="00D54BC4" w:rsidRPr="0025696C">
        <w:t>categories</w:t>
      </w:r>
      <w:r w:rsidR="007E757B" w:rsidRPr="0025696C">
        <w:t>:</w:t>
      </w:r>
    </w:p>
    <w:p w14:paraId="1931058D" w14:textId="43CDF8F1" w:rsidR="00BF3843" w:rsidRPr="0025696C" w:rsidRDefault="00BF3843" w:rsidP="000F6D6D">
      <w:pPr>
        <w:pStyle w:val="ListParagraph"/>
        <w:numPr>
          <w:ilvl w:val="1"/>
          <w:numId w:val="14"/>
        </w:numPr>
        <w:spacing w:before="120" w:after="120"/>
      </w:pPr>
      <w:r w:rsidRPr="0025696C">
        <w:t>A credit was processed as a debit, or a debit was processed as a credit</w:t>
      </w:r>
      <w:r w:rsidR="007E757B" w:rsidRPr="0025696C">
        <w:t xml:space="preserve">; </w:t>
      </w:r>
      <w:r w:rsidR="007E757B" w:rsidRPr="0025696C">
        <w:rPr>
          <w:b/>
          <w:bCs/>
        </w:rPr>
        <w:t>or</w:t>
      </w:r>
    </w:p>
    <w:p w14:paraId="08AEAAB9" w14:textId="6DDD79EF" w:rsidR="00BF3843" w:rsidRPr="0025696C" w:rsidRDefault="00BF3843" w:rsidP="000F6D6D">
      <w:pPr>
        <w:pStyle w:val="ListParagraph"/>
        <w:numPr>
          <w:ilvl w:val="1"/>
          <w:numId w:val="14"/>
        </w:numPr>
        <w:spacing w:before="120" w:after="120"/>
      </w:pPr>
      <w:r w:rsidRPr="0025696C">
        <w:t>The cardholder was not refunded the full amount</w:t>
      </w:r>
      <w:r w:rsidR="007E757B" w:rsidRPr="0025696C">
        <w:t xml:space="preserve">; </w:t>
      </w:r>
      <w:r w:rsidR="007E757B" w:rsidRPr="0025696C">
        <w:rPr>
          <w:b/>
          <w:bCs/>
        </w:rPr>
        <w:t>or</w:t>
      </w:r>
    </w:p>
    <w:p w14:paraId="2FD82D09" w14:textId="2FA172AB" w:rsidR="00BF3843" w:rsidRPr="0025696C" w:rsidRDefault="00BF3843" w:rsidP="000F6D6D">
      <w:pPr>
        <w:pStyle w:val="ListParagraph"/>
        <w:numPr>
          <w:ilvl w:val="1"/>
          <w:numId w:val="14"/>
        </w:numPr>
        <w:spacing w:before="120" w:after="120"/>
      </w:pPr>
      <w:r w:rsidRPr="0025696C">
        <w:t xml:space="preserve">The transaction currency differs from the currency transmitted through </w:t>
      </w:r>
      <w:proofErr w:type="spellStart"/>
      <w:r w:rsidRPr="0025696C">
        <w:t>VisaNet</w:t>
      </w:r>
      <w:proofErr w:type="spellEnd"/>
      <w:r w:rsidR="007E757B" w:rsidRPr="0025696C">
        <w:rPr>
          <w:b/>
          <w:bCs/>
        </w:rPr>
        <w:t>, or</w:t>
      </w:r>
    </w:p>
    <w:p w14:paraId="13448418" w14:textId="7CF90568" w:rsidR="00BF3843" w:rsidRPr="0025696C" w:rsidRDefault="00BF3843" w:rsidP="000F6D6D">
      <w:pPr>
        <w:pStyle w:val="ListParagraph"/>
        <w:numPr>
          <w:ilvl w:val="1"/>
          <w:numId w:val="14"/>
        </w:numPr>
        <w:spacing w:before="120" w:after="120"/>
      </w:pPr>
      <w:r w:rsidRPr="0025696C">
        <w:t>The transaction amount is incorrect, or an addition or transposition error occurred</w:t>
      </w:r>
      <w:r w:rsidR="007E757B" w:rsidRPr="0025696C">
        <w:t xml:space="preserve">, </w:t>
      </w:r>
      <w:r w:rsidR="007E757B" w:rsidRPr="0025696C">
        <w:rPr>
          <w:b/>
          <w:bCs/>
        </w:rPr>
        <w:t>or</w:t>
      </w:r>
    </w:p>
    <w:p w14:paraId="468C4DAE" w14:textId="2BC56CBE" w:rsidR="00BF3843" w:rsidRPr="0025696C" w:rsidRDefault="00BF3843" w:rsidP="000F6D6D">
      <w:pPr>
        <w:pStyle w:val="ListParagraph"/>
        <w:numPr>
          <w:ilvl w:val="1"/>
          <w:numId w:val="14"/>
        </w:numPr>
        <w:spacing w:before="120" w:after="120"/>
      </w:pPr>
      <w:r w:rsidRPr="0025696C">
        <w:lastRenderedPageBreak/>
        <w:t>Duplicate processing of the transaction, or the transaction was paid by other means</w:t>
      </w:r>
      <w:r w:rsidR="007E757B" w:rsidRPr="0025696C">
        <w:t xml:space="preserve">, </w:t>
      </w:r>
      <w:r w:rsidR="007E757B" w:rsidRPr="0025696C">
        <w:rPr>
          <w:b/>
          <w:bCs/>
        </w:rPr>
        <w:t>or</w:t>
      </w:r>
    </w:p>
    <w:p w14:paraId="557D8FE2" w14:textId="45101ADA" w:rsidR="00402555" w:rsidRPr="0025696C" w:rsidRDefault="00BF3843" w:rsidP="000F6D6D">
      <w:pPr>
        <w:pStyle w:val="ListParagraph"/>
        <w:numPr>
          <w:ilvl w:val="1"/>
          <w:numId w:val="14"/>
        </w:numPr>
        <w:spacing w:before="120" w:after="120"/>
      </w:pPr>
      <w:r w:rsidRPr="0025696C">
        <w:t>The cardholder participated in the transaction but did not receive merchandise, services, or cash</w:t>
      </w:r>
      <w:r w:rsidR="008758D9" w:rsidRPr="0025696C">
        <w:rPr>
          <w:b/>
          <w:bCs/>
        </w:rPr>
        <w:t>.</w:t>
      </w:r>
    </w:p>
    <w:p w14:paraId="2465BEE4" w14:textId="28725E4F" w:rsidR="00B8248D" w:rsidRPr="0025696C" w:rsidRDefault="00B8248D" w:rsidP="000F6D6D">
      <w:pPr>
        <w:pStyle w:val="ListParagraph"/>
        <w:numPr>
          <w:ilvl w:val="0"/>
          <w:numId w:val="19"/>
        </w:numPr>
        <w:spacing w:before="120" w:after="120"/>
        <w:ind w:hanging="357"/>
        <w:contextualSpacing w:val="0"/>
      </w:pPr>
      <w:r w:rsidRPr="0025696C">
        <w:rPr>
          <w:b/>
        </w:rPr>
        <w:t>Fraud</w:t>
      </w:r>
      <w:r w:rsidR="006D5B21" w:rsidRPr="0025696C">
        <w:rPr>
          <w:b/>
        </w:rPr>
        <w:t xml:space="preserve"> Prevention Department</w:t>
      </w:r>
      <w:r w:rsidRPr="0025696C">
        <w:rPr>
          <w:b/>
        </w:rPr>
        <w:t xml:space="preserve">: </w:t>
      </w:r>
      <w:r w:rsidR="00D44E88" w:rsidRPr="0025696C">
        <w:t xml:space="preserve">confirm both </w:t>
      </w:r>
      <w:r w:rsidR="007E757B" w:rsidRPr="0025696C">
        <w:t>of the following requirements are met:</w:t>
      </w:r>
    </w:p>
    <w:p w14:paraId="7584AC2E" w14:textId="4CE4420C" w:rsidR="00827E69" w:rsidRPr="0025696C" w:rsidRDefault="00D44E88" w:rsidP="000F6D6D">
      <w:pPr>
        <w:pStyle w:val="ListParagraph"/>
        <w:numPr>
          <w:ilvl w:val="1"/>
          <w:numId w:val="15"/>
        </w:numPr>
        <w:spacing w:before="120" w:after="120"/>
        <w:rPr>
          <w:iCs/>
        </w:rPr>
      </w:pPr>
      <w:r w:rsidRPr="0025696C">
        <w:rPr>
          <w:iCs/>
        </w:rPr>
        <w:t>The disputed transaction is no</w:t>
      </w:r>
      <w:r w:rsidR="00A367F9">
        <w:rPr>
          <w:iCs/>
        </w:rPr>
        <w:t>n-</w:t>
      </w:r>
      <w:r w:rsidRPr="0025696C">
        <w:rPr>
          <w:iCs/>
        </w:rPr>
        <w:t xml:space="preserve">3D </w:t>
      </w:r>
      <w:r w:rsidR="000A59AC">
        <w:rPr>
          <w:iCs/>
        </w:rPr>
        <w:t>s</w:t>
      </w:r>
      <w:r w:rsidRPr="0025696C">
        <w:rPr>
          <w:iCs/>
        </w:rPr>
        <w:t>ecure Card-Not-Present transaction</w:t>
      </w:r>
      <w:r w:rsidR="007E757B" w:rsidRPr="0025696C">
        <w:rPr>
          <w:iCs/>
        </w:rPr>
        <w:t xml:space="preserve">; </w:t>
      </w:r>
      <w:r w:rsidR="007E757B" w:rsidRPr="0025696C">
        <w:rPr>
          <w:b/>
          <w:bCs/>
          <w:iCs/>
        </w:rPr>
        <w:t>and</w:t>
      </w:r>
    </w:p>
    <w:p w14:paraId="5DF49957" w14:textId="3BD15116" w:rsidR="006D653D" w:rsidRPr="005D67B2" w:rsidRDefault="00D44E88" w:rsidP="000F6D6D">
      <w:pPr>
        <w:pStyle w:val="ListParagraph"/>
        <w:numPr>
          <w:ilvl w:val="1"/>
          <w:numId w:val="15"/>
        </w:numPr>
        <w:spacing w:before="120" w:after="120"/>
        <w:rPr>
          <w:iCs/>
        </w:rPr>
      </w:pPr>
      <w:r w:rsidRPr="0025696C">
        <w:rPr>
          <w:iCs/>
        </w:rPr>
        <w:t>The dispute does not exceed the limit of 35 disputes for a single cardholder PAN within the previous 120 calendar days</w:t>
      </w:r>
      <w:r w:rsidR="005D67B2">
        <w:rPr>
          <w:iCs/>
        </w:rPr>
        <w:t xml:space="preserve">, </w:t>
      </w:r>
      <w:r w:rsidR="005D67B2" w:rsidRPr="005D67B2">
        <w:rPr>
          <w:iCs/>
        </w:rPr>
        <w:t>as any dispute submitted beyond this limit is invalid.</w:t>
      </w:r>
    </w:p>
    <w:p w14:paraId="6E59093E" w14:textId="67846A73" w:rsidR="00B8248D" w:rsidRPr="0025696C" w:rsidRDefault="00D44E88" w:rsidP="000F6D6D">
      <w:pPr>
        <w:pStyle w:val="ListParagraph"/>
        <w:numPr>
          <w:ilvl w:val="0"/>
          <w:numId w:val="16"/>
        </w:numPr>
        <w:spacing w:before="120" w:after="120"/>
        <w:rPr>
          <w:iCs/>
        </w:rPr>
      </w:pPr>
      <w:r w:rsidRPr="0025696C">
        <w:rPr>
          <w:i/>
        </w:rPr>
        <w:t>Note: where a case involves more than 35 disputed transactions on the same PAN, the Fraud Specialist should initiate disputes for the 35 transactions with the highest dollar amount.</w:t>
      </w:r>
    </w:p>
    <w:p w14:paraId="68C4763F" w14:textId="4B9C17F6" w:rsidR="00B8248D" w:rsidRPr="0025696C" w:rsidRDefault="006D5B21" w:rsidP="004161BD">
      <w:pPr>
        <w:spacing w:before="120" w:after="120"/>
      </w:pPr>
      <w:r w:rsidRPr="0025696C">
        <w:t xml:space="preserve">Based on </w:t>
      </w:r>
      <w:r w:rsidR="007E757B" w:rsidRPr="0025696C">
        <w:t>the assessment</w:t>
      </w:r>
      <w:r w:rsidRPr="0025696C">
        <w:t>:</w:t>
      </w:r>
      <w:r w:rsidR="008758D9" w:rsidRPr="0025696C">
        <w:t xml:space="preserve"> </w:t>
      </w:r>
    </w:p>
    <w:p w14:paraId="53F95049" w14:textId="131BFF9C" w:rsidR="00B8248D" w:rsidRPr="0025696C" w:rsidRDefault="00424EFD" w:rsidP="000F6D6D">
      <w:pPr>
        <w:pStyle w:val="ListParagraph"/>
        <w:numPr>
          <w:ilvl w:val="0"/>
          <w:numId w:val="13"/>
        </w:numPr>
        <w:spacing w:before="120" w:after="120"/>
        <w:contextualSpacing w:val="0"/>
      </w:pPr>
      <w:r w:rsidRPr="0025696C">
        <w:rPr>
          <w:b/>
          <w:bCs/>
        </w:rPr>
        <w:t>If the</w:t>
      </w:r>
      <w:r w:rsidR="007E757B" w:rsidRPr="0025696C">
        <w:rPr>
          <w:b/>
          <w:bCs/>
        </w:rPr>
        <w:t xml:space="preserve"> applicable requirements are </w:t>
      </w:r>
      <w:proofErr w:type="gramStart"/>
      <w:r w:rsidR="007E757B" w:rsidRPr="0025696C">
        <w:rPr>
          <w:b/>
          <w:bCs/>
        </w:rPr>
        <w:t>met</w:t>
      </w:r>
      <w:r w:rsidRPr="0025696C">
        <w:rPr>
          <w:b/>
          <w:bCs/>
        </w:rPr>
        <w:t>:</w:t>
      </w:r>
      <w:proofErr w:type="gramEnd"/>
      <w:r w:rsidRPr="0025696C">
        <w:rPr>
          <w:b/>
          <w:bCs/>
        </w:rPr>
        <w:t xml:space="preserve"> </w:t>
      </w:r>
      <w:r w:rsidR="006D5B21" w:rsidRPr="0025696C">
        <w:t xml:space="preserve">proceed </w:t>
      </w:r>
      <w:r w:rsidR="00CB3C3C" w:rsidRPr="0025696C">
        <w:t xml:space="preserve">to </w:t>
      </w:r>
      <w:r w:rsidR="00CB3C3C" w:rsidRPr="0025696C">
        <w:rPr>
          <w:b/>
          <w:bCs/>
        </w:rPr>
        <w:t>Section 7 – Stage 4: Network Submission &amp; Response</w:t>
      </w:r>
      <w:r w:rsidR="001C2F8E">
        <w:rPr>
          <w:b/>
          <w:bCs/>
        </w:rPr>
        <w:t xml:space="preserve"> </w:t>
      </w:r>
      <w:r w:rsidR="001C2F8E" w:rsidRPr="00B12C10">
        <w:rPr>
          <w:b/>
          <w:bCs/>
          <w:color w:val="FF0000"/>
        </w:rPr>
        <w:t>(WIP)</w:t>
      </w:r>
      <w:r w:rsidR="00B12C10">
        <w:rPr>
          <w:b/>
          <w:bCs/>
          <w:color w:val="FF0000"/>
        </w:rPr>
        <w:t>.</w:t>
      </w:r>
    </w:p>
    <w:p w14:paraId="323ACD67" w14:textId="289025CA" w:rsidR="00BF3843" w:rsidRPr="0025696C" w:rsidRDefault="00424EFD" w:rsidP="000F6D6D">
      <w:pPr>
        <w:pStyle w:val="ListParagraph"/>
        <w:numPr>
          <w:ilvl w:val="0"/>
          <w:numId w:val="13"/>
        </w:numPr>
        <w:spacing w:before="120" w:after="120"/>
        <w:contextualSpacing w:val="0"/>
      </w:pPr>
      <w:r w:rsidRPr="0025696C">
        <w:rPr>
          <w:b/>
          <w:bCs/>
        </w:rPr>
        <w:t xml:space="preserve">If </w:t>
      </w:r>
      <w:r w:rsidR="007E757B" w:rsidRPr="0025696C">
        <w:rPr>
          <w:b/>
          <w:bCs/>
        </w:rPr>
        <w:t xml:space="preserve">the applicable requirements are not </w:t>
      </w:r>
      <w:proofErr w:type="gramStart"/>
      <w:r w:rsidR="007E757B" w:rsidRPr="0025696C">
        <w:rPr>
          <w:b/>
          <w:bCs/>
        </w:rPr>
        <w:t>met</w:t>
      </w:r>
      <w:r w:rsidRPr="0025696C">
        <w:rPr>
          <w:b/>
          <w:bCs/>
        </w:rPr>
        <w:t>:</w:t>
      </w:r>
      <w:proofErr w:type="gramEnd"/>
      <w:r w:rsidR="00B8248D" w:rsidRPr="0025696C">
        <w:rPr>
          <w:b/>
        </w:rPr>
        <w:t xml:space="preserve"> </w:t>
      </w:r>
      <w:r w:rsidR="00B8248D" w:rsidRPr="0025696C">
        <w:t>document the rationale and refund decision in the CRM case notes, close the case by setting the CRM case status to “Closed”</w:t>
      </w:r>
      <w:r w:rsidRPr="0025696C">
        <w:t xml:space="preserve"> which routes the case back to Growth Team for member communication. </w:t>
      </w:r>
    </w:p>
    <w:p w14:paraId="0D8317B2" w14:textId="77777777" w:rsidR="00E20FA4" w:rsidRDefault="00E20FA4"/>
    <w:p w14:paraId="5BD33968" w14:textId="77777777" w:rsidR="00E20FA4" w:rsidRDefault="00E20FA4"/>
    <w:p w14:paraId="3FB72439" w14:textId="77777777" w:rsidR="00E20FA4" w:rsidRDefault="00E20FA4"/>
    <w:p w14:paraId="39408BF6" w14:textId="77777777" w:rsidR="00E20FA4" w:rsidRDefault="00E20FA4"/>
    <w:p w14:paraId="2A2D7CDD" w14:textId="77777777" w:rsidR="00E20FA4" w:rsidRDefault="00E20FA4"/>
    <w:p w14:paraId="7F36C693" w14:textId="77777777" w:rsidR="00E20FA4" w:rsidRDefault="00E20FA4"/>
    <w:p w14:paraId="1737CDBE" w14:textId="77777777" w:rsidR="00134D1E" w:rsidRDefault="00134D1E"/>
    <w:p w14:paraId="78D6ADDD" w14:textId="77777777" w:rsidR="00134D1E" w:rsidRDefault="00134D1E"/>
    <w:p w14:paraId="42A9FE9B" w14:textId="77777777" w:rsidR="00134D1E" w:rsidRDefault="00134D1E"/>
    <w:p w14:paraId="2BC559BF" w14:textId="77777777" w:rsidR="00134D1E" w:rsidRDefault="00134D1E"/>
    <w:p w14:paraId="161557A7" w14:textId="77777777" w:rsidR="00134D1E" w:rsidRDefault="00134D1E"/>
    <w:p w14:paraId="162DB246" w14:textId="77777777" w:rsidR="00134D1E" w:rsidRDefault="00134D1E"/>
    <w:p w14:paraId="5B51020F" w14:textId="77777777" w:rsidR="00134D1E" w:rsidRDefault="00134D1E"/>
    <w:p w14:paraId="49BCB1DD" w14:textId="77777777" w:rsidR="00363263" w:rsidRDefault="00363263"/>
    <w:p w14:paraId="399A1EEF" w14:textId="77777777" w:rsidR="001C2F8E" w:rsidRDefault="001C2F8E"/>
    <w:p>
      <w:pPr>
        <w:pStyle w:val="Heading1"/>
      </w:pPr>
      <w:r>
        <w:t>Stage 4: Network Submission &amp; Response (Payment Services / Fraud)</w:t>
      </w:r>
    </w:p>
    <w:p>
      <w:pPr>
        <w:pStyle w:val="Heading2"/>
        <w:numPr>
          <w:ilvl w:val="0"/>
          <w:numId w:val="0"/>
        </w:numPr>
        <w:ind w:left="851" w:hanging="851"/>
      </w:pPr>
      <w:r>
        <w:t>7.1     Process Flow</w:t>
      </w:r>
    </w:p>
    <w:p>
      <w:r>
        <w:t>[Process flow diagram to be added]</w:t>
      </w:r>
    </w:p>
    <w:p>
      <w:pPr>
        <w:pStyle w:val="Heading2"/>
        <w:numPr>
          <w:ilvl w:val="0"/>
          <w:numId w:val="0"/>
        </w:numPr>
        <w:ind w:left="851" w:hanging="851"/>
      </w:pPr>
      <w:r>
        <w:t>7.2     Procedure</w:t>
      </w:r>
    </w:p>
    <w:p>
      <w:r>
        <w:t>The following procedure provides a step-by-step outline of the activities performed by the Fraud Prevention Department or Payment Services Team as part of network submission and response.</w:t>
      </w:r>
    </w:p>
    <w:p>
      <w:pPr>
        <w:pStyle w:val="Heading3"/>
        <w:numPr>
          <w:ilvl w:val="0"/>
          <w:numId w:val="0"/>
        </w:numPr>
        <w:ind w:left="992" w:hanging="992"/>
      </w:pPr>
      <w:r>
        <w:rPr>
          <w:sz w:val="28"/>
        </w:rPr>
        <w:t>7.2.1 Submit the Dispute to Central 1</w:t>
      </w:r>
    </w:p>
    <w:p>
      <w:r>
        <w:t xml:space="preserve">Once the case has met the applicable network submission requirements (see Section 6.2.4), the Payment Services Team member or Fraud Specialist should complete an ATM/POS Trace via Central 1’s ServiceNow platform to submit the dispute to Central 1. </w:t>
      </w:r>
      <w:r>
        <w:rPr>
          <w:i/>
        </w:rPr>
        <w:t>Please refer to the Current Process — How to Initiate an ATM &amp; POS Trace</w:t>
      </w:r>
      <w:r>
        <w:t xml:space="preserve"> for detailed guidance on completing the submission form.</w:t>
      </w:r>
    </w:p>
    <w:p>
      <w:r>
        <w:t>Once submitted, set the CRM case status to “Submitted to Central 1”.</w:t>
      </w:r>
    </w:p>
    <w:p>
      <w:pPr>
        <w:pStyle w:val="Heading3"/>
        <w:numPr>
          <w:ilvl w:val="0"/>
          <w:numId w:val="0"/>
        </w:numPr>
        <w:ind w:left="992" w:hanging="992"/>
      </w:pPr>
      <w:r>
        <w:rPr>
          <w:sz w:val="28"/>
        </w:rPr>
        <w:t>7.2.2 Monitor and Respond to Network Submission</w:t>
      </w:r>
    </w:p>
    <w:p>
      <w:r>
        <w:t>Once the dispute has been submitted, the Fraud Prevention Department or Payment Services Team should monitor for a response from Central 1 via email, and respond within the applicable timeframes. The table below provides a high-level summary of the dispute cycle (please refer to the Everlink — Visa Debit Program Chargeback User Guide for full detail):</w:t>
      </w:r>
    </w:p>
    <w:tbl>
      <w:tblPr>
        <w:tblStyle w:val="TealFINAL"/>
        <w:tblW w:type="auto" w:w="0"/>
        <w:tblLook w:firstColumn="1" w:firstRow="1" w:lastColumn="0" w:lastRow="0" w:noHBand="0" w:noVBand="1" w:val="04A0"/>
      </w:tblPr>
      <w:tblGrid>
        <w:gridCol w:w="3120"/>
        <w:gridCol w:w="3120"/>
        <w:gridCol w:w="3120"/>
      </w:tblGrid>
      <w:tr>
        <w:tc>
          <w:tcPr>
            <w:tcW w:type="dxa" w:w="3120"/>
          </w:tcPr>
          <w:p>
            <w:r/>
            <w:r>
              <w:rPr>
                <w:b/>
              </w:rPr>
              <w:t>Step</w:t>
            </w:r>
          </w:p>
        </w:tc>
        <w:tc>
          <w:tcPr>
            <w:tcW w:type="dxa" w:w="3120"/>
          </w:tcPr>
          <w:p>
            <w:r/>
            <w:r>
              <w:rPr>
                <w:b/>
              </w:rPr>
              <w:t>Fraud (Dispute Category 10)</w:t>
            </w:r>
          </w:p>
        </w:tc>
        <w:tc>
          <w:tcPr>
            <w:tcW w:type="dxa" w:w="3120"/>
          </w:tcPr>
          <w:p>
            <w:r/>
            <w:r>
              <w:rPr>
                <w:b/>
              </w:rPr>
              <w:t>Non-Fraud (Dispute Category 12/13)</w:t>
            </w:r>
          </w:p>
        </w:tc>
      </w:tr>
      <w:tr>
        <w:tc>
          <w:tcPr>
            <w:tcW w:type="dxa" w:w="3120"/>
          </w:tcPr>
          <w:p>
            <w:r/>
            <w:r>
              <w:rPr>
                <w:b w:val="0"/>
              </w:rPr>
              <w:t>Dispute</w:t>
            </w:r>
          </w:p>
        </w:tc>
        <w:tc>
          <w:tcPr>
            <w:tcW w:type="dxa" w:w="3120"/>
          </w:tcPr>
          <w:p>
            <w:r/>
            <w:r>
              <w:rPr>
                <w:b w:val="0"/>
              </w:rPr>
              <w:t>Beem (Issuer) files the dispute. (Completed in Section 7.2.1)</w:t>
            </w:r>
          </w:p>
        </w:tc>
        <w:tc>
          <w:tcPr>
            <w:tcW w:type="dxa" w:w="3120"/>
          </w:tcPr>
          <w:p>
            <w:r/>
            <w:r>
              <w:rPr>
                <w:b w:val="0"/>
              </w:rPr>
              <w:t>Beem (Issuer) files the dispute. (Completed in Section 7.2.1)</w:t>
            </w:r>
          </w:p>
        </w:tc>
      </w:tr>
      <w:tr>
        <w:tc>
          <w:tcPr>
            <w:tcW w:type="dxa" w:w="3120"/>
          </w:tcPr>
          <w:p>
            <w:r/>
            <w:r>
              <w:rPr>
                <w:b w:val="0"/>
              </w:rPr>
              <w:t>Dispute Response</w:t>
            </w:r>
          </w:p>
        </w:tc>
        <w:tc>
          <w:tcPr>
            <w:tcW w:type="dxa" w:w="3120"/>
          </w:tcPr>
          <w:p>
            <w:r/>
            <w:r>
              <w:rPr>
                <w:b w:val="0"/>
              </w:rPr>
              <w:t>N/A — this step does not apply to Fraud disputes.</w:t>
            </w:r>
          </w:p>
        </w:tc>
        <w:tc>
          <w:tcPr>
            <w:tcW w:type="dxa" w:w="3120"/>
          </w:tcPr>
          <w:p>
            <w:r/>
            <w:r>
              <w:rPr>
                <w:b w:val="0"/>
              </w:rPr>
              <w:t>Acquirer responds with evidence.</w:t>
            </w:r>
          </w:p>
        </w:tc>
      </w:tr>
      <w:tr>
        <w:tc>
          <w:tcPr>
            <w:tcW w:type="dxa" w:w="3120"/>
          </w:tcPr>
          <w:p>
            <w:r/>
            <w:r>
              <w:rPr>
                <w:b w:val="0"/>
              </w:rPr>
              <w:t>Pre-Arbitration</w:t>
            </w:r>
          </w:p>
        </w:tc>
        <w:tc>
          <w:tcPr>
            <w:tcW w:type="dxa" w:w="3120"/>
          </w:tcPr>
          <w:p>
            <w:r/>
            <w:r>
              <w:rPr>
                <w:b w:val="0"/>
              </w:rPr>
              <w:t>Acquirer may provide compelling evidence supporting the transaction.</w:t>
            </w:r>
          </w:p>
        </w:tc>
        <w:tc>
          <w:tcPr>
            <w:tcW w:type="dxa" w:w="3120"/>
          </w:tcPr>
          <w:p>
            <w:r/>
            <w:r>
              <w:rPr>
                <w:b w:val="0"/>
              </w:rPr>
              <w:t>Beem (Issuer) may initiate if the dispute condition changes or new documentation is provided; if the Acquirer claims the cardholder no longer disputes, Beem must certify the cardholder continues to dispute. (A decline of the Acquirer’s evidence must reach Everlink within 10 business days of receipt.)</w:t>
            </w:r>
          </w:p>
        </w:tc>
      </w:tr>
      <w:tr>
        <w:tc>
          <w:tcPr>
            <w:tcW w:type="dxa" w:w="3120"/>
          </w:tcPr>
          <w:p>
            <w:r/>
            <w:r>
              <w:rPr>
                <w:b w:val="0"/>
              </w:rPr>
              <w:t>Pre-Arbitration Response</w:t>
            </w:r>
          </w:p>
        </w:tc>
        <w:tc>
          <w:tcPr>
            <w:tcW w:type="dxa" w:w="3120"/>
          </w:tcPr>
          <w:p>
            <w:r/>
            <w:r>
              <w:rPr>
                <w:b w:val="0"/>
              </w:rPr>
              <w:t>Beem (Issuer) accepts financial responsibility or declines the evidence. If the Acquirer supplied compelling evidence, Beem must certify: (a) the contact information provided does not match the cardholder’s records; and (b) Beem has contacted the cardholder to review the evidence and explain why they continue to dispute. (Must respond within 30 calendar days of the Acquirer’s pre-arbitration attempt; a decline must reach Everlink within 10 business days of receipt of the proof.)</w:t>
            </w:r>
          </w:p>
        </w:tc>
        <w:tc>
          <w:tcPr>
            <w:tcW w:type="dxa" w:w="3120"/>
          </w:tcPr>
          <w:p>
            <w:r/>
            <w:r>
              <w:rPr>
                <w:b w:val="0"/>
              </w:rPr>
              <w:t>Acquirer accepts financial responsibility or declines the pre-arbitration.</w:t>
            </w:r>
          </w:p>
        </w:tc>
      </w:tr>
      <w:tr>
        <w:tc>
          <w:tcPr>
            <w:tcW w:type="dxa" w:w="3120"/>
          </w:tcPr>
          <w:p>
            <w:r/>
            <w:r>
              <w:rPr>
                <w:b w:val="0"/>
              </w:rPr>
              <w:t>Arbitration</w:t>
            </w:r>
          </w:p>
        </w:tc>
        <w:tc>
          <w:tcPr>
            <w:tcW w:type="dxa" w:w="3120"/>
          </w:tcPr>
          <w:p>
            <w:r/>
            <w:r>
              <w:rPr>
                <w:b w:val="0"/>
              </w:rPr>
              <w:t>Acquirer may escalate to Visa.</w:t>
            </w:r>
          </w:p>
        </w:tc>
        <w:tc>
          <w:tcPr>
            <w:tcW w:type="dxa" w:w="3120"/>
          </w:tcPr>
          <w:p>
            <w:r/>
            <w:r>
              <w:rPr>
                <w:b w:val="0"/>
              </w:rPr>
              <w:t>Beem (Issuer) may escalate to Visa if the cycle is complete, Beem remains unresolved, and the Acquirer did not meet the Visa Rules requirements. (Must be filed within 10 calendar days of the Acquirer’s pre-arbitration response.)</w:t>
            </w:r>
          </w:p>
        </w:tc>
      </w:tr>
    </w:tbl>
    <w:p>
      <w:r>
        <w:t>Once the network submission and response cycle concludes (e.g., the Acquirer accepts the dispute, Beem accepts the Acquirer’s response, or an Arbitration ruling is received), determine whether liability rests with Beem (the Issuer), the member, or the Acquirer, and proceed to Section 8 — Stage 5: Resolution &amp; Recovery.</w:t>
      </w:r>
    </w:p>
    <w:p>
      <w:pPr>
        <w:pStyle w:val="Heading1"/>
      </w:pPr>
      <w:r>
        <w:t>Stage 5: Resolution &amp; Recovery (Payment Services / Fraud)</w:t>
      </w:r>
    </w:p>
    <w:p>
      <w:pPr>
        <w:pStyle w:val="Heading2"/>
        <w:numPr>
          <w:ilvl w:val="0"/>
          <w:numId w:val="0"/>
        </w:numPr>
        <w:ind w:left="851" w:hanging="851"/>
      </w:pPr>
      <w:r>
        <w:t>8.1     Process Flow</w:t>
      </w:r>
    </w:p>
    <w:p>
      <w:r>
        <w:t>[Process flow diagram to be added]</w:t>
      </w:r>
    </w:p>
    <w:p>
      <w:pPr>
        <w:pStyle w:val="Heading2"/>
        <w:numPr>
          <w:ilvl w:val="0"/>
          <w:numId w:val="0"/>
        </w:numPr>
        <w:ind w:left="851" w:hanging="851"/>
      </w:pPr>
      <w:r>
        <w:t>8.2     Procedure</w:t>
      </w:r>
    </w:p>
    <w:p>
      <w:r>
        <w:t>The following procedure provides a step-by-step outline of the activities performed by the Fraud Prevention Department and Payment Services Team as part of resolution and recovery.</w:t>
      </w:r>
    </w:p>
    <w:p>
      <w:pPr>
        <w:pStyle w:val="Heading3"/>
        <w:numPr>
          <w:ilvl w:val="0"/>
          <w:numId w:val="0"/>
        </w:numPr>
        <w:ind w:left="992" w:hanging="992"/>
      </w:pPr>
      <w:r>
        <w:rPr>
          <w:sz w:val="28"/>
        </w:rPr>
        <w:t>8.2.1 Record the Final Outcome</w:t>
      </w:r>
    </w:p>
    <w:p>
      <w:r>
        <w:t>Once the network submission and response cycle has concluded (see Section 7.2.2), the Fraud Prevention Department or Payment Services Team should record the final outcome of the dispute in the CRM case notes. There are three possible outcomes:</w:t>
      </w:r>
    </w:p>
    <w:p>
      <w:pPr>
        <w:pStyle w:val="ListParagraph"/>
        <w:numPr>
          <w:ilvl w:val="0"/>
          <w:numId w:val="901"/>
        </w:numPr>
        <w:contextualSpacing w:val="0"/>
      </w:pPr>
      <w:r>
        <w:rPr>
          <w:b/>
          <w:i w:val="0"/>
        </w:rPr>
        <w:t xml:space="preserve">Member Liable: </w:t>
      </w:r>
      <w:r>
        <w:t>the member is responsible for the disputed transaction.</w:t>
      </w:r>
    </w:p>
    <w:p>
      <w:pPr>
        <w:pStyle w:val="ListParagraph"/>
        <w:numPr>
          <w:ilvl w:val="0"/>
          <w:numId w:val="901"/>
        </w:numPr>
        <w:contextualSpacing w:val="0"/>
      </w:pPr>
      <w:r>
        <w:rPr>
          <w:b/>
          <w:i w:val="0"/>
        </w:rPr>
        <w:t xml:space="preserve">Issuer (Beem) Liable: </w:t>
      </w:r>
      <w:r>
        <w:t>Beem is responsible for the disputed transaction.</w:t>
      </w:r>
    </w:p>
    <w:p>
      <w:pPr>
        <w:pStyle w:val="ListParagraph"/>
        <w:numPr>
          <w:ilvl w:val="0"/>
          <w:numId w:val="901"/>
        </w:numPr>
        <w:contextualSpacing w:val="0"/>
      </w:pPr>
      <w:r>
        <w:rPr>
          <w:b/>
          <w:i w:val="0"/>
        </w:rPr>
        <w:t xml:space="preserve">Acquirer Liable: </w:t>
      </w:r>
      <w:r>
        <w:t>the Acquirer is responsible for the disputed transaction (e.g., Beem prevailed through Arbitration).</w:t>
      </w:r>
    </w:p>
    <w:p>
      <w:r>
        <w:rPr>
          <w:b/>
          <w:i w:val="0"/>
        </w:rPr>
        <w:t xml:space="preserve">Fraud Prevention Department: </w:t>
      </w:r>
      <w:r>
        <w:t>once the outcome is recorded, route the case to the Payment Services Team to finalize or reverse the provisional credit.</w:t>
      </w:r>
    </w:p>
    <w:p>
      <w:pPr>
        <w:pStyle w:val="Heading3"/>
        <w:numPr>
          <w:ilvl w:val="0"/>
          <w:numId w:val="0"/>
        </w:numPr>
        <w:ind w:left="992" w:hanging="992"/>
      </w:pPr>
      <w:r>
        <w:rPr>
          <w:sz w:val="28"/>
        </w:rPr>
        <w:t>8.2.2 Finalize or Reverse the Provisional Credit (Payment Services Team)</w:t>
      </w:r>
    </w:p>
    <w:p>
      <w:r>
        <w:t>Based on the recorded outcome, the Payment Services Team should finalize or reverse the provisional credit on the member’s account, for both Fraud and Non-Fraud disputes:</w:t>
      </w:r>
    </w:p>
    <w:p>
      <w:pPr>
        <w:pStyle w:val="ListParagraph"/>
        <w:numPr>
          <w:ilvl w:val="0"/>
          <w:numId w:val="902"/>
        </w:numPr>
        <w:contextualSpacing w:val="0"/>
      </w:pPr>
      <w:r>
        <w:rPr>
          <w:b/>
          <w:i w:val="0"/>
        </w:rPr>
        <w:t xml:space="preserve">If Member Liable: </w:t>
      </w:r>
      <w:r>
        <w:t>reverse the provisional credit from the member’s account.</w:t>
      </w:r>
    </w:p>
    <w:p>
      <w:pPr>
        <w:pStyle w:val="ListParagraph"/>
        <w:numPr>
          <w:ilvl w:val="0"/>
          <w:numId w:val="902"/>
        </w:numPr>
        <w:contextualSpacing w:val="0"/>
      </w:pPr>
      <w:r>
        <w:rPr>
          <w:b/>
          <w:i w:val="0"/>
        </w:rPr>
        <w:t xml:space="preserve">If Issuer (Beem) Liable: </w:t>
      </w:r>
      <w:r>
        <w:t>finalize the provisional credit in the member’s account.</w:t>
      </w:r>
    </w:p>
    <w:p>
      <w:pPr>
        <w:pStyle w:val="ListParagraph"/>
        <w:numPr>
          <w:ilvl w:val="0"/>
          <w:numId w:val="902"/>
        </w:numPr>
        <w:contextualSpacing w:val="0"/>
      </w:pPr>
      <w:r>
        <w:rPr>
          <w:b/>
          <w:i w:val="0"/>
        </w:rPr>
        <w:t xml:space="preserve">If Acquirer Liable: </w:t>
      </w:r>
      <w:r>
        <w:t>finalize the provisional credit in the member’s account.</w:t>
      </w:r>
    </w:p>
    <w:p>
      <w:pPr>
        <w:pStyle w:val="Heading3"/>
        <w:numPr>
          <w:ilvl w:val="0"/>
          <w:numId w:val="0"/>
        </w:numPr>
        <w:ind w:left="992" w:hanging="992"/>
      </w:pPr>
      <w:r>
        <w:rPr>
          <w:sz w:val="28"/>
        </w:rPr>
        <w:t>8.2.3 Close the Case</w:t>
      </w:r>
    </w:p>
    <w:p>
      <w:r>
        <w:t>The Payment Services Team should then close the case by setting the CRM case status to “Closed”, which routes the case back to the Growth Team for final member communication.</w:t>
      </w:r>
    </w:p>
    <w:p w14:paraId="272AD981" w14:textId="77777777" w:rsidR="00E26FBA" w:rsidRDefault="00E26FBA" w:rsidP="00E26FBA">
      <w:pPr>
        <w:pStyle w:val="AppendixHeading1"/>
      </w:pPr>
      <w:bookmarkStart w:id="12" w:name="_Toc242379257"/>
      <w:r w:rsidRPr="007E2EC9">
        <w:lastRenderedPageBreak/>
        <w:t>Appendices</w:t>
      </w:r>
      <w:bookmarkEnd w:id="12"/>
    </w:p>
    <w:p w14:paraId="31E6FD56" w14:textId="74476446" w:rsidR="00E26FBA" w:rsidRDefault="00E26FBA" w:rsidP="00E26FBA">
      <w:pPr>
        <w:pStyle w:val="Heading2"/>
        <w:numPr>
          <w:ilvl w:val="0"/>
          <w:numId w:val="0"/>
        </w:numPr>
        <w:ind w:left="851" w:hanging="851"/>
      </w:pPr>
      <w:bookmarkStart w:id="13" w:name="_Toc242379258"/>
      <w:r>
        <w:t>Appendix A –</w:t>
      </w:r>
      <w:bookmarkEnd w:id="13"/>
      <w:r>
        <w:t xml:space="preserve"> Timelines</w:t>
      </w:r>
    </w:p>
    <w:p w14:paraId="36DF4AB1" w14:textId="1944C6BA" w:rsidR="00E20FA4" w:rsidRPr="00545CFC" w:rsidRDefault="00545CFC">
      <w:pPr>
        <w:rPr>
          <w:i/>
          <w:iCs/>
        </w:rPr>
      </w:pPr>
      <w:r>
        <w:rPr>
          <w:b/>
          <w:bCs/>
          <w:i/>
          <w:iCs/>
        </w:rPr>
        <w:t>Assumption</w:t>
      </w:r>
      <w:r w:rsidRPr="00545CFC">
        <w:rPr>
          <w:b/>
          <w:bCs/>
          <w:i/>
          <w:iCs/>
        </w:rPr>
        <w:t>:</w:t>
      </w:r>
      <w:r w:rsidRPr="00545CFC">
        <w:rPr>
          <w:i/>
          <w:iCs/>
        </w:rPr>
        <w:t xml:space="preserve"> 1 business day ≈ 1.4 calendar days (7 calendar days ÷ 5 business days).</w:t>
      </w:r>
    </w:p>
    <w:p w14:paraId="7C5EF4D3" w14:textId="432F5193" w:rsidR="00FF73CF" w:rsidRDefault="00BF6567" w:rsidP="00BF6567">
      <w:pPr>
        <w:pStyle w:val="Heading3"/>
        <w:numPr>
          <w:ilvl w:val="0"/>
          <w:numId w:val="0"/>
        </w:numPr>
        <w:spacing w:before="120" w:line="276" w:lineRule="auto"/>
        <w:ind w:left="992" w:hanging="992"/>
      </w:pPr>
      <w:r>
        <w:rPr>
          <w:sz w:val="28"/>
        </w:rPr>
        <w:t>Fixed Timelines:</w:t>
      </w:r>
    </w:p>
    <w:tbl>
      <w:tblPr>
        <w:tblStyle w:val="TealFINAL"/>
        <w:tblW w:w="0" w:type="auto"/>
        <w:tblCellMar>
          <w:bottom w:w="0" w:type="dxa"/>
        </w:tblCellMar>
        <w:tblLook w:val="04A0" w:firstRow="1" w:lastRow="0" w:firstColumn="1" w:lastColumn="0" w:noHBand="0" w:noVBand="1"/>
      </w:tblPr>
      <w:tblGrid>
        <w:gridCol w:w="5670"/>
        <w:gridCol w:w="3123"/>
      </w:tblGrid>
      <w:tr w:rsidR="005700D6" w:rsidRPr="00BC25B4" w14:paraId="13CF8AB0" w14:textId="77777777" w:rsidTr="000B1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7CC3870" w14:textId="160ECE55" w:rsidR="005700D6" w:rsidRPr="00BC25B4" w:rsidRDefault="005700D6" w:rsidP="005E1D88">
            <w:pPr>
              <w:spacing w:before="120" w:after="120"/>
            </w:pPr>
            <w:r>
              <w:t>Fixed Timeline</w:t>
            </w:r>
          </w:p>
        </w:tc>
        <w:tc>
          <w:tcPr>
            <w:tcW w:w="3123" w:type="dxa"/>
          </w:tcPr>
          <w:p w14:paraId="109DE10E" w14:textId="5CF39941" w:rsidR="005700D6" w:rsidRPr="00BC25B4" w:rsidRDefault="005700D6" w:rsidP="005E1D88">
            <w:pPr>
              <w:spacing w:before="120" w:after="120"/>
              <w:cnfStyle w:val="100000000000" w:firstRow="1" w:lastRow="0" w:firstColumn="0" w:lastColumn="0" w:oddVBand="0" w:evenVBand="0" w:oddHBand="0" w:evenHBand="0" w:firstRowFirstColumn="0" w:firstRowLastColumn="0" w:lastRowFirstColumn="0" w:lastRowLastColumn="0"/>
            </w:pPr>
            <w:r>
              <w:t xml:space="preserve"> Calendar Days</w:t>
            </w:r>
          </w:p>
        </w:tc>
      </w:tr>
      <w:tr w:rsidR="005700D6" w:rsidRPr="00BC25B4" w14:paraId="2A892BCC"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04E7134D" w14:textId="1D4EEAA3" w:rsidR="005700D6" w:rsidRPr="00854090" w:rsidRDefault="005700D6" w:rsidP="000B188F">
            <w:pPr>
              <w:spacing w:before="20" w:after="20" w:line="240" w:lineRule="auto"/>
              <w:rPr>
                <w:b w:val="0"/>
                <w:bCs/>
              </w:rPr>
            </w:pPr>
            <w:r w:rsidRPr="00854090">
              <w:rPr>
                <w:b w:val="0"/>
                <w:bCs/>
              </w:rPr>
              <w:t>Total Visa Submission Window</w:t>
            </w:r>
          </w:p>
        </w:tc>
        <w:tc>
          <w:tcPr>
            <w:tcW w:w="3123" w:type="dxa"/>
            <w:vAlign w:val="center"/>
          </w:tcPr>
          <w:p w14:paraId="2FDC1E75" w14:textId="760AA8B9" w:rsidR="005700D6" w:rsidRPr="00BC25B4"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120</w:t>
            </w:r>
          </w:p>
        </w:tc>
      </w:tr>
      <w:tr w:rsidR="005700D6" w:rsidRPr="00BC25B4" w14:paraId="30233EF5"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28E3B9A0" w14:textId="670F570F" w:rsidR="005700D6" w:rsidRPr="00854090" w:rsidRDefault="005700D6" w:rsidP="000B188F">
            <w:pPr>
              <w:spacing w:before="20" w:after="20" w:line="240" w:lineRule="auto"/>
              <w:rPr>
                <w:b w:val="0"/>
                <w:bCs/>
              </w:rPr>
            </w:pPr>
            <w:r w:rsidRPr="00854090">
              <w:rPr>
                <w:b w:val="0"/>
                <w:bCs/>
              </w:rPr>
              <w:t>Beem Cardholder Reporting Window</w:t>
            </w:r>
          </w:p>
        </w:tc>
        <w:tc>
          <w:tcPr>
            <w:tcW w:w="3123" w:type="dxa"/>
            <w:vAlign w:val="center"/>
          </w:tcPr>
          <w:p w14:paraId="43550811" w14:textId="571CCF32" w:rsidR="005700D6" w:rsidRPr="00BC25B4"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pPr>
            <w:r>
              <w:t>60</w:t>
            </w:r>
          </w:p>
        </w:tc>
      </w:tr>
      <w:tr w:rsidR="005700D6" w:rsidRPr="00BC25B4" w14:paraId="0DC39684"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4231E8EC" w14:textId="6969BF44" w:rsidR="005700D6" w:rsidRPr="00854090" w:rsidRDefault="005700D6" w:rsidP="00BF6567">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Central 1 </w:t>
            </w:r>
            <w:r w:rsidRPr="00854090">
              <w:rPr>
                <w:rFonts w:asciiTheme="minorHAnsi" w:eastAsia="Times New Roman" w:hAnsiTheme="minorHAnsi" w:cs="Times New Roman"/>
                <w:b w:val="0"/>
                <w:bCs/>
                <w:i/>
                <w:iCs/>
              </w:rPr>
              <w:t>(Submission to PPJV)</w:t>
            </w:r>
          </w:p>
        </w:tc>
        <w:tc>
          <w:tcPr>
            <w:tcW w:w="3123" w:type="dxa"/>
            <w:vAlign w:val="center"/>
          </w:tcPr>
          <w:p w14:paraId="0FC182CC" w14:textId="37D541CD" w:rsidR="005700D6" w:rsidRPr="00BC25B4"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5</w:t>
            </w:r>
          </w:p>
        </w:tc>
      </w:tr>
      <w:tr w:rsidR="005700D6" w:rsidRPr="00BC25B4" w14:paraId="7B179B59"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29992ECC" w14:textId="341DEDBE" w:rsidR="005700D6" w:rsidRPr="00854090"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PPJV </w:t>
            </w:r>
            <w:r w:rsidRPr="00854090">
              <w:rPr>
                <w:rFonts w:asciiTheme="minorHAnsi" w:eastAsia="Times New Roman" w:hAnsiTheme="minorHAnsi" w:cs="Times New Roman"/>
                <w:b w:val="0"/>
                <w:bCs/>
                <w:i/>
                <w:iCs/>
              </w:rPr>
              <w:t>(Submission to Everlink)</w:t>
            </w:r>
          </w:p>
        </w:tc>
        <w:tc>
          <w:tcPr>
            <w:tcW w:w="3123" w:type="dxa"/>
            <w:vAlign w:val="center"/>
          </w:tcPr>
          <w:p w14:paraId="74A50E04" w14:textId="22847018" w:rsidR="005700D6"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pPr>
            <w:r>
              <w:t>3</w:t>
            </w:r>
          </w:p>
        </w:tc>
      </w:tr>
      <w:tr w:rsidR="005700D6" w:rsidRPr="00BC25B4" w14:paraId="645661F0" w14:textId="77777777" w:rsidTr="000B1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3B201801" w14:textId="5BEA666E" w:rsidR="005700D6" w:rsidRPr="00854090"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Everlink </w:t>
            </w:r>
            <w:r w:rsidRPr="00854090">
              <w:rPr>
                <w:rFonts w:asciiTheme="minorHAnsi" w:eastAsia="Times New Roman" w:hAnsiTheme="minorHAnsi" w:cs="Times New Roman"/>
                <w:b w:val="0"/>
                <w:bCs/>
                <w:i/>
                <w:iCs/>
              </w:rPr>
              <w:t>(Submission to Visa)</w:t>
            </w:r>
          </w:p>
        </w:tc>
        <w:tc>
          <w:tcPr>
            <w:tcW w:w="3123" w:type="dxa"/>
            <w:vAlign w:val="center"/>
          </w:tcPr>
          <w:p w14:paraId="5945C2FE" w14:textId="2583D636" w:rsidR="005700D6" w:rsidRDefault="005700D6" w:rsidP="000B188F">
            <w:pPr>
              <w:spacing w:before="20" w:after="20" w:line="240" w:lineRule="auto"/>
              <w:cnfStyle w:val="000000100000" w:firstRow="0" w:lastRow="0" w:firstColumn="0" w:lastColumn="0" w:oddVBand="0" w:evenVBand="0" w:oddHBand="1" w:evenHBand="0" w:firstRowFirstColumn="0" w:firstRowLastColumn="0" w:lastRowFirstColumn="0" w:lastRowLastColumn="0"/>
            </w:pPr>
            <w:r>
              <w:t>20</w:t>
            </w:r>
          </w:p>
        </w:tc>
      </w:tr>
      <w:tr w:rsidR="005700D6" w:rsidRPr="00BC25B4" w14:paraId="6EF1D56E" w14:textId="77777777" w:rsidTr="000B188F">
        <w:tc>
          <w:tcPr>
            <w:cnfStyle w:val="001000000000" w:firstRow="0" w:lastRow="0" w:firstColumn="1" w:lastColumn="0" w:oddVBand="0" w:evenVBand="0" w:oddHBand="0" w:evenHBand="0" w:firstRowFirstColumn="0" w:firstRowLastColumn="0" w:lastRowFirstColumn="0" w:lastRowLastColumn="0"/>
            <w:tcW w:w="5670" w:type="dxa"/>
            <w:vAlign w:val="center"/>
          </w:tcPr>
          <w:p w14:paraId="15886A6B" w14:textId="5769F244" w:rsidR="005700D6" w:rsidRPr="005700D6" w:rsidRDefault="005700D6" w:rsidP="000B188F">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rPr>
            </w:pPr>
            <w:r w:rsidRPr="005700D6">
              <w:rPr>
                <w:rFonts w:asciiTheme="minorHAnsi" w:eastAsia="Times New Roman" w:hAnsiTheme="minorHAnsi" w:cs="Times New Roman"/>
              </w:rPr>
              <w:t>Remaining</w:t>
            </w:r>
            <w:r>
              <w:rPr>
                <w:rFonts w:asciiTheme="minorHAnsi" w:eastAsia="Times New Roman" w:hAnsiTheme="minorHAnsi" w:cs="Times New Roman"/>
              </w:rPr>
              <w:t xml:space="preserve"> </w:t>
            </w:r>
            <w:r w:rsidR="00FD2919">
              <w:rPr>
                <w:rFonts w:asciiTheme="minorHAnsi" w:eastAsia="Times New Roman" w:hAnsiTheme="minorHAnsi" w:cs="Times New Roman"/>
              </w:rPr>
              <w:t xml:space="preserve">Calendar </w:t>
            </w:r>
            <w:r>
              <w:rPr>
                <w:rFonts w:asciiTheme="minorHAnsi" w:eastAsia="Times New Roman" w:hAnsiTheme="minorHAnsi" w:cs="Times New Roman"/>
              </w:rPr>
              <w:t>Days</w:t>
            </w:r>
            <w:r w:rsidR="00FD2919">
              <w:rPr>
                <w:rFonts w:asciiTheme="minorHAnsi" w:eastAsia="Times New Roman" w:hAnsiTheme="minorHAnsi" w:cs="Times New Roman"/>
              </w:rPr>
              <w:t xml:space="preserve"> Available for Beem</w:t>
            </w:r>
          </w:p>
        </w:tc>
        <w:tc>
          <w:tcPr>
            <w:tcW w:w="3123" w:type="dxa"/>
            <w:vAlign w:val="center"/>
          </w:tcPr>
          <w:p w14:paraId="2D674C96" w14:textId="4D523110" w:rsidR="005700D6" w:rsidRPr="00CB1D9C" w:rsidRDefault="005700D6" w:rsidP="000B188F">
            <w:pPr>
              <w:spacing w:before="20" w:after="20" w:line="240" w:lineRule="auto"/>
              <w:cnfStyle w:val="000000000000" w:firstRow="0" w:lastRow="0" w:firstColumn="0" w:lastColumn="0" w:oddVBand="0" w:evenVBand="0" w:oddHBand="0" w:evenHBand="0" w:firstRowFirstColumn="0" w:firstRowLastColumn="0" w:lastRowFirstColumn="0" w:lastRowLastColumn="0"/>
              <w:rPr>
                <w:b/>
                <w:bCs/>
              </w:rPr>
            </w:pPr>
            <w:r w:rsidRPr="00CB1D9C">
              <w:rPr>
                <w:b/>
                <w:bCs/>
              </w:rPr>
              <w:t xml:space="preserve">32 </w:t>
            </w:r>
            <w:r w:rsidRPr="00CB1D9C">
              <w:rPr>
                <w:b/>
                <w:bCs/>
                <w:i/>
                <w:iCs/>
              </w:rPr>
              <w:t>(~23 business days)</w:t>
            </w:r>
          </w:p>
        </w:tc>
      </w:tr>
    </w:tbl>
    <w:p w14:paraId="63DF5C07" w14:textId="2F412871" w:rsidR="00FF73CF" w:rsidRDefault="007220E3" w:rsidP="007220E3">
      <w:pPr>
        <w:pStyle w:val="Heading3"/>
        <w:numPr>
          <w:ilvl w:val="0"/>
          <w:numId w:val="0"/>
        </w:numPr>
        <w:spacing w:before="120" w:line="276" w:lineRule="auto"/>
        <w:ind w:left="992" w:hanging="992"/>
      </w:pPr>
      <w:r>
        <w:rPr>
          <w:sz w:val="28"/>
        </w:rPr>
        <w:t>Proposed Beem Internal Timelines</w:t>
      </w:r>
      <w:r w:rsidR="00E20FA4">
        <w:rPr>
          <w:sz w:val="28"/>
        </w:rPr>
        <w:t>:</w:t>
      </w:r>
    </w:p>
    <w:tbl>
      <w:tblPr>
        <w:tblStyle w:val="TealFINAL"/>
        <w:tblW w:w="0" w:type="auto"/>
        <w:tblCellMar>
          <w:bottom w:w="0" w:type="dxa"/>
        </w:tblCellMar>
        <w:tblLook w:val="04A0" w:firstRow="1" w:lastRow="0" w:firstColumn="1" w:lastColumn="0" w:noHBand="0" w:noVBand="1"/>
      </w:tblPr>
      <w:tblGrid>
        <w:gridCol w:w="5670"/>
        <w:gridCol w:w="3123"/>
      </w:tblGrid>
      <w:tr w:rsidR="005700D6" w:rsidRPr="00BC25B4" w14:paraId="41861ACB" w14:textId="77777777" w:rsidTr="005E1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6C2E7832" w14:textId="26A56BF4" w:rsidR="005700D6" w:rsidRPr="00BC25B4" w:rsidRDefault="002E603B" w:rsidP="005E1D88">
            <w:pPr>
              <w:spacing w:before="120" w:after="120"/>
            </w:pPr>
            <w:r>
              <w:t xml:space="preserve">Internal Dispute Processing </w:t>
            </w:r>
            <w:r w:rsidR="005700D6">
              <w:t>Timeline</w:t>
            </w:r>
          </w:p>
        </w:tc>
        <w:tc>
          <w:tcPr>
            <w:tcW w:w="3123" w:type="dxa"/>
          </w:tcPr>
          <w:p w14:paraId="4DC60A4D" w14:textId="015837B1" w:rsidR="005700D6" w:rsidRPr="00BC25B4" w:rsidRDefault="005700D6" w:rsidP="005E1D88">
            <w:pPr>
              <w:spacing w:before="120" w:after="120"/>
              <w:cnfStyle w:val="100000000000" w:firstRow="1" w:lastRow="0" w:firstColumn="0" w:lastColumn="0" w:oddVBand="0" w:evenVBand="0" w:oddHBand="0" w:evenHBand="0" w:firstRowFirstColumn="0" w:firstRowLastColumn="0" w:lastRowFirstColumn="0" w:lastRowLastColumn="0"/>
            </w:pPr>
            <w:r>
              <w:t xml:space="preserve"> </w:t>
            </w:r>
            <w:r w:rsidR="00FD2919">
              <w:t>Business Days</w:t>
            </w:r>
          </w:p>
        </w:tc>
      </w:tr>
      <w:tr w:rsidR="005700D6" w:rsidRPr="00BC25B4" w14:paraId="612A9918"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2F48A42A" w14:textId="63698B59" w:rsidR="005700D6" w:rsidRPr="00854090" w:rsidRDefault="00FD2919" w:rsidP="005E1D88">
            <w:pPr>
              <w:spacing w:before="20" w:after="20" w:line="240" w:lineRule="auto"/>
              <w:rPr>
                <w:b w:val="0"/>
                <w:bCs/>
              </w:rPr>
            </w:pPr>
            <w:r w:rsidRPr="00854090">
              <w:rPr>
                <w:rFonts w:asciiTheme="minorHAnsi" w:eastAsia="Times New Roman" w:hAnsiTheme="minorHAnsi" w:cs="Times New Roman"/>
                <w:b w:val="0"/>
                <w:bCs/>
              </w:rPr>
              <w:t>Remaining Business Days Available for Beem</w:t>
            </w:r>
          </w:p>
        </w:tc>
        <w:tc>
          <w:tcPr>
            <w:tcW w:w="3123" w:type="dxa"/>
            <w:vAlign w:val="center"/>
          </w:tcPr>
          <w:p w14:paraId="10CE9B5A" w14:textId="6E83F864" w:rsidR="005700D6" w:rsidRPr="002E603B" w:rsidRDefault="00FD2919" w:rsidP="005E1D88">
            <w:pPr>
              <w:spacing w:before="20" w:after="20" w:line="240" w:lineRule="auto"/>
              <w:cnfStyle w:val="000000100000" w:firstRow="0" w:lastRow="0" w:firstColumn="0" w:lastColumn="0" w:oddVBand="0" w:evenVBand="0" w:oddHBand="1" w:evenHBand="0" w:firstRowFirstColumn="0" w:firstRowLastColumn="0" w:lastRowFirstColumn="0" w:lastRowLastColumn="0"/>
              <w:rPr>
                <w:b/>
                <w:bCs/>
              </w:rPr>
            </w:pPr>
            <w:r w:rsidRPr="002E603B">
              <w:rPr>
                <w:b/>
                <w:bCs/>
              </w:rPr>
              <w:t>23</w:t>
            </w:r>
          </w:p>
        </w:tc>
      </w:tr>
      <w:tr w:rsidR="005700D6" w:rsidRPr="00BC25B4" w14:paraId="6D014CD4" w14:textId="77777777" w:rsidTr="005E1D88">
        <w:tc>
          <w:tcPr>
            <w:cnfStyle w:val="001000000000" w:firstRow="0" w:lastRow="0" w:firstColumn="1" w:lastColumn="0" w:oddVBand="0" w:evenVBand="0" w:oddHBand="0" w:evenHBand="0" w:firstRowFirstColumn="0" w:firstRowLastColumn="0" w:lastRowFirstColumn="0" w:lastRowLastColumn="0"/>
            <w:tcW w:w="5670" w:type="dxa"/>
            <w:vAlign w:val="center"/>
          </w:tcPr>
          <w:p w14:paraId="3D8D7E93" w14:textId="44148CA1" w:rsidR="005700D6" w:rsidRPr="00854090" w:rsidRDefault="005700D6" w:rsidP="005E1D88">
            <w:pPr>
              <w:spacing w:before="20" w:after="20" w:line="240" w:lineRule="auto"/>
              <w:rPr>
                <w:b w:val="0"/>
                <w:bCs/>
                <w:i/>
                <w:iCs/>
              </w:rPr>
            </w:pPr>
            <w:r w:rsidRPr="00854090">
              <w:rPr>
                <w:b w:val="0"/>
                <w:bCs/>
              </w:rPr>
              <w:t xml:space="preserve">Stage 1: Dispute Intake </w:t>
            </w:r>
            <w:r w:rsidRPr="00854090">
              <w:rPr>
                <w:b w:val="0"/>
                <w:bCs/>
                <w:i/>
                <w:iCs/>
              </w:rPr>
              <w:t>(Growth Team)</w:t>
            </w:r>
          </w:p>
        </w:tc>
        <w:tc>
          <w:tcPr>
            <w:tcW w:w="3123" w:type="dxa"/>
            <w:vAlign w:val="center"/>
          </w:tcPr>
          <w:p w14:paraId="783D916F" w14:textId="65E2656C" w:rsidR="005700D6" w:rsidRPr="00BC25B4" w:rsidRDefault="00883546" w:rsidP="005E1D88">
            <w:pPr>
              <w:spacing w:before="20" w:after="20" w:line="240" w:lineRule="auto"/>
              <w:cnfStyle w:val="000000000000" w:firstRow="0" w:lastRow="0" w:firstColumn="0" w:lastColumn="0" w:oddVBand="0" w:evenVBand="0" w:oddHBand="0" w:evenHBand="0" w:firstRowFirstColumn="0" w:firstRowLastColumn="0" w:lastRowFirstColumn="0" w:lastRowLastColumn="0"/>
            </w:pPr>
            <w:r>
              <w:t>1</w:t>
            </w:r>
          </w:p>
        </w:tc>
      </w:tr>
      <w:tr w:rsidR="005700D6" w:rsidRPr="00BC25B4" w14:paraId="04B9FDBA"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5A67A4C0" w14:textId="66CA719D" w:rsidR="005700D6" w:rsidRPr="00854090" w:rsidRDefault="005700D6" w:rsidP="005E1D88">
            <w:pPr>
              <w:spacing w:before="20" w:after="20" w:line="240" w:lineRule="auto"/>
              <w:rPr>
                <w:b w:val="0"/>
                <w:bCs/>
                <w:i/>
                <w:iCs/>
              </w:rPr>
            </w:pPr>
            <w:r w:rsidRPr="00854090">
              <w:rPr>
                <w:b w:val="0"/>
                <w:bCs/>
              </w:rPr>
              <w:t xml:space="preserve">Stage 2: Dispute Triage </w:t>
            </w:r>
            <w:r w:rsidRPr="00854090">
              <w:rPr>
                <w:b w:val="0"/>
                <w:bCs/>
                <w:i/>
                <w:iCs/>
              </w:rPr>
              <w:t>(Fraud Prevention Department / Payment Services Team)</w:t>
            </w:r>
          </w:p>
        </w:tc>
        <w:tc>
          <w:tcPr>
            <w:tcW w:w="3123" w:type="dxa"/>
            <w:vAlign w:val="center"/>
          </w:tcPr>
          <w:p w14:paraId="552843B3" w14:textId="194A9325" w:rsidR="005700D6" w:rsidRPr="00BC25B4" w:rsidRDefault="00883546" w:rsidP="005E1D88">
            <w:pPr>
              <w:spacing w:before="20" w:after="20" w:line="240" w:lineRule="auto"/>
              <w:cnfStyle w:val="000000100000" w:firstRow="0" w:lastRow="0" w:firstColumn="0" w:lastColumn="0" w:oddVBand="0" w:evenVBand="0" w:oddHBand="1" w:evenHBand="0" w:firstRowFirstColumn="0" w:firstRowLastColumn="0" w:lastRowFirstColumn="0" w:lastRowLastColumn="0"/>
            </w:pPr>
            <w:r>
              <w:t>5</w:t>
            </w:r>
          </w:p>
        </w:tc>
      </w:tr>
      <w:tr w:rsidR="005700D6" w:rsidRPr="00BC25B4" w14:paraId="6EFDAC8D" w14:textId="77777777" w:rsidTr="005E1D88">
        <w:tc>
          <w:tcPr>
            <w:cnfStyle w:val="001000000000" w:firstRow="0" w:lastRow="0" w:firstColumn="1" w:lastColumn="0" w:oddVBand="0" w:evenVBand="0" w:oddHBand="0" w:evenHBand="0" w:firstRowFirstColumn="0" w:firstRowLastColumn="0" w:lastRowFirstColumn="0" w:lastRowLastColumn="0"/>
            <w:tcW w:w="5670" w:type="dxa"/>
            <w:vAlign w:val="center"/>
          </w:tcPr>
          <w:p w14:paraId="46D09125" w14:textId="72C3BC39" w:rsidR="005700D6" w:rsidRPr="00854090" w:rsidRDefault="005700D6" w:rsidP="005E1D88">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i/>
                <w:iCs/>
              </w:rPr>
            </w:pPr>
            <w:r w:rsidRPr="00854090">
              <w:rPr>
                <w:rFonts w:asciiTheme="minorHAnsi" w:eastAsia="Times New Roman" w:hAnsiTheme="minorHAnsi" w:cs="Times New Roman"/>
                <w:b w:val="0"/>
                <w:bCs/>
              </w:rPr>
              <w:t xml:space="preserve">Stage 3: Case Preparation &amp; Document Assessment </w:t>
            </w:r>
            <w:r w:rsidRPr="00854090">
              <w:rPr>
                <w:b w:val="0"/>
                <w:bCs/>
                <w:i/>
                <w:iCs/>
              </w:rPr>
              <w:t>(Fraud Prevention Department / Payment Services Team)</w:t>
            </w:r>
          </w:p>
        </w:tc>
        <w:tc>
          <w:tcPr>
            <w:tcW w:w="3123" w:type="dxa"/>
            <w:vAlign w:val="center"/>
          </w:tcPr>
          <w:p w14:paraId="4A5D0E62" w14:textId="0DD54870" w:rsidR="005700D6" w:rsidRPr="00BC25B4" w:rsidRDefault="00883546" w:rsidP="005E1D88">
            <w:pPr>
              <w:spacing w:before="20" w:after="20" w:line="240" w:lineRule="auto"/>
              <w:cnfStyle w:val="000000000000" w:firstRow="0" w:lastRow="0" w:firstColumn="0" w:lastColumn="0" w:oddVBand="0" w:evenVBand="0" w:oddHBand="0" w:evenHBand="0" w:firstRowFirstColumn="0" w:firstRowLastColumn="0" w:lastRowFirstColumn="0" w:lastRowLastColumn="0"/>
            </w:pPr>
            <w:r>
              <w:t>1</w:t>
            </w:r>
            <w:r w:rsidR="007E2EC9">
              <w:t>4</w:t>
            </w:r>
          </w:p>
        </w:tc>
      </w:tr>
      <w:tr w:rsidR="000F37A5" w:rsidRPr="00BC25B4" w14:paraId="0F54CD72" w14:textId="77777777" w:rsidTr="005E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vAlign w:val="center"/>
          </w:tcPr>
          <w:p w14:paraId="43B291CB" w14:textId="40CAAB0F" w:rsidR="000F37A5" w:rsidRPr="00854090" w:rsidRDefault="000F37A5" w:rsidP="005E1D88">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val="0"/>
                <w:bCs/>
              </w:rPr>
            </w:pPr>
            <w:r w:rsidRPr="00854090">
              <w:rPr>
                <w:rFonts w:asciiTheme="minorHAnsi" w:eastAsia="Times New Roman" w:hAnsiTheme="minorHAnsi" w:cs="Times New Roman"/>
                <w:b w:val="0"/>
                <w:bCs/>
              </w:rPr>
              <w:t xml:space="preserve">Stage </w:t>
            </w:r>
            <w:r>
              <w:rPr>
                <w:rFonts w:asciiTheme="minorHAnsi" w:eastAsia="Times New Roman" w:hAnsiTheme="minorHAnsi" w:cs="Times New Roman"/>
                <w:b w:val="0"/>
                <w:bCs/>
              </w:rPr>
              <w:t>4:</w:t>
            </w:r>
            <w:r w:rsidRPr="00854090">
              <w:rPr>
                <w:rFonts w:asciiTheme="minorHAnsi" w:eastAsia="Times New Roman" w:hAnsiTheme="minorHAnsi" w:cs="Times New Roman"/>
                <w:b w:val="0"/>
                <w:bCs/>
              </w:rPr>
              <w:t xml:space="preserve"> </w:t>
            </w:r>
            <w:r w:rsidRPr="000F37A5">
              <w:rPr>
                <w:b w:val="0"/>
                <w:bCs/>
              </w:rPr>
              <w:t>Network Submission &amp; Response</w:t>
            </w:r>
            <w:r w:rsidRPr="000F37A5">
              <w:rPr>
                <w:b w:val="0"/>
                <w:bCs/>
                <w:i/>
                <w:iCs/>
              </w:rPr>
              <w:t xml:space="preserve"> </w:t>
            </w:r>
            <w:r>
              <w:rPr>
                <w:b w:val="0"/>
                <w:bCs/>
                <w:i/>
                <w:iCs/>
              </w:rPr>
              <w:t>(</w:t>
            </w:r>
            <w:r w:rsidRPr="00854090">
              <w:rPr>
                <w:b w:val="0"/>
                <w:bCs/>
                <w:i/>
                <w:iCs/>
              </w:rPr>
              <w:t>Fraud Prevention Department / Payment Services Team)</w:t>
            </w:r>
          </w:p>
        </w:tc>
        <w:tc>
          <w:tcPr>
            <w:tcW w:w="3123" w:type="dxa"/>
            <w:vAlign w:val="center"/>
          </w:tcPr>
          <w:p w14:paraId="348FE519" w14:textId="2C765D0A" w:rsidR="000F37A5" w:rsidRDefault="002E603B" w:rsidP="005E1D88">
            <w:pPr>
              <w:spacing w:before="20" w:after="20" w:line="240" w:lineRule="auto"/>
              <w:cnfStyle w:val="000000100000" w:firstRow="0" w:lastRow="0" w:firstColumn="0" w:lastColumn="0" w:oddVBand="0" w:evenVBand="0" w:oddHBand="1" w:evenHBand="0" w:firstRowFirstColumn="0" w:firstRowLastColumn="0" w:lastRowFirstColumn="0" w:lastRowLastColumn="0"/>
            </w:pPr>
            <w:r>
              <w:t>3</w:t>
            </w:r>
          </w:p>
        </w:tc>
      </w:tr>
    </w:tbl>
    <w:p w14:paraId="4E896D75" w14:textId="77777777" w:rsidR="00BF6567" w:rsidRDefault="00BF6567"/>
    <w:sectPr w:rsidR="00BF6567" w:rsidSect="00A7343A">
      <w:footerReference w:type="first" r:id="rId26"/>
      <w:pgSz w:w="12240" w:h="15840"/>
      <w:pgMar w:top="1559" w:right="1440" w:bottom="1440" w:left="1440" w:header="72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F4A7" w14:textId="77777777" w:rsidR="00B041F4" w:rsidRPr="00BD2C13" w:rsidRDefault="00B041F4" w:rsidP="008436BE">
      <w:pPr>
        <w:spacing w:before="0" w:after="0"/>
      </w:pPr>
      <w:r w:rsidRPr="00BD2C13">
        <w:separator/>
      </w:r>
    </w:p>
    <w:p w14:paraId="039C5C0D" w14:textId="77777777" w:rsidR="00B041F4" w:rsidRPr="00BD2C13" w:rsidRDefault="00B041F4"/>
    <w:p w14:paraId="208406BD" w14:textId="77777777" w:rsidR="00B041F4" w:rsidRPr="00BD2C13" w:rsidRDefault="00B041F4" w:rsidP="00590789"/>
  </w:endnote>
  <w:endnote w:type="continuationSeparator" w:id="0">
    <w:p w14:paraId="09EE34A6" w14:textId="77777777" w:rsidR="00B041F4" w:rsidRPr="00BD2C13" w:rsidRDefault="00B041F4" w:rsidP="008436BE">
      <w:pPr>
        <w:spacing w:before="0" w:after="0"/>
      </w:pPr>
      <w:r w:rsidRPr="00BD2C13">
        <w:continuationSeparator/>
      </w:r>
    </w:p>
    <w:p w14:paraId="12667F93" w14:textId="77777777" w:rsidR="00B041F4" w:rsidRPr="00BD2C13" w:rsidRDefault="00B041F4"/>
    <w:p w14:paraId="0138F7E2" w14:textId="77777777" w:rsidR="00B041F4" w:rsidRPr="00BD2C13" w:rsidRDefault="00B041F4" w:rsidP="00590789"/>
  </w:endnote>
  <w:endnote w:type="continuationNotice" w:id="1">
    <w:p w14:paraId="309A6799" w14:textId="77777777" w:rsidR="00B041F4" w:rsidRPr="00BD2C13" w:rsidRDefault="00B041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proofErr w:type="spellStart"/>
    <w:r w:rsidRPr="00BD2C13">
      <w:t>BlueShore</w:t>
    </w:r>
    <w:proofErr w:type="spellEnd"/>
    <w:r w:rsidRPr="00BD2C13">
      <w:t xml:space="preserv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proofErr w:type="spellStart"/>
    <w:r w:rsidRPr="00BD2C13">
      <w:t>BlueShore</w:t>
    </w:r>
    <w:proofErr w:type="spellEnd"/>
    <w:r w:rsidRPr="00BD2C13">
      <w:t xml:space="preserv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0BDB8" w14:textId="77777777" w:rsidR="00B041F4" w:rsidRPr="00BD2C13" w:rsidRDefault="00B041F4" w:rsidP="00590789">
      <w:r w:rsidRPr="00BD2C13">
        <w:separator/>
      </w:r>
    </w:p>
  </w:footnote>
  <w:footnote w:type="continuationSeparator" w:id="0">
    <w:p w14:paraId="43F32797" w14:textId="77777777" w:rsidR="00B041F4" w:rsidRPr="00BD2C13" w:rsidRDefault="00B041F4" w:rsidP="00590789">
      <w:r w:rsidRPr="00BD2C13">
        <w:continuationSeparator/>
      </w:r>
    </w:p>
  </w:footnote>
  <w:footnote w:type="continuationNotice" w:id="1">
    <w:p w14:paraId="328DA752" w14:textId="77777777" w:rsidR="00B041F4" w:rsidRPr="00BD2C13" w:rsidRDefault="00B041F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257"/>
    <w:multiLevelType w:val="hybridMultilevel"/>
    <w:tmpl w:val="994EEAB0"/>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83008"/>
    <w:multiLevelType w:val="hybridMultilevel"/>
    <w:tmpl w:val="4448DC60"/>
    <w:lvl w:ilvl="0" w:tplc="10090003">
      <w:start w:val="1"/>
      <w:numFmt w:val="bullet"/>
      <w:lvlText w:val="o"/>
      <w:lvlJc w:val="left"/>
      <w:pPr>
        <w:ind w:left="2340" w:hanging="360"/>
      </w:pPr>
      <w:rPr>
        <w:rFonts w:ascii="Courier New" w:hAnsi="Courier New" w:cs="Courier New"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 w15:restartNumberingAfterBreak="0">
    <w:nsid w:val="15B87117"/>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653D0"/>
    <w:multiLevelType w:val="hybridMultilevel"/>
    <w:tmpl w:val="0F14E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E82538"/>
    <w:multiLevelType w:val="hybridMultilevel"/>
    <w:tmpl w:val="FACE79F6"/>
    <w:lvl w:ilvl="0" w:tplc="FFFFFFFF">
      <w:start w:val="1"/>
      <w:numFmt w:val="lowerLetter"/>
      <w:lvlText w:val="1%1"/>
      <w:lvlJc w:val="left"/>
      <w:pPr>
        <w:ind w:left="2340" w:hanging="360"/>
      </w:pPr>
      <w:rPr>
        <w:rFonts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535C9"/>
    <w:multiLevelType w:val="hybridMultilevel"/>
    <w:tmpl w:val="74BA6E44"/>
    <w:lvl w:ilvl="0" w:tplc="FFFFFFFF">
      <w:start w:val="1"/>
      <w:numFmt w:val="bullet"/>
      <w:lvlText w:val=""/>
      <w:lvlJc w:val="left"/>
      <w:pPr>
        <w:ind w:left="720" w:hanging="360"/>
      </w:pPr>
      <w:rPr>
        <w:rFonts w:ascii="Symbol" w:hAnsi="Symbol" w:hint="default"/>
      </w:rPr>
    </w:lvl>
    <w:lvl w:ilvl="1" w:tplc="1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613EE1"/>
    <w:multiLevelType w:val="multilevel"/>
    <w:tmpl w:val="6C02296E"/>
    <w:lvl w:ilvl="0">
      <w:start w:val="1"/>
      <w:numFmt w:val="bullet"/>
      <w:lvlText w:val="o"/>
      <w:lvlJc w:val="left"/>
      <w:pPr>
        <w:tabs>
          <w:tab w:val="num" w:pos="927"/>
        </w:tabs>
        <w:ind w:left="927" w:hanging="360"/>
      </w:pPr>
      <w:rPr>
        <w:rFonts w:ascii="Courier New" w:hAnsi="Courier New" w:cs="Courier New" w:hint="default"/>
      </w:rPr>
    </w:lvl>
    <w:lvl w:ilvl="1">
      <w:start w:val="1"/>
      <w:numFmt w:val="decimal"/>
      <w:lvlText w:val="%2."/>
      <w:lvlJc w:val="left"/>
      <w:pPr>
        <w:tabs>
          <w:tab w:val="num" w:pos="1647"/>
        </w:tabs>
        <w:ind w:left="1647" w:hanging="360"/>
      </w:pPr>
      <w:rPr>
        <w:rFonts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8" w15:restartNumberingAfterBreak="0">
    <w:nsid w:val="2D572E39"/>
    <w:multiLevelType w:val="hybridMultilevel"/>
    <w:tmpl w:val="F88224CE"/>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10" w15:restartNumberingAfterBreak="0">
    <w:nsid w:val="392A4338"/>
    <w:multiLevelType w:val="multilevel"/>
    <w:tmpl w:val="0B7AAFFA"/>
    <w:lvl w:ilvl="0">
      <w:start w:val="1"/>
      <w:numFmt w:val="decimal"/>
      <w:lvlText w:val="%1."/>
      <w:lvlJc w:val="left"/>
      <w:pPr>
        <w:tabs>
          <w:tab w:val="num" w:pos="927"/>
        </w:tabs>
        <w:ind w:left="927" w:hanging="360"/>
      </w:pPr>
      <w:rPr>
        <w:rFonts w:hint="default"/>
      </w:rPr>
    </w:lvl>
    <w:lvl w:ilvl="1">
      <w:start w:val="1"/>
      <w:numFmt w:val="bullet"/>
      <w:lvlText w:val=""/>
      <w:lvlJc w:val="left"/>
      <w:pPr>
        <w:ind w:left="1647" w:hanging="360"/>
      </w:pPr>
      <w:rPr>
        <w:rFonts w:ascii="Symbol" w:hAnsi="Symbol"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 w15:restartNumberingAfterBreak="0">
    <w:nsid w:val="3DDC6D63"/>
    <w:multiLevelType w:val="hybridMultilevel"/>
    <w:tmpl w:val="855E04A0"/>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3E700995"/>
    <w:multiLevelType w:val="multilevel"/>
    <w:tmpl w:val="1B1C4FBC"/>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b w:val="0"/>
        <w:bCs w:val="0"/>
        <w:i w:val="0"/>
        <w:iCs w:val="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3" w15:restartNumberingAfterBreak="0">
    <w:nsid w:val="40BB105F"/>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E13F8"/>
    <w:multiLevelType w:val="hybridMultilevel"/>
    <w:tmpl w:val="DCF8C5BC"/>
    <w:lvl w:ilvl="0" w:tplc="FFFFFFFF">
      <w:start w:val="1"/>
      <w:numFmt w:val="bullet"/>
      <w:lvlText w:val=""/>
      <w:lvlJc w:val="left"/>
      <w:pPr>
        <w:ind w:left="720" w:hanging="360"/>
      </w:pPr>
      <w:rPr>
        <w:rFonts w:ascii="Symbol" w:hAnsi="Symbol" w:hint="default"/>
      </w:rPr>
    </w:lvl>
    <w:lvl w:ilvl="1" w:tplc="1009001B">
      <w:start w:val="1"/>
      <w:numFmt w:val="lowerRoman"/>
      <w:lvlText w:val="%2."/>
      <w:lvlJc w:val="right"/>
      <w:pPr>
        <w:ind w:left="1440" w:hanging="360"/>
      </w:pPr>
    </w:lvl>
    <w:lvl w:ilvl="2" w:tplc="10090003">
      <w:start w:val="1"/>
      <w:numFmt w:val="bullet"/>
      <w:lvlText w:val="o"/>
      <w:lvlJc w:val="left"/>
      <w:pPr>
        <w:ind w:left="1440" w:hanging="360"/>
      </w:pPr>
      <w:rPr>
        <w:rFonts w:ascii="Courier New" w:hAnsi="Courier New" w:cs="Courier New" w:hint="default"/>
      </w:rPr>
    </w:lvl>
    <w:lvl w:ilvl="3" w:tplc="10090003">
      <w:start w:val="1"/>
      <w:numFmt w:val="bullet"/>
      <w:lvlText w:val="o"/>
      <w:lvlJc w:val="left"/>
      <w:pPr>
        <w:ind w:left="14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2D3B82"/>
    <w:multiLevelType w:val="multilevel"/>
    <w:tmpl w:val="0B7AAFFA"/>
    <w:lvl w:ilvl="0">
      <w:start w:val="1"/>
      <w:numFmt w:val="decimal"/>
      <w:lvlText w:val="%1."/>
      <w:lvlJc w:val="left"/>
      <w:pPr>
        <w:tabs>
          <w:tab w:val="num" w:pos="927"/>
        </w:tabs>
        <w:ind w:left="927" w:hanging="360"/>
      </w:pPr>
      <w:rPr>
        <w:rFonts w:hint="default"/>
      </w:rPr>
    </w:lvl>
    <w:lvl w:ilvl="1">
      <w:start w:val="1"/>
      <w:numFmt w:val="bullet"/>
      <w:lvlText w:val=""/>
      <w:lvlJc w:val="left"/>
      <w:pPr>
        <w:ind w:left="1647"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8" w15:restartNumberingAfterBreak="0">
    <w:nsid w:val="5381379B"/>
    <w:multiLevelType w:val="hybridMultilevel"/>
    <w:tmpl w:val="CC2A1FA4"/>
    <w:lvl w:ilvl="0" w:tplc="FCAA8C38">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340" w:hanging="360"/>
      </w:pPr>
      <w:rPr>
        <w:rFonts w:ascii="Courier New" w:hAnsi="Courier New" w:cs="Courier New" w:hint="default"/>
      </w:r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3D25B22"/>
    <w:multiLevelType w:val="multilevel"/>
    <w:tmpl w:val="059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1" w15:restartNumberingAfterBreak="0">
    <w:nsid w:val="5CE16335"/>
    <w:multiLevelType w:val="hybridMultilevel"/>
    <w:tmpl w:val="4D787F7E"/>
    <w:lvl w:ilvl="0" w:tplc="2710DDB8">
      <w:numFmt w:val="bullet"/>
      <w:lvlText w:val="o"/>
      <w:lvlJc w:val="left"/>
      <w:pPr>
        <w:ind w:left="1494" w:hanging="360"/>
      </w:pPr>
      <w:rPr>
        <w:rFonts w:ascii="Courier New" w:eastAsia="Courier New" w:hAnsi="Courier New" w:cs="Courier New" w:hint="default"/>
        <w:b w:val="0"/>
        <w:bCs w:val="0"/>
        <w:i w:val="0"/>
        <w:iCs w:val="0"/>
        <w:spacing w:val="0"/>
        <w:w w:val="99"/>
        <w:sz w:val="20"/>
        <w:szCs w:val="20"/>
        <w:lang w:val="en-US" w:eastAsia="en-US" w:bidi="ar-SA"/>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22" w15:restartNumberingAfterBreak="0">
    <w:nsid w:val="5D3F15D0"/>
    <w:multiLevelType w:val="hybridMultilevel"/>
    <w:tmpl w:val="FACE79F6"/>
    <w:lvl w:ilvl="0" w:tplc="5C84C6A2">
      <w:start w:val="1"/>
      <w:numFmt w:val="lowerLetter"/>
      <w:lvlText w:val="1%1"/>
      <w:lvlJc w:val="left"/>
      <w:pPr>
        <w:ind w:left="2340" w:hanging="360"/>
      </w:pPr>
      <w:rPr>
        <w:rFonts w:hint="default"/>
      </w:rPr>
    </w:lvl>
    <w:lvl w:ilvl="1" w:tplc="FFFFFFFF" w:tentative="1">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3" w15:restartNumberingAfterBreak="0">
    <w:nsid w:val="63446C00"/>
    <w:multiLevelType w:val="multilevel"/>
    <w:tmpl w:val="CF6E6548"/>
    <w:lvl w:ilvl="0">
      <w:start w:val="1"/>
      <w:numFmt w:val="bullet"/>
      <w:lvlText w:val=""/>
      <w:lvlJc w:val="left"/>
      <w:pPr>
        <w:tabs>
          <w:tab w:val="num" w:pos="927"/>
        </w:tabs>
        <w:ind w:left="927" w:hanging="360"/>
      </w:pPr>
      <w:rPr>
        <w:rFonts w:ascii="Symbol" w:hAnsi="Symbol" w:hint="default"/>
      </w:rPr>
    </w:lvl>
    <w:lvl w:ilvl="1">
      <w:start w:val="1"/>
      <w:numFmt w:val="bullet"/>
      <w:lvlText w:val=""/>
      <w:lvlJc w:val="left"/>
      <w:pPr>
        <w:ind w:left="1647" w:hanging="360"/>
      </w:pPr>
      <w:rPr>
        <w:rFonts w:ascii="Symbol" w:hAnsi="Symbol"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4" w15:restartNumberingAfterBreak="0">
    <w:nsid w:val="66423FEE"/>
    <w:multiLevelType w:val="hybridMultilevel"/>
    <w:tmpl w:val="81D417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83C64A6"/>
    <w:multiLevelType w:val="multilevel"/>
    <w:tmpl w:val="2C9A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7B27516A"/>
    <w:multiLevelType w:val="hybridMultilevel"/>
    <w:tmpl w:val="02328A28"/>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D01C3A"/>
    <w:multiLevelType w:val="multilevel"/>
    <w:tmpl w:val="19E23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D54BC2"/>
    <w:multiLevelType w:val="hybridMultilevel"/>
    <w:tmpl w:val="3AB001B6"/>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DD5E05"/>
    <w:multiLevelType w:val="multilevel"/>
    <w:tmpl w:val="2C9A9C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09962">
    <w:abstractNumId w:val="9"/>
  </w:num>
  <w:num w:numId="2" w16cid:durableId="1324167042">
    <w:abstractNumId w:val="20"/>
  </w:num>
  <w:num w:numId="3" w16cid:durableId="822551457">
    <w:abstractNumId w:val="5"/>
  </w:num>
  <w:num w:numId="4" w16cid:durableId="331033228">
    <w:abstractNumId w:val="13"/>
  </w:num>
  <w:num w:numId="5" w16cid:durableId="672223371">
    <w:abstractNumId w:val="13"/>
  </w:num>
  <w:num w:numId="6" w16cid:durableId="1261642295">
    <w:abstractNumId w:val="16"/>
  </w:num>
  <w:num w:numId="7" w16cid:durableId="2081710640">
    <w:abstractNumId w:val="14"/>
  </w:num>
  <w:num w:numId="8" w16cid:durableId="1364552397">
    <w:abstractNumId w:val="12"/>
  </w:num>
  <w:num w:numId="9" w16cid:durableId="579675401">
    <w:abstractNumId w:val="25"/>
  </w:num>
  <w:num w:numId="10" w16cid:durableId="105273443">
    <w:abstractNumId w:val="12"/>
  </w:num>
  <w:num w:numId="11" w16cid:durableId="1764376229">
    <w:abstractNumId w:val="18"/>
  </w:num>
  <w:num w:numId="12" w16cid:durableId="1580404467">
    <w:abstractNumId w:val="22"/>
  </w:num>
  <w:num w:numId="13" w16cid:durableId="415129996">
    <w:abstractNumId w:val="26"/>
  </w:num>
  <w:num w:numId="14" w16cid:durableId="595864880">
    <w:abstractNumId w:val="6"/>
  </w:num>
  <w:num w:numId="15" w16cid:durableId="1086656615">
    <w:abstractNumId w:val="15"/>
  </w:num>
  <w:num w:numId="16" w16cid:durableId="573200804">
    <w:abstractNumId w:val="11"/>
  </w:num>
  <w:num w:numId="17" w16cid:durableId="496532598">
    <w:abstractNumId w:val="28"/>
  </w:num>
  <w:num w:numId="18" w16cid:durableId="214318870">
    <w:abstractNumId w:val="8"/>
  </w:num>
  <w:num w:numId="19" w16cid:durableId="1707634919">
    <w:abstractNumId w:val="0"/>
  </w:num>
  <w:num w:numId="20" w16cid:durableId="1968780331">
    <w:abstractNumId w:val="19"/>
  </w:num>
  <w:num w:numId="21" w16cid:durableId="1090931373">
    <w:abstractNumId w:val="2"/>
  </w:num>
  <w:num w:numId="22" w16cid:durableId="2069650526">
    <w:abstractNumId w:val="21"/>
  </w:num>
  <w:num w:numId="23" w16cid:durableId="82191931">
    <w:abstractNumId w:val="27"/>
  </w:num>
  <w:num w:numId="24" w16cid:durableId="929117310">
    <w:abstractNumId w:val="29"/>
  </w:num>
  <w:num w:numId="25" w16cid:durableId="1626422353">
    <w:abstractNumId w:val="1"/>
  </w:num>
  <w:num w:numId="26" w16cid:durableId="55209128">
    <w:abstractNumId w:val="7"/>
  </w:num>
  <w:num w:numId="27" w16cid:durableId="343436128">
    <w:abstractNumId w:val="4"/>
  </w:num>
  <w:num w:numId="28" w16cid:durableId="268899431">
    <w:abstractNumId w:val="24"/>
  </w:num>
  <w:num w:numId="29" w16cid:durableId="441078047">
    <w:abstractNumId w:val="23"/>
  </w:num>
  <w:num w:numId="30" w16cid:durableId="772819705">
    <w:abstractNumId w:val="17"/>
  </w:num>
  <w:num w:numId="31" w16cid:durableId="2106070207">
    <w:abstractNumId w:val="10"/>
  </w:num>
  <w:num w:numId="32" w16cid:durableId="810369972">
    <w:abstractNumId w:val="3"/>
  </w:num>
  <w:num w:numId="900">
    <w:abstractNumId w:val="26"/>
    <w:lvlOverride w:ilvl="0">
      <w:startOverride w:val="1"/>
    </w:lvlOverride>
    <w:lvlOverride w:ilvl="1">
      <w:startOverride w:val="1"/>
    </w:lvlOverride>
    <w:lvlOverride w:ilvl="2">
      <w:startOverride w:val="1"/>
    </w:lvlOverride>
  </w:num>
  <w:num w:numId="901">
    <w:abstractNumId w:val="26"/>
    <w:lvlOverride w:ilvl="0">
      <w:startOverride w:val="1"/>
    </w:lvlOverride>
    <w:lvlOverride w:ilvl="1">
      <w:startOverride w:val="1"/>
    </w:lvlOverride>
    <w:lvlOverride w:ilvl="2">
      <w:startOverride w:val="1"/>
    </w:lvlOverride>
  </w:num>
  <w:num w:numId="902">
    <w:abstractNumId w:val="26"/>
    <w:lvlOverride w:ilvl="0">
      <w:startOverride w:val="1"/>
    </w:lvlOverride>
    <w:lvlOverride w:ilvl="1">
      <w:startOverride w:val="1"/>
    </w:lvlOverride>
    <w:lvlOverride w:ilvl="2">
      <w:startOverride w:val="1"/>
    </w:lvlOverride>
  </w:num>
  <w:num w:numId="950">
    <w:abstractNumId w:val="5"/>
    <w:lvlOverride w:ilvl="0">
      <w:startOverride w:val="1"/>
    </w:lvlOverride>
  </w:num>
  <w:num w:numId="951">
    <w:abstractNumId w:val="5"/>
    <w:lvlOverride w:ilvl="0">
      <w:startOverride w:val="1"/>
    </w:lvlOverride>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 David">
    <w15:presenceInfo w15:providerId="AD" w15:userId="S::davlin@deloitte.ca::ce1f04b3-c96a-433f-995d-d2a58be28702"/>
  </w15:person>
  <w15:person w15:author="Bishop, Alex">
    <w15:presenceInfo w15:providerId="AD" w15:userId="S::alebishop@deloitte.ca::68c25a83-463d-43a8-be9a-17deb2bdef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BF3"/>
    <w:rsid w:val="000040CE"/>
    <w:rsid w:val="0000482F"/>
    <w:rsid w:val="00006886"/>
    <w:rsid w:val="000108AB"/>
    <w:rsid w:val="00011545"/>
    <w:rsid w:val="00012543"/>
    <w:rsid w:val="00012920"/>
    <w:rsid w:val="000135A4"/>
    <w:rsid w:val="0001485A"/>
    <w:rsid w:val="000149F9"/>
    <w:rsid w:val="000155E0"/>
    <w:rsid w:val="00016A6A"/>
    <w:rsid w:val="00020787"/>
    <w:rsid w:val="000221BD"/>
    <w:rsid w:val="00024BB5"/>
    <w:rsid w:val="00025068"/>
    <w:rsid w:val="000262BF"/>
    <w:rsid w:val="000273B6"/>
    <w:rsid w:val="000306AC"/>
    <w:rsid w:val="00030CD4"/>
    <w:rsid w:val="00032075"/>
    <w:rsid w:val="000324ED"/>
    <w:rsid w:val="0003394A"/>
    <w:rsid w:val="000341E0"/>
    <w:rsid w:val="00035BEF"/>
    <w:rsid w:val="00035D19"/>
    <w:rsid w:val="00037F41"/>
    <w:rsid w:val="00037FF2"/>
    <w:rsid w:val="0004057C"/>
    <w:rsid w:val="000424AD"/>
    <w:rsid w:val="00042D60"/>
    <w:rsid w:val="00042E12"/>
    <w:rsid w:val="00042E7E"/>
    <w:rsid w:val="00043813"/>
    <w:rsid w:val="00044232"/>
    <w:rsid w:val="000444C1"/>
    <w:rsid w:val="00044E28"/>
    <w:rsid w:val="000452DA"/>
    <w:rsid w:val="0004688E"/>
    <w:rsid w:val="00046BF1"/>
    <w:rsid w:val="00046E6F"/>
    <w:rsid w:val="00050058"/>
    <w:rsid w:val="00050268"/>
    <w:rsid w:val="00050D65"/>
    <w:rsid w:val="00052AF8"/>
    <w:rsid w:val="000534EC"/>
    <w:rsid w:val="00053FA5"/>
    <w:rsid w:val="0005484D"/>
    <w:rsid w:val="0005678D"/>
    <w:rsid w:val="00056F6F"/>
    <w:rsid w:val="0005718C"/>
    <w:rsid w:val="000614F4"/>
    <w:rsid w:val="000617A4"/>
    <w:rsid w:val="000619D2"/>
    <w:rsid w:val="0006357C"/>
    <w:rsid w:val="00065F0B"/>
    <w:rsid w:val="0006624A"/>
    <w:rsid w:val="00066487"/>
    <w:rsid w:val="00066D90"/>
    <w:rsid w:val="00067835"/>
    <w:rsid w:val="00071A08"/>
    <w:rsid w:val="00072DC7"/>
    <w:rsid w:val="0007359B"/>
    <w:rsid w:val="000736FF"/>
    <w:rsid w:val="00074D7E"/>
    <w:rsid w:val="00076086"/>
    <w:rsid w:val="00077D5B"/>
    <w:rsid w:val="00077F82"/>
    <w:rsid w:val="000808CA"/>
    <w:rsid w:val="000816D4"/>
    <w:rsid w:val="00081A63"/>
    <w:rsid w:val="00081BF6"/>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63D9"/>
    <w:rsid w:val="00097FEB"/>
    <w:rsid w:val="000A103F"/>
    <w:rsid w:val="000A1644"/>
    <w:rsid w:val="000A1C0E"/>
    <w:rsid w:val="000A3083"/>
    <w:rsid w:val="000A52BE"/>
    <w:rsid w:val="000A591C"/>
    <w:rsid w:val="000A59AC"/>
    <w:rsid w:val="000A7AD7"/>
    <w:rsid w:val="000B00CF"/>
    <w:rsid w:val="000B06E9"/>
    <w:rsid w:val="000B0E5B"/>
    <w:rsid w:val="000B188F"/>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0B66"/>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37A5"/>
    <w:rsid w:val="000F47B3"/>
    <w:rsid w:val="000F4BE9"/>
    <w:rsid w:val="000F4DEC"/>
    <w:rsid w:val="000F5E3A"/>
    <w:rsid w:val="000F68DE"/>
    <w:rsid w:val="000F6D6D"/>
    <w:rsid w:val="000F6E9A"/>
    <w:rsid w:val="000F77EB"/>
    <w:rsid w:val="0010065A"/>
    <w:rsid w:val="0010089E"/>
    <w:rsid w:val="00100A71"/>
    <w:rsid w:val="0010237D"/>
    <w:rsid w:val="00102E51"/>
    <w:rsid w:val="001037B4"/>
    <w:rsid w:val="0010423A"/>
    <w:rsid w:val="0010508C"/>
    <w:rsid w:val="00105DB1"/>
    <w:rsid w:val="001067AB"/>
    <w:rsid w:val="001069CA"/>
    <w:rsid w:val="00106DB4"/>
    <w:rsid w:val="0011112E"/>
    <w:rsid w:val="00111645"/>
    <w:rsid w:val="0011218B"/>
    <w:rsid w:val="00112561"/>
    <w:rsid w:val="0011430B"/>
    <w:rsid w:val="00115F88"/>
    <w:rsid w:val="001173B0"/>
    <w:rsid w:val="001205EC"/>
    <w:rsid w:val="001209F8"/>
    <w:rsid w:val="001210EE"/>
    <w:rsid w:val="001212C1"/>
    <w:rsid w:val="001229C7"/>
    <w:rsid w:val="00122A80"/>
    <w:rsid w:val="0012428E"/>
    <w:rsid w:val="00124928"/>
    <w:rsid w:val="00124C0F"/>
    <w:rsid w:val="00124E74"/>
    <w:rsid w:val="00124F3F"/>
    <w:rsid w:val="00125BDA"/>
    <w:rsid w:val="00125EE5"/>
    <w:rsid w:val="001270E6"/>
    <w:rsid w:val="00130097"/>
    <w:rsid w:val="001308D8"/>
    <w:rsid w:val="00130D80"/>
    <w:rsid w:val="00132108"/>
    <w:rsid w:val="00132715"/>
    <w:rsid w:val="00133EA4"/>
    <w:rsid w:val="00134BE7"/>
    <w:rsid w:val="00134D1E"/>
    <w:rsid w:val="00136B16"/>
    <w:rsid w:val="00141042"/>
    <w:rsid w:val="00141216"/>
    <w:rsid w:val="001441A5"/>
    <w:rsid w:val="0014420D"/>
    <w:rsid w:val="00144CB7"/>
    <w:rsid w:val="00145B6B"/>
    <w:rsid w:val="00147B0D"/>
    <w:rsid w:val="00147BB9"/>
    <w:rsid w:val="0015005A"/>
    <w:rsid w:val="00153652"/>
    <w:rsid w:val="00153896"/>
    <w:rsid w:val="00153EBD"/>
    <w:rsid w:val="00154430"/>
    <w:rsid w:val="001550E4"/>
    <w:rsid w:val="00155E63"/>
    <w:rsid w:val="001568C9"/>
    <w:rsid w:val="001578F2"/>
    <w:rsid w:val="00157A12"/>
    <w:rsid w:val="001601DF"/>
    <w:rsid w:val="0016134C"/>
    <w:rsid w:val="0016254E"/>
    <w:rsid w:val="0016280C"/>
    <w:rsid w:val="001629B6"/>
    <w:rsid w:val="001633B7"/>
    <w:rsid w:val="0016374E"/>
    <w:rsid w:val="00170877"/>
    <w:rsid w:val="00170AC2"/>
    <w:rsid w:val="00170C02"/>
    <w:rsid w:val="00172810"/>
    <w:rsid w:val="00174AF9"/>
    <w:rsid w:val="00176DC2"/>
    <w:rsid w:val="00177061"/>
    <w:rsid w:val="00177E71"/>
    <w:rsid w:val="001800E4"/>
    <w:rsid w:val="00180758"/>
    <w:rsid w:val="00180E64"/>
    <w:rsid w:val="00182343"/>
    <w:rsid w:val="00182ED0"/>
    <w:rsid w:val="00184A4A"/>
    <w:rsid w:val="00185F95"/>
    <w:rsid w:val="00185FF0"/>
    <w:rsid w:val="001861A6"/>
    <w:rsid w:val="00190C50"/>
    <w:rsid w:val="00192BE6"/>
    <w:rsid w:val="00192DB2"/>
    <w:rsid w:val="00193CAC"/>
    <w:rsid w:val="00194716"/>
    <w:rsid w:val="001952C5"/>
    <w:rsid w:val="00195A3B"/>
    <w:rsid w:val="00195E6E"/>
    <w:rsid w:val="00196EDD"/>
    <w:rsid w:val="00197763"/>
    <w:rsid w:val="001A05D8"/>
    <w:rsid w:val="001A1513"/>
    <w:rsid w:val="001A159A"/>
    <w:rsid w:val="001A18AC"/>
    <w:rsid w:val="001A1E93"/>
    <w:rsid w:val="001A2381"/>
    <w:rsid w:val="001A2C5E"/>
    <w:rsid w:val="001A3020"/>
    <w:rsid w:val="001A34FB"/>
    <w:rsid w:val="001A370E"/>
    <w:rsid w:val="001A4721"/>
    <w:rsid w:val="001A4A5C"/>
    <w:rsid w:val="001A59C7"/>
    <w:rsid w:val="001A7150"/>
    <w:rsid w:val="001B0534"/>
    <w:rsid w:val="001B0CF4"/>
    <w:rsid w:val="001B2449"/>
    <w:rsid w:val="001B2BC9"/>
    <w:rsid w:val="001B3259"/>
    <w:rsid w:val="001B3E24"/>
    <w:rsid w:val="001B42B4"/>
    <w:rsid w:val="001B4FC5"/>
    <w:rsid w:val="001B515B"/>
    <w:rsid w:val="001B6B05"/>
    <w:rsid w:val="001B6E22"/>
    <w:rsid w:val="001C087F"/>
    <w:rsid w:val="001C0990"/>
    <w:rsid w:val="001C0F79"/>
    <w:rsid w:val="001C1100"/>
    <w:rsid w:val="001C2BE8"/>
    <w:rsid w:val="001C2F8E"/>
    <w:rsid w:val="001C3C5E"/>
    <w:rsid w:val="001C3DCE"/>
    <w:rsid w:val="001C4248"/>
    <w:rsid w:val="001C4A96"/>
    <w:rsid w:val="001C54FA"/>
    <w:rsid w:val="001C5B03"/>
    <w:rsid w:val="001C6066"/>
    <w:rsid w:val="001C6541"/>
    <w:rsid w:val="001D0ADD"/>
    <w:rsid w:val="001D1D9E"/>
    <w:rsid w:val="001D2A07"/>
    <w:rsid w:val="001D3E7E"/>
    <w:rsid w:val="001D3FBE"/>
    <w:rsid w:val="001D3FCD"/>
    <w:rsid w:val="001D53E6"/>
    <w:rsid w:val="001D74A3"/>
    <w:rsid w:val="001D7802"/>
    <w:rsid w:val="001D7F35"/>
    <w:rsid w:val="001E070B"/>
    <w:rsid w:val="001E0D12"/>
    <w:rsid w:val="001E286D"/>
    <w:rsid w:val="001E47B2"/>
    <w:rsid w:val="001E5791"/>
    <w:rsid w:val="001E64AC"/>
    <w:rsid w:val="001E776B"/>
    <w:rsid w:val="001F0865"/>
    <w:rsid w:val="001F2AA8"/>
    <w:rsid w:val="001F3ED6"/>
    <w:rsid w:val="001F470C"/>
    <w:rsid w:val="00201940"/>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1B8"/>
    <w:rsid w:val="0022362E"/>
    <w:rsid w:val="00223DED"/>
    <w:rsid w:val="00224545"/>
    <w:rsid w:val="00226C2C"/>
    <w:rsid w:val="0022746F"/>
    <w:rsid w:val="0022752E"/>
    <w:rsid w:val="002306B6"/>
    <w:rsid w:val="002314C8"/>
    <w:rsid w:val="00232932"/>
    <w:rsid w:val="00232E92"/>
    <w:rsid w:val="00232F28"/>
    <w:rsid w:val="00233417"/>
    <w:rsid w:val="00235915"/>
    <w:rsid w:val="002359E9"/>
    <w:rsid w:val="00236BDA"/>
    <w:rsid w:val="00236C73"/>
    <w:rsid w:val="00240F13"/>
    <w:rsid w:val="00241242"/>
    <w:rsid w:val="0024167F"/>
    <w:rsid w:val="0024170A"/>
    <w:rsid w:val="002426BC"/>
    <w:rsid w:val="00242EA3"/>
    <w:rsid w:val="00243DA9"/>
    <w:rsid w:val="00243FDD"/>
    <w:rsid w:val="00244535"/>
    <w:rsid w:val="002461BC"/>
    <w:rsid w:val="00247212"/>
    <w:rsid w:val="00250A5F"/>
    <w:rsid w:val="00251336"/>
    <w:rsid w:val="00253B8F"/>
    <w:rsid w:val="00254C8D"/>
    <w:rsid w:val="00255AAE"/>
    <w:rsid w:val="0025696C"/>
    <w:rsid w:val="00257ADB"/>
    <w:rsid w:val="00257C28"/>
    <w:rsid w:val="002603C7"/>
    <w:rsid w:val="0026105F"/>
    <w:rsid w:val="0026117B"/>
    <w:rsid w:val="00261355"/>
    <w:rsid w:val="002629A7"/>
    <w:rsid w:val="00262A0A"/>
    <w:rsid w:val="00262C26"/>
    <w:rsid w:val="00263279"/>
    <w:rsid w:val="00263F81"/>
    <w:rsid w:val="00263FAA"/>
    <w:rsid w:val="00264118"/>
    <w:rsid w:val="00264311"/>
    <w:rsid w:val="00264B83"/>
    <w:rsid w:val="00265727"/>
    <w:rsid w:val="002658B0"/>
    <w:rsid w:val="00265DCA"/>
    <w:rsid w:val="00266240"/>
    <w:rsid w:val="00266FE5"/>
    <w:rsid w:val="00267209"/>
    <w:rsid w:val="00267D06"/>
    <w:rsid w:val="002705AF"/>
    <w:rsid w:val="0027204C"/>
    <w:rsid w:val="00274480"/>
    <w:rsid w:val="0027510B"/>
    <w:rsid w:val="00275A4D"/>
    <w:rsid w:val="002765FC"/>
    <w:rsid w:val="00276B87"/>
    <w:rsid w:val="002778D1"/>
    <w:rsid w:val="00285C56"/>
    <w:rsid w:val="0028639F"/>
    <w:rsid w:val="00286872"/>
    <w:rsid w:val="00291084"/>
    <w:rsid w:val="00291376"/>
    <w:rsid w:val="00291634"/>
    <w:rsid w:val="00291F41"/>
    <w:rsid w:val="0029246C"/>
    <w:rsid w:val="002925FC"/>
    <w:rsid w:val="00293763"/>
    <w:rsid w:val="00293CD3"/>
    <w:rsid w:val="00293EE7"/>
    <w:rsid w:val="002942ED"/>
    <w:rsid w:val="00295227"/>
    <w:rsid w:val="00295296"/>
    <w:rsid w:val="00295DCD"/>
    <w:rsid w:val="0029604F"/>
    <w:rsid w:val="00296E5A"/>
    <w:rsid w:val="00297F5E"/>
    <w:rsid w:val="002A0541"/>
    <w:rsid w:val="002A12A8"/>
    <w:rsid w:val="002A2B27"/>
    <w:rsid w:val="002A3AF1"/>
    <w:rsid w:val="002A46AE"/>
    <w:rsid w:val="002A5D56"/>
    <w:rsid w:val="002B041B"/>
    <w:rsid w:val="002B22FE"/>
    <w:rsid w:val="002B24A7"/>
    <w:rsid w:val="002B2BFF"/>
    <w:rsid w:val="002B335D"/>
    <w:rsid w:val="002B5521"/>
    <w:rsid w:val="002B591C"/>
    <w:rsid w:val="002B78A9"/>
    <w:rsid w:val="002B7F47"/>
    <w:rsid w:val="002C0510"/>
    <w:rsid w:val="002C116F"/>
    <w:rsid w:val="002C1397"/>
    <w:rsid w:val="002C3AFD"/>
    <w:rsid w:val="002C48D2"/>
    <w:rsid w:val="002C5191"/>
    <w:rsid w:val="002C5353"/>
    <w:rsid w:val="002C557E"/>
    <w:rsid w:val="002C6E3A"/>
    <w:rsid w:val="002C7EFF"/>
    <w:rsid w:val="002D00C9"/>
    <w:rsid w:val="002D1A1B"/>
    <w:rsid w:val="002D1DFA"/>
    <w:rsid w:val="002D2A52"/>
    <w:rsid w:val="002D364A"/>
    <w:rsid w:val="002D43EC"/>
    <w:rsid w:val="002D4538"/>
    <w:rsid w:val="002D4C51"/>
    <w:rsid w:val="002D500F"/>
    <w:rsid w:val="002D7635"/>
    <w:rsid w:val="002D7BED"/>
    <w:rsid w:val="002E0D7B"/>
    <w:rsid w:val="002E19F2"/>
    <w:rsid w:val="002E1AE4"/>
    <w:rsid w:val="002E2542"/>
    <w:rsid w:val="002E289A"/>
    <w:rsid w:val="002E2B70"/>
    <w:rsid w:val="002E416A"/>
    <w:rsid w:val="002E4EB9"/>
    <w:rsid w:val="002E603B"/>
    <w:rsid w:val="002E6FC9"/>
    <w:rsid w:val="002F1093"/>
    <w:rsid w:val="002F4184"/>
    <w:rsid w:val="002F45DF"/>
    <w:rsid w:val="002F6199"/>
    <w:rsid w:val="002F7237"/>
    <w:rsid w:val="002F7599"/>
    <w:rsid w:val="002F7933"/>
    <w:rsid w:val="002F7BBE"/>
    <w:rsid w:val="002F7E16"/>
    <w:rsid w:val="002F7F81"/>
    <w:rsid w:val="0030194D"/>
    <w:rsid w:val="00301E93"/>
    <w:rsid w:val="003022DC"/>
    <w:rsid w:val="00303B26"/>
    <w:rsid w:val="00304420"/>
    <w:rsid w:val="00304462"/>
    <w:rsid w:val="00304D99"/>
    <w:rsid w:val="003053E4"/>
    <w:rsid w:val="00306B0E"/>
    <w:rsid w:val="00307372"/>
    <w:rsid w:val="00310815"/>
    <w:rsid w:val="003110BE"/>
    <w:rsid w:val="003128A5"/>
    <w:rsid w:val="00314A70"/>
    <w:rsid w:val="00314ACB"/>
    <w:rsid w:val="00314DA5"/>
    <w:rsid w:val="003158A5"/>
    <w:rsid w:val="003159FB"/>
    <w:rsid w:val="00316C37"/>
    <w:rsid w:val="00317E6F"/>
    <w:rsid w:val="00320D97"/>
    <w:rsid w:val="0032260A"/>
    <w:rsid w:val="00322BC9"/>
    <w:rsid w:val="0032307E"/>
    <w:rsid w:val="00323BE1"/>
    <w:rsid w:val="0032449F"/>
    <w:rsid w:val="003251F5"/>
    <w:rsid w:val="00327F5A"/>
    <w:rsid w:val="00330F7A"/>
    <w:rsid w:val="003315FE"/>
    <w:rsid w:val="00332020"/>
    <w:rsid w:val="00332AA0"/>
    <w:rsid w:val="00332AC3"/>
    <w:rsid w:val="00333458"/>
    <w:rsid w:val="003338FA"/>
    <w:rsid w:val="00333ADC"/>
    <w:rsid w:val="00335284"/>
    <w:rsid w:val="0033567B"/>
    <w:rsid w:val="0034020D"/>
    <w:rsid w:val="00341B21"/>
    <w:rsid w:val="0034232D"/>
    <w:rsid w:val="00344FCA"/>
    <w:rsid w:val="00346BFB"/>
    <w:rsid w:val="00346FBC"/>
    <w:rsid w:val="00347BF3"/>
    <w:rsid w:val="00350723"/>
    <w:rsid w:val="003518BE"/>
    <w:rsid w:val="0035408B"/>
    <w:rsid w:val="00354711"/>
    <w:rsid w:val="003548A5"/>
    <w:rsid w:val="003574F3"/>
    <w:rsid w:val="003601E8"/>
    <w:rsid w:val="00360DED"/>
    <w:rsid w:val="00361286"/>
    <w:rsid w:val="00362907"/>
    <w:rsid w:val="00363263"/>
    <w:rsid w:val="00367CB7"/>
    <w:rsid w:val="00370899"/>
    <w:rsid w:val="00371023"/>
    <w:rsid w:val="00372C08"/>
    <w:rsid w:val="00373728"/>
    <w:rsid w:val="003743A1"/>
    <w:rsid w:val="003747A6"/>
    <w:rsid w:val="00375026"/>
    <w:rsid w:val="0037599B"/>
    <w:rsid w:val="00375AC7"/>
    <w:rsid w:val="00376E4A"/>
    <w:rsid w:val="00376F6E"/>
    <w:rsid w:val="00377EDC"/>
    <w:rsid w:val="00380DD6"/>
    <w:rsid w:val="00381F44"/>
    <w:rsid w:val="003824B8"/>
    <w:rsid w:val="003831C7"/>
    <w:rsid w:val="0038332B"/>
    <w:rsid w:val="00384EEB"/>
    <w:rsid w:val="00385321"/>
    <w:rsid w:val="003853AB"/>
    <w:rsid w:val="00385715"/>
    <w:rsid w:val="00385C7E"/>
    <w:rsid w:val="00386294"/>
    <w:rsid w:val="00386F0C"/>
    <w:rsid w:val="00387A0A"/>
    <w:rsid w:val="00390365"/>
    <w:rsid w:val="0039103B"/>
    <w:rsid w:val="00393CC8"/>
    <w:rsid w:val="00396342"/>
    <w:rsid w:val="00396663"/>
    <w:rsid w:val="00396B55"/>
    <w:rsid w:val="00396C87"/>
    <w:rsid w:val="003A03AA"/>
    <w:rsid w:val="003A22C7"/>
    <w:rsid w:val="003A2B50"/>
    <w:rsid w:val="003A2B80"/>
    <w:rsid w:val="003A59D6"/>
    <w:rsid w:val="003A60B1"/>
    <w:rsid w:val="003A6339"/>
    <w:rsid w:val="003A7764"/>
    <w:rsid w:val="003B0526"/>
    <w:rsid w:val="003B23DB"/>
    <w:rsid w:val="003B389A"/>
    <w:rsid w:val="003B3E44"/>
    <w:rsid w:val="003C160E"/>
    <w:rsid w:val="003C3928"/>
    <w:rsid w:val="003C3E4B"/>
    <w:rsid w:val="003C4BAA"/>
    <w:rsid w:val="003C537D"/>
    <w:rsid w:val="003C6146"/>
    <w:rsid w:val="003C6C1F"/>
    <w:rsid w:val="003C7A20"/>
    <w:rsid w:val="003D0CD4"/>
    <w:rsid w:val="003D0E8D"/>
    <w:rsid w:val="003D1117"/>
    <w:rsid w:val="003D140F"/>
    <w:rsid w:val="003D27C2"/>
    <w:rsid w:val="003D2825"/>
    <w:rsid w:val="003D298D"/>
    <w:rsid w:val="003D2BF7"/>
    <w:rsid w:val="003D5081"/>
    <w:rsid w:val="003D5E78"/>
    <w:rsid w:val="003D629D"/>
    <w:rsid w:val="003D63E2"/>
    <w:rsid w:val="003D64C0"/>
    <w:rsid w:val="003D7F13"/>
    <w:rsid w:val="003E16D8"/>
    <w:rsid w:val="003E1A20"/>
    <w:rsid w:val="003E1A39"/>
    <w:rsid w:val="003E2095"/>
    <w:rsid w:val="003E386C"/>
    <w:rsid w:val="003E3E33"/>
    <w:rsid w:val="003E52E9"/>
    <w:rsid w:val="003E6FE1"/>
    <w:rsid w:val="003E7E16"/>
    <w:rsid w:val="003F0BB9"/>
    <w:rsid w:val="003F12A9"/>
    <w:rsid w:val="003F1A86"/>
    <w:rsid w:val="003F1D76"/>
    <w:rsid w:val="003F20DB"/>
    <w:rsid w:val="003F23DD"/>
    <w:rsid w:val="003F29C9"/>
    <w:rsid w:val="003F2D6A"/>
    <w:rsid w:val="003F2ECB"/>
    <w:rsid w:val="003F30BB"/>
    <w:rsid w:val="003F4159"/>
    <w:rsid w:val="003F538B"/>
    <w:rsid w:val="003F5A36"/>
    <w:rsid w:val="003F618F"/>
    <w:rsid w:val="003F7282"/>
    <w:rsid w:val="003F74F9"/>
    <w:rsid w:val="004004CB"/>
    <w:rsid w:val="00400870"/>
    <w:rsid w:val="00402555"/>
    <w:rsid w:val="00402C2A"/>
    <w:rsid w:val="00404866"/>
    <w:rsid w:val="00405BC2"/>
    <w:rsid w:val="00406485"/>
    <w:rsid w:val="00406E85"/>
    <w:rsid w:val="00410C23"/>
    <w:rsid w:val="00413142"/>
    <w:rsid w:val="00414935"/>
    <w:rsid w:val="004149C2"/>
    <w:rsid w:val="00414C45"/>
    <w:rsid w:val="0041541C"/>
    <w:rsid w:val="004161BD"/>
    <w:rsid w:val="004163AC"/>
    <w:rsid w:val="004164B1"/>
    <w:rsid w:val="004165F2"/>
    <w:rsid w:val="00416623"/>
    <w:rsid w:val="00416853"/>
    <w:rsid w:val="00420DA7"/>
    <w:rsid w:val="0042239D"/>
    <w:rsid w:val="0042295C"/>
    <w:rsid w:val="00423193"/>
    <w:rsid w:val="00423B23"/>
    <w:rsid w:val="00424EFD"/>
    <w:rsid w:val="00426357"/>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06B1"/>
    <w:rsid w:val="00441B3F"/>
    <w:rsid w:val="00442033"/>
    <w:rsid w:val="00442C9B"/>
    <w:rsid w:val="00443563"/>
    <w:rsid w:val="00443F2C"/>
    <w:rsid w:val="00444DE6"/>
    <w:rsid w:val="00446211"/>
    <w:rsid w:val="004463AF"/>
    <w:rsid w:val="00450590"/>
    <w:rsid w:val="00453510"/>
    <w:rsid w:val="00454082"/>
    <w:rsid w:val="0045510D"/>
    <w:rsid w:val="00455158"/>
    <w:rsid w:val="00457B13"/>
    <w:rsid w:val="00457C12"/>
    <w:rsid w:val="00457CAA"/>
    <w:rsid w:val="00457D31"/>
    <w:rsid w:val="00460B37"/>
    <w:rsid w:val="00461AD3"/>
    <w:rsid w:val="004627B6"/>
    <w:rsid w:val="00462B4B"/>
    <w:rsid w:val="00463926"/>
    <w:rsid w:val="00464007"/>
    <w:rsid w:val="00465369"/>
    <w:rsid w:val="00465A03"/>
    <w:rsid w:val="00465EA0"/>
    <w:rsid w:val="004666FE"/>
    <w:rsid w:val="004669AA"/>
    <w:rsid w:val="00470412"/>
    <w:rsid w:val="00470471"/>
    <w:rsid w:val="00472E6C"/>
    <w:rsid w:val="004735EE"/>
    <w:rsid w:val="00473A0F"/>
    <w:rsid w:val="00474FAC"/>
    <w:rsid w:val="004752CF"/>
    <w:rsid w:val="00475BDD"/>
    <w:rsid w:val="0047744D"/>
    <w:rsid w:val="00480512"/>
    <w:rsid w:val="00480B8B"/>
    <w:rsid w:val="00481226"/>
    <w:rsid w:val="00481C03"/>
    <w:rsid w:val="00481F47"/>
    <w:rsid w:val="004827F3"/>
    <w:rsid w:val="0048282C"/>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3D7"/>
    <w:rsid w:val="004A3B43"/>
    <w:rsid w:val="004A4791"/>
    <w:rsid w:val="004A61D8"/>
    <w:rsid w:val="004A624C"/>
    <w:rsid w:val="004A77F8"/>
    <w:rsid w:val="004B0A0E"/>
    <w:rsid w:val="004B1947"/>
    <w:rsid w:val="004B22E2"/>
    <w:rsid w:val="004B2856"/>
    <w:rsid w:val="004B2AEE"/>
    <w:rsid w:val="004B3CEF"/>
    <w:rsid w:val="004B44D4"/>
    <w:rsid w:val="004B503B"/>
    <w:rsid w:val="004B5673"/>
    <w:rsid w:val="004B5881"/>
    <w:rsid w:val="004B5ADD"/>
    <w:rsid w:val="004B5F36"/>
    <w:rsid w:val="004B6F27"/>
    <w:rsid w:val="004B74F6"/>
    <w:rsid w:val="004B7CD4"/>
    <w:rsid w:val="004C0284"/>
    <w:rsid w:val="004C05AE"/>
    <w:rsid w:val="004C0815"/>
    <w:rsid w:val="004C11F9"/>
    <w:rsid w:val="004C1C55"/>
    <w:rsid w:val="004C1F06"/>
    <w:rsid w:val="004C28D0"/>
    <w:rsid w:val="004C4B5E"/>
    <w:rsid w:val="004C5711"/>
    <w:rsid w:val="004C5B99"/>
    <w:rsid w:val="004C6E61"/>
    <w:rsid w:val="004C70F9"/>
    <w:rsid w:val="004D106B"/>
    <w:rsid w:val="004D1852"/>
    <w:rsid w:val="004D1DCB"/>
    <w:rsid w:val="004D2124"/>
    <w:rsid w:val="004D26B8"/>
    <w:rsid w:val="004D340F"/>
    <w:rsid w:val="004D3C4B"/>
    <w:rsid w:val="004D4F77"/>
    <w:rsid w:val="004D4FE8"/>
    <w:rsid w:val="004D50BF"/>
    <w:rsid w:val="004D6F86"/>
    <w:rsid w:val="004E137F"/>
    <w:rsid w:val="004E165E"/>
    <w:rsid w:val="004E2E84"/>
    <w:rsid w:val="004E37A1"/>
    <w:rsid w:val="004F07A3"/>
    <w:rsid w:val="004F17AC"/>
    <w:rsid w:val="004F37DF"/>
    <w:rsid w:val="004F63B7"/>
    <w:rsid w:val="004F643B"/>
    <w:rsid w:val="004F7640"/>
    <w:rsid w:val="004F7E32"/>
    <w:rsid w:val="00500B85"/>
    <w:rsid w:val="0050113A"/>
    <w:rsid w:val="00502847"/>
    <w:rsid w:val="00503778"/>
    <w:rsid w:val="00504835"/>
    <w:rsid w:val="005051C8"/>
    <w:rsid w:val="00506276"/>
    <w:rsid w:val="00507D05"/>
    <w:rsid w:val="005102A8"/>
    <w:rsid w:val="00510781"/>
    <w:rsid w:val="00510C7E"/>
    <w:rsid w:val="0051210D"/>
    <w:rsid w:val="00513759"/>
    <w:rsid w:val="00513963"/>
    <w:rsid w:val="00514128"/>
    <w:rsid w:val="00514308"/>
    <w:rsid w:val="00514995"/>
    <w:rsid w:val="00516B57"/>
    <w:rsid w:val="005170F5"/>
    <w:rsid w:val="00520956"/>
    <w:rsid w:val="00521982"/>
    <w:rsid w:val="00521BD3"/>
    <w:rsid w:val="00521F5C"/>
    <w:rsid w:val="00523615"/>
    <w:rsid w:val="00523736"/>
    <w:rsid w:val="00524A53"/>
    <w:rsid w:val="00525F23"/>
    <w:rsid w:val="00526700"/>
    <w:rsid w:val="005272BE"/>
    <w:rsid w:val="00527D20"/>
    <w:rsid w:val="00530A41"/>
    <w:rsid w:val="00530EA3"/>
    <w:rsid w:val="00531AEB"/>
    <w:rsid w:val="00531DA9"/>
    <w:rsid w:val="00532510"/>
    <w:rsid w:val="00532C73"/>
    <w:rsid w:val="00533676"/>
    <w:rsid w:val="00534A64"/>
    <w:rsid w:val="005361D7"/>
    <w:rsid w:val="00541031"/>
    <w:rsid w:val="00541116"/>
    <w:rsid w:val="005414B9"/>
    <w:rsid w:val="00541598"/>
    <w:rsid w:val="00541E08"/>
    <w:rsid w:val="0054435F"/>
    <w:rsid w:val="00544B22"/>
    <w:rsid w:val="00545CBE"/>
    <w:rsid w:val="00545CFC"/>
    <w:rsid w:val="00546CFB"/>
    <w:rsid w:val="00550023"/>
    <w:rsid w:val="005500E2"/>
    <w:rsid w:val="00551F5D"/>
    <w:rsid w:val="00553C71"/>
    <w:rsid w:val="00555C58"/>
    <w:rsid w:val="00555D9D"/>
    <w:rsid w:val="00557548"/>
    <w:rsid w:val="00557D8A"/>
    <w:rsid w:val="00560F88"/>
    <w:rsid w:val="005622B5"/>
    <w:rsid w:val="005627ED"/>
    <w:rsid w:val="00564234"/>
    <w:rsid w:val="005646BC"/>
    <w:rsid w:val="00564C32"/>
    <w:rsid w:val="0056596C"/>
    <w:rsid w:val="00565BAC"/>
    <w:rsid w:val="005660A7"/>
    <w:rsid w:val="00566133"/>
    <w:rsid w:val="0056617D"/>
    <w:rsid w:val="005677CB"/>
    <w:rsid w:val="005700D6"/>
    <w:rsid w:val="0057183F"/>
    <w:rsid w:val="00572767"/>
    <w:rsid w:val="00572BBA"/>
    <w:rsid w:val="00574D35"/>
    <w:rsid w:val="005769C2"/>
    <w:rsid w:val="00576DF0"/>
    <w:rsid w:val="00577B58"/>
    <w:rsid w:val="00577C1B"/>
    <w:rsid w:val="00580141"/>
    <w:rsid w:val="0058154D"/>
    <w:rsid w:val="0058269B"/>
    <w:rsid w:val="00582BAA"/>
    <w:rsid w:val="005833C7"/>
    <w:rsid w:val="00583CEF"/>
    <w:rsid w:val="0058615B"/>
    <w:rsid w:val="00586BB6"/>
    <w:rsid w:val="00590789"/>
    <w:rsid w:val="00591E2D"/>
    <w:rsid w:val="00592056"/>
    <w:rsid w:val="00592978"/>
    <w:rsid w:val="005935F7"/>
    <w:rsid w:val="005949D5"/>
    <w:rsid w:val="00595F2C"/>
    <w:rsid w:val="005970A3"/>
    <w:rsid w:val="005979BF"/>
    <w:rsid w:val="005A13AF"/>
    <w:rsid w:val="005A14AB"/>
    <w:rsid w:val="005A1F2E"/>
    <w:rsid w:val="005A2DD3"/>
    <w:rsid w:val="005A302B"/>
    <w:rsid w:val="005A3685"/>
    <w:rsid w:val="005A3BF7"/>
    <w:rsid w:val="005A40FC"/>
    <w:rsid w:val="005A53D2"/>
    <w:rsid w:val="005A5D83"/>
    <w:rsid w:val="005A6E71"/>
    <w:rsid w:val="005A7D2D"/>
    <w:rsid w:val="005B09F4"/>
    <w:rsid w:val="005B13E3"/>
    <w:rsid w:val="005B1A46"/>
    <w:rsid w:val="005B1B88"/>
    <w:rsid w:val="005B37B4"/>
    <w:rsid w:val="005B3E35"/>
    <w:rsid w:val="005B4392"/>
    <w:rsid w:val="005B4500"/>
    <w:rsid w:val="005B4A9D"/>
    <w:rsid w:val="005B59C9"/>
    <w:rsid w:val="005B66AC"/>
    <w:rsid w:val="005B783A"/>
    <w:rsid w:val="005B7FDA"/>
    <w:rsid w:val="005C1128"/>
    <w:rsid w:val="005C122F"/>
    <w:rsid w:val="005C1449"/>
    <w:rsid w:val="005C1859"/>
    <w:rsid w:val="005C1A4A"/>
    <w:rsid w:val="005C469C"/>
    <w:rsid w:val="005C57E7"/>
    <w:rsid w:val="005C5CAF"/>
    <w:rsid w:val="005C72E0"/>
    <w:rsid w:val="005D1A90"/>
    <w:rsid w:val="005D34B2"/>
    <w:rsid w:val="005D35C5"/>
    <w:rsid w:val="005D3749"/>
    <w:rsid w:val="005D552B"/>
    <w:rsid w:val="005D652E"/>
    <w:rsid w:val="005D67B2"/>
    <w:rsid w:val="005D6CC9"/>
    <w:rsid w:val="005D70D2"/>
    <w:rsid w:val="005D7CE9"/>
    <w:rsid w:val="005E0F99"/>
    <w:rsid w:val="005E1D88"/>
    <w:rsid w:val="005E3979"/>
    <w:rsid w:val="005E45B1"/>
    <w:rsid w:val="005E6C22"/>
    <w:rsid w:val="005E6EDC"/>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139"/>
    <w:rsid w:val="006043F7"/>
    <w:rsid w:val="0060467B"/>
    <w:rsid w:val="00604A3E"/>
    <w:rsid w:val="00604F18"/>
    <w:rsid w:val="006060AF"/>
    <w:rsid w:val="00606430"/>
    <w:rsid w:val="00606FB0"/>
    <w:rsid w:val="00607625"/>
    <w:rsid w:val="00612A2B"/>
    <w:rsid w:val="00612AC2"/>
    <w:rsid w:val="00612C3E"/>
    <w:rsid w:val="00612F52"/>
    <w:rsid w:val="00613EA0"/>
    <w:rsid w:val="00614268"/>
    <w:rsid w:val="00614DCA"/>
    <w:rsid w:val="00615857"/>
    <w:rsid w:val="00617293"/>
    <w:rsid w:val="0061794F"/>
    <w:rsid w:val="00620497"/>
    <w:rsid w:val="00620530"/>
    <w:rsid w:val="006207E1"/>
    <w:rsid w:val="00620D7C"/>
    <w:rsid w:val="006225E7"/>
    <w:rsid w:val="0062299F"/>
    <w:rsid w:val="00623F9E"/>
    <w:rsid w:val="0062461F"/>
    <w:rsid w:val="006251E5"/>
    <w:rsid w:val="006266B4"/>
    <w:rsid w:val="00626D9B"/>
    <w:rsid w:val="006274C9"/>
    <w:rsid w:val="006277A2"/>
    <w:rsid w:val="00627E60"/>
    <w:rsid w:val="006304DF"/>
    <w:rsid w:val="0063100C"/>
    <w:rsid w:val="00632E0D"/>
    <w:rsid w:val="00632F2F"/>
    <w:rsid w:val="00633249"/>
    <w:rsid w:val="00633277"/>
    <w:rsid w:val="00633AB7"/>
    <w:rsid w:val="00635E59"/>
    <w:rsid w:val="00637C1E"/>
    <w:rsid w:val="0064083F"/>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57C5C"/>
    <w:rsid w:val="00657F94"/>
    <w:rsid w:val="00661266"/>
    <w:rsid w:val="00661602"/>
    <w:rsid w:val="00662F80"/>
    <w:rsid w:val="006636C8"/>
    <w:rsid w:val="00664075"/>
    <w:rsid w:val="006641D3"/>
    <w:rsid w:val="006647E7"/>
    <w:rsid w:val="00664821"/>
    <w:rsid w:val="00664984"/>
    <w:rsid w:val="00667B53"/>
    <w:rsid w:val="00667D14"/>
    <w:rsid w:val="006707D3"/>
    <w:rsid w:val="006709A9"/>
    <w:rsid w:val="00670F8F"/>
    <w:rsid w:val="006723D5"/>
    <w:rsid w:val="006729D4"/>
    <w:rsid w:val="00672D63"/>
    <w:rsid w:val="0067407E"/>
    <w:rsid w:val="00674543"/>
    <w:rsid w:val="00674E23"/>
    <w:rsid w:val="00675C48"/>
    <w:rsid w:val="00676D47"/>
    <w:rsid w:val="00677969"/>
    <w:rsid w:val="00680E0E"/>
    <w:rsid w:val="006822E1"/>
    <w:rsid w:val="00683552"/>
    <w:rsid w:val="006839CB"/>
    <w:rsid w:val="006845A7"/>
    <w:rsid w:val="00684C54"/>
    <w:rsid w:val="00684E07"/>
    <w:rsid w:val="00685219"/>
    <w:rsid w:val="0068660F"/>
    <w:rsid w:val="0068693C"/>
    <w:rsid w:val="00687D0E"/>
    <w:rsid w:val="00690173"/>
    <w:rsid w:val="006933A3"/>
    <w:rsid w:val="006936D3"/>
    <w:rsid w:val="00694FEE"/>
    <w:rsid w:val="0069551D"/>
    <w:rsid w:val="00696056"/>
    <w:rsid w:val="006967F6"/>
    <w:rsid w:val="006A0927"/>
    <w:rsid w:val="006A0CAF"/>
    <w:rsid w:val="006A42AC"/>
    <w:rsid w:val="006A5F76"/>
    <w:rsid w:val="006A687D"/>
    <w:rsid w:val="006A7C3B"/>
    <w:rsid w:val="006B1CFC"/>
    <w:rsid w:val="006B3770"/>
    <w:rsid w:val="006B3B13"/>
    <w:rsid w:val="006B5854"/>
    <w:rsid w:val="006B59F1"/>
    <w:rsid w:val="006B5F24"/>
    <w:rsid w:val="006C1454"/>
    <w:rsid w:val="006C1CC9"/>
    <w:rsid w:val="006C26A8"/>
    <w:rsid w:val="006C2848"/>
    <w:rsid w:val="006C4745"/>
    <w:rsid w:val="006C48DA"/>
    <w:rsid w:val="006C4D8C"/>
    <w:rsid w:val="006C53A6"/>
    <w:rsid w:val="006C5BED"/>
    <w:rsid w:val="006C76F2"/>
    <w:rsid w:val="006D00D6"/>
    <w:rsid w:val="006D0BE8"/>
    <w:rsid w:val="006D12BB"/>
    <w:rsid w:val="006D1C14"/>
    <w:rsid w:val="006D2210"/>
    <w:rsid w:val="006D2B4E"/>
    <w:rsid w:val="006D4F67"/>
    <w:rsid w:val="006D521C"/>
    <w:rsid w:val="006D586B"/>
    <w:rsid w:val="006D5B21"/>
    <w:rsid w:val="006D6025"/>
    <w:rsid w:val="006D653D"/>
    <w:rsid w:val="006D6798"/>
    <w:rsid w:val="006D7175"/>
    <w:rsid w:val="006E0876"/>
    <w:rsid w:val="006E0D3E"/>
    <w:rsid w:val="006E3296"/>
    <w:rsid w:val="006E4085"/>
    <w:rsid w:val="006E4960"/>
    <w:rsid w:val="006E4BD3"/>
    <w:rsid w:val="006E4F8F"/>
    <w:rsid w:val="006E7516"/>
    <w:rsid w:val="006E7D5F"/>
    <w:rsid w:val="006F023B"/>
    <w:rsid w:val="006F0998"/>
    <w:rsid w:val="006F1C03"/>
    <w:rsid w:val="006F2BB4"/>
    <w:rsid w:val="006F2F26"/>
    <w:rsid w:val="006F310F"/>
    <w:rsid w:val="006F382C"/>
    <w:rsid w:val="006F3DFB"/>
    <w:rsid w:val="006F4275"/>
    <w:rsid w:val="006F4365"/>
    <w:rsid w:val="006F4DA9"/>
    <w:rsid w:val="006F56BE"/>
    <w:rsid w:val="006F5C13"/>
    <w:rsid w:val="006F62A6"/>
    <w:rsid w:val="007007FD"/>
    <w:rsid w:val="00700D75"/>
    <w:rsid w:val="00702675"/>
    <w:rsid w:val="00703AA7"/>
    <w:rsid w:val="007041B2"/>
    <w:rsid w:val="0070459A"/>
    <w:rsid w:val="0070516E"/>
    <w:rsid w:val="00705EE4"/>
    <w:rsid w:val="00707C4F"/>
    <w:rsid w:val="007104E4"/>
    <w:rsid w:val="00710D0C"/>
    <w:rsid w:val="00711E25"/>
    <w:rsid w:val="00712507"/>
    <w:rsid w:val="00712C22"/>
    <w:rsid w:val="007131A9"/>
    <w:rsid w:val="00714CA7"/>
    <w:rsid w:val="00716075"/>
    <w:rsid w:val="00716730"/>
    <w:rsid w:val="00720B13"/>
    <w:rsid w:val="00721E24"/>
    <w:rsid w:val="007220E3"/>
    <w:rsid w:val="00722224"/>
    <w:rsid w:val="00722483"/>
    <w:rsid w:val="0072292C"/>
    <w:rsid w:val="00722B0B"/>
    <w:rsid w:val="00722DF7"/>
    <w:rsid w:val="0072768F"/>
    <w:rsid w:val="007278DE"/>
    <w:rsid w:val="00727A99"/>
    <w:rsid w:val="007306DE"/>
    <w:rsid w:val="0073090F"/>
    <w:rsid w:val="00731573"/>
    <w:rsid w:val="00731C75"/>
    <w:rsid w:val="0073234B"/>
    <w:rsid w:val="00732D89"/>
    <w:rsid w:val="00733910"/>
    <w:rsid w:val="00733D17"/>
    <w:rsid w:val="00734498"/>
    <w:rsid w:val="00734600"/>
    <w:rsid w:val="0073525E"/>
    <w:rsid w:val="00735AB3"/>
    <w:rsid w:val="00735B9A"/>
    <w:rsid w:val="00735BC6"/>
    <w:rsid w:val="007362A2"/>
    <w:rsid w:val="00737C59"/>
    <w:rsid w:val="00737F39"/>
    <w:rsid w:val="00737FC5"/>
    <w:rsid w:val="00740BA6"/>
    <w:rsid w:val="00741FD4"/>
    <w:rsid w:val="00742628"/>
    <w:rsid w:val="00742CBC"/>
    <w:rsid w:val="007433FF"/>
    <w:rsid w:val="007436A9"/>
    <w:rsid w:val="007439C0"/>
    <w:rsid w:val="0074417F"/>
    <w:rsid w:val="00745950"/>
    <w:rsid w:val="007464E3"/>
    <w:rsid w:val="00746E02"/>
    <w:rsid w:val="00746EC3"/>
    <w:rsid w:val="0074714F"/>
    <w:rsid w:val="007473D1"/>
    <w:rsid w:val="00751529"/>
    <w:rsid w:val="0075296D"/>
    <w:rsid w:val="00753E3A"/>
    <w:rsid w:val="0075434F"/>
    <w:rsid w:val="00756206"/>
    <w:rsid w:val="007564A4"/>
    <w:rsid w:val="00756BD2"/>
    <w:rsid w:val="007572E5"/>
    <w:rsid w:val="007636B6"/>
    <w:rsid w:val="00765CEC"/>
    <w:rsid w:val="00766200"/>
    <w:rsid w:val="0077023A"/>
    <w:rsid w:val="00770C60"/>
    <w:rsid w:val="00770DA2"/>
    <w:rsid w:val="00771C77"/>
    <w:rsid w:val="00771F9E"/>
    <w:rsid w:val="0077273C"/>
    <w:rsid w:val="00775493"/>
    <w:rsid w:val="00775B16"/>
    <w:rsid w:val="00775BD4"/>
    <w:rsid w:val="00780B89"/>
    <w:rsid w:val="007810E3"/>
    <w:rsid w:val="00782FBE"/>
    <w:rsid w:val="00784BF3"/>
    <w:rsid w:val="00784FC2"/>
    <w:rsid w:val="00785424"/>
    <w:rsid w:val="00787BA0"/>
    <w:rsid w:val="00790239"/>
    <w:rsid w:val="0079120F"/>
    <w:rsid w:val="00792612"/>
    <w:rsid w:val="00795D01"/>
    <w:rsid w:val="007965F2"/>
    <w:rsid w:val="00796A29"/>
    <w:rsid w:val="007971AB"/>
    <w:rsid w:val="00797384"/>
    <w:rsid w:val="007A04B0"/>
    <w:rsid w:val="007A0BB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0182"/>
    <w:rsid w:val="007C2B09"/>
    <w:rsid w:val="007C35D6"/>
    <w:rsid w:val="007C3892"/>
    <w:rsid w:val="007C46FF"/>
    <w:rsid w:val="007C4CB3"/>
    <w:rsid w:val="007C4CFA"/>
    <w:rsid w:val="007C5AAA"/>
    <w:rsid w:val="007C620B"/>
    <w:rsid w:val="007C64E0"/>
    <w:rsid w:val="007C751D"/>
    <w:rsid w:val="007C7A53"/>
    <w:rsid w:val="007D0DA6"/>
    <w:rsid w:val="007D1273"/>
    <w:rsid w:val="007D1D7D"/>
    <w:rsid w:val="007D201F"/>
    <w:rsid w:val="007D273D"/>
    <w:rsid w:val="007D38A9"/>
    <w:rsid w:val="007D3EF3"/>
    <w:rsid w:val="007D4AA2"/>
    <w:rsid w:val="007D585F"/>
    <w:rsid w:val="007D7B8F"/>
    <w:rsid w:val="007E0593"/>
    <w:rsid w:val="007E0A5F"/>
    <w:rsid w:val="007E10FD"/>
    <w:rsid w:val="007E20E3"/>
    <w:rsid w:val="007E2539"/>
    <w:rsid w:val="007E2837"/>
    <w:rsid w:val="007E2992"/>
    <w:rsid w:val="007E2EC9"/>
    <w:rsid w:val="007E2FCF"/>
    <w:rsid w:val="007E3BC8"/>
    <w:rsid w:val="007E4030"/>
    <w:rsid w:val="007E5337"/>
    <w:rsid w:val="007E736D"/>
    <w:rsid w:val="007E757B"/>
    <w:rsid w:val="007F053B"/>
    <w:rsid w:val="007F07E2"/>
    <w:rsid w:val="007F1178"/>
    <w:rsid w:val="007F2B5E"/>
    <w:rsid w:val="007F302E"/>
    <w:rsid w:val="007F30D2"/>
    <w:rsid w:val="007F3A10"/>
    <w:rsid w:val="007F3A89"/>
    <w:rsid w:val="007F5AD4"/>
    <w:rsid w:val="007F682C"/>
    <w:rsid w:val="007F6E76"/>
    <w:rsid w:val="007F75E4"/>
    <w:rsid w:val="007F7CD8"/>
    <w:rsid w:val="008003BF"/>
    <w:rsid w:val="008012FD"/>
    <w:rsid w:val="00801A31"/>
    <w:rsid w:val="00802D75"/>
    <w:rsid w:val="008038F9"/>
    <w:rsid w:val="00804A4E"/>
    <w:rsid w:val="008068D3"/>
    <w:rsid w:val="008069C8"/>
    <w:rsid w:val="00807A5E"/>
    <w:rsid w:val="00807CF4"/>
    <w:rsid w:val="00807FF8"/>
    <w:rsid w:val="00810760"/>
    <w:rsid w:val="00810CC3"/>
    <w:rsid w:val="00810D37"/>
    <w:rsid w:val="00811071"/>
    <w:rsid w:val="00811BA9"/>
    <w:rsid w:val="00811D37"/>
    <w:rsid w:val="00811FAB"/>
    <w:rsid w:val="00813669"/>
    <w:rsid w:val="00813A83"/>
    <w:rsid w:val="00813EBD"/>
    <w:rsid w:val="0081480D"/>
    <w:rsid w:val="00815E53"/>
    <w:rsid w:val="00815FE5"/>
    <w:rsid w:val="00817473"/>
    <w:rsid w:val="00820490"/>
    <w:rsid w:val="00820D1F"/>
    <w:rsid w:val="00824672"/>
    <w:rsid w:val="0082480B"/>
    <w:rsid w:val="0082501F"/>
    <w:rsid w:val="00825302"/>
    <w:rsid w:val="00825922"/>
    <w:rsid w:val="00825E33"/>
    <w:rsid w:val="008268FF"/>
    <w:rsid w:val="0082694C"/>
    <w:rsid w:val="00826FC7"/>
    <w:rsid w:val="008275B9"/>
    <w:rsid w:val="00827E69"/>
    <w:rsid w:val="008303AD"/>
    <w:rsid w:val="00831859"/>
    <w:rsid w:val="00831F6B"/>
    <w:rsid w:val="0083226C"/>
    <w:rsid w:val="008338F8"/>
    <w:rsid w:val="00841207"/>
    <w:rsid w:val="00841A90"/>
    <w:rsid w:val="008435F7"/>
    <w:rsid w:val="008436BE"/>
    <w:rsid w:val="00843CA3"/>
    <w:rsid w:val="00845099"/>
    <w:rsid w:val="00845A47"/>
    <w:rsid w:val="00845DCD"/>
    <w:rsid w:val="00845F31"/>
    <w:rsid w:val="00845F91"/>
    <w:rsid w:val="00846C2E"/>
    <w:rsid w:val="008471DA"/>
    <w:rsid w:val="00847CFB"/>
    <w:rsid w:val="00850E48"/>
    <w:rsid w:val="008522CF"/>
    <w:rsid w:val="008533AF"/>
    <w:rsid w:val="00853DC2"/>
    <w:rsid w:val="00853E85"/>
    <w:rsid w:val="00854045"/>
    <w:rsid w:val="00854090"/>
    <w:rsid w:val="00854820"/>
    <w:rsid w:val="0085496D"/>
    <w:rsid w:val="00854A0E"/>
    <w:rsid w:val="008557BF"/>
    <w:rsid w:val="0085621C"/>
    <w:rsid w:val="008563FE"/>
    <w:rsid w:val="0085799D"/>
    <w:rsid w:val="0086005E"/>
    <w:rsid w:val="00861A2B"/>
    <w:rsid w:val="00863B23"/>
    <w:rsid w:val="00866B7A"/>
    <w:rsid w:val="0086715A"/>
    <w:rsid w:val="00867AA3"/>
    <w:rsid w:val="00871A14"/>
    <w:rsid w:val="00872B64"/>
    <w:rsid w:val="00874401"/>
    <w:rsid w:val="00874A97"/>
    <w:rsid w:val="00874D2E"/>
    <w:rsid w:val="008752AB"/>
    <w:rsid w:val="008758D9"/>
    <w:rsid w:val="00875942"/>
    <w:rsid w:val="00876099"/>
    <w:rsid w:val="00876F5F"/>
    <w:rsid w:val="00880FC7"/>
    <w:rsid w:val="008816BB"/>
    <w:rsid w:val="008818CD"/>
    <w:rsid w:val="00882915"/>
    <w:rsid w:val="00882E03"/>
    <w:rsid w:val="00883546"/>
    <w:rsid w:val="0088355A"/>
    <w:rsid w:val="008839A3"/>
    <w:rsid w:val="0088434A"/>
    <w:rsid w:val="00890627"/>
    <w:rsid w:val="00891850"/>
    <w:rsid w:val="008933C1"/>
    <w:rsid w:val="00894C0F"/>
    <w:rsid w:val="008950EF"/>
    <w:rsid w:val="00895807"/>
    <w:rsid w:val="0089581F"/>
    <w:rsid w:val="008A0E39"/>
    <w:rsid w:val="008A4535"/>
    <w:rsid w:val="008A53DF"/>
    <w:rsid w:val="008A6A22"/>
    <w:rsid w:val="008A6CE7"/>
    <w:rsid w:val="008A6DD0"/>
    <w:rsid w:val="008A745D"/>
    <w:rsid w:val="008A7D21"/>
    <w:rsid w:val="008B0673"/>
    <w:rsid w:val="008B1C97"/>
    <w:rsid w:val="008B1E0B"/>
    <w:rsid w:val="008B3F71"/>
    <w:rsid w:val="008B4579"/>
    <w:rsid w:val="008B4B98"/>
    <w:rsid w:val="008B66BF"/>
    <w:rsid w:val="008B7E68"/>
    <w:rsid w:val="008B7FF2"/>
    <w:rsid w:val="008C01F6"/>
    <w:rsid w:val="008C10E1"/>
    <w:rsid w:val="008C1A4E"/>
    <w:rsid w:val="008C1D68"/>
    <w:rsid w:val="008C2CAA"/>
    <w:rsid w:val="008C3CAC"/>
    <w:rsid w:val="008C7B8B"/>
    <w:rsid w:val="008D1010"/>
    <w:rsid w:val="008D1365"/>
    <w:rsid w:val="008D2AB2"/>
    <w:rsid w:val="008D37E9"/>
    <w:rsid w:val="008D45F7"/>
    <w:rsid w:val="008D6599"/>
    <w:rsid w:val="008D7823"/>
    <w:rsid w:val="008D7B6A"/>
    <w:rsid w:val="008D7E00"/>
    <w:rsid w:val="008E03E8"/>
    <w:rsid w:val="008E1EAA"/>
    <w:rsid w:val="008E1F7C"/>
    <w:rsid w:val="008E22A6"/>
    <w:rsid w:val="008E2F85"/>
    <w:rsid w:val="008E349D"/>
    <w:rsid w:val="008E3596"/>
    <w:rsid w:val="008E3B69"/>
    <w:rsid w:val="008E41E2"/>
    <w:rsid w:val="008E4405"/>
    <w:rsid w:val="008E44D6"/>
    <w:rsid w:val="008F0104"/>
    <w:rsid w:val="008F0794"/>
    <w:rsid w:val="008F0E1C"/>
    <w:rsid w:val="008F1E9A"/>
    <w:rsid w:val="008F2837"/>
    <w:rsid w:val="008F48F5"/>
    <w:rsid w:val="008F4A1B"/>
    <w:rsid w:val="008F4ECC"/>
    <w:rsid w:val="008F6088"/>
    <w:rsid w:val="008F67F4"/>
    <w:rsid w:val="008F75BE"/>
    <w:rsid w:val="00901FA5"/>
    <w:rsid w:val="00902174"/>
    <w:rsid w:val="009026FB"/>
    <w:rsid w:val="00902D56"/>
    <w:rsid w:val="00903526"/>
    <w:rsid w:val="009039C7"/>
    <w:rsid w:val="009042CE"/>
    <w:rsid w:val="00907898"/>
    <w:rsid w:val="00907DD4"/>
    <w:rsid w:val="00910D8C"/>
    <w:rsid w:val="00911732"/>
    <w:rsid w:val="00912437"/>
    <w:rsid w:val="0091336B"/>
    <w:rsid w:val="009140CC"/>
    <w:rsid w:val="009147FB"/>
    <w:rsid w:val="0091494E"/>
    <w:rsid w:val="00914B16"/>
    <w:rsid w:val="009154A5"/>
    <w:rsid w:val="00915AD2"/>
    <w:rsid w:val="00915B4B"/>
    <w:rsid w:val="00915BC1"/>
    <w:rsid w:val="00916881"/>
    <w:rsid w:val="00921FB6"/>
    <w:rsid w:val="009232A9"/>
    <w:rsid w:val="0092451C"/>
    <w:rsid w:val="00924720"/>
    <w:rsid w:val="009247B9"/>
    <w:rsid w:val="00925412"/>
    <w:rsid w:val="0092560C"/>
    <w:rsid w:val="00926459"/>
    <w:rsid w:val="00926ABB"/>
    <w:rsid w:val="009343B9"/>
    <w:rsid w:val="009365B7"/>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47556"/>
    <w:rsid w:val="00950343"/>
    <w:rsid w:val="00952542"/>
    <w:rsid w:val="00953CE1"/>
    <w:rsid w:val="00955BFA"/>
    <w:rsid w:val="00956103"/>
    <w:rsid w:val="00956A50"/>
    <w:rsid w:val="00956FD7"/>
    <w:rsid w:val="009604BD"/>
    <w:rsid w:val="00962582"/>
    <w:rsid w:val="00962948"/>
    <w:rsid w:val="00962A15"/>
    <w:rsid w:val="009630C5"/>
    <w:rsid w:val="00965062"/>
    <w:rsid w:val="0096568D"/>
    <w:rsid w:val="00967593"/>
    <w:rsid w:val="00967930"/>
    <w:rsid w:val="009713CF"/>
    <w:rsid w:val="0097176D"/>
    <w:rsid w:val="00972D8E"/>
    <w:rsid w:val="00972F02"/>
    <w:rsid w:val="0097389F"/>
    <w:rsid w:val="00974589"/>
    <w:rsid w:val="00974AF1"/>
    <w:rsid w:val="00974D9E"/>
    <w:rsid w:val="00976050"/>
    <w:rsid w:val="0097694A"/>
    <w:rsid w:val="0097738B"/>
    <w:rsid w:val="009773AB"/>
    <w:rsid w:val="0097787C"/>
    <w:rsid w:val="009800D8"/>
    <w:rsid w:val="00980B56"/>
    <w:rsid w:val="00981F72"/>
    <w:rsid w:val="00982316"/>
    <w:rsid w:val="00983164"/>
    <w:rsid w:val="00984FEA"/>
    <w:rsid w:val="009854DB"/>
    <w:rsid w:val="0098556D"/>
    <w:rsid w:val="00985968"/>
    <w:rsid w:val="009859F2"/>
    <w:rsid w:val="0098675F"/>
    <w:rsid w:val="00986A47"/>
    <w:rsid w:val="00987032"/>
    <w:rsid w:val="00987C55"/>
    <w:rsid w:val="00987FD7"/>
    <w:rsid w:val="009907C6"/>
    <w:rsid w:val="009908C8"/>
    <w:rsid w:val="009912CB"/>
    <w:rsid w:val="009927A0"/>
    <w:rsid w:val="00992F98"/>
    <w:rsid w:val="009937D3"/>
    <w:rsid w:val="009957CB"/>
    <w:rsid w:val="0099652F"/>
    <w:rsid w:val="00997223"/>
    <w:rsid w:val="00997B06"/>
    <w:rsid w:val="009A046C"/>
    <w:rsid w:val="009A1FBA"/>
    <w:rsid w:val="009A2741"/>
    <w:rsid w:val="009A467B"/>
    <w:rsid w:val="009A678F"/>
    <w:rsid w:val="009A701E"/>
    <w:rsid w:val="009A7CE2"/>
    <w:rsid w:val="009B008B"/>
    <w:rsid w:val="009B0747"/>
    <w:rsid w:val="009B1C4E"/>
    <w:rsid w:val="009B2A83"/>
    <w:rsid w:val="009B4930"/>
    <w:rsid w:val="009B61C1"/>
    <w:rsid w:val="009B7EC8"/>
    <w:rsid w:val="009C01A1"/>
    <w:rsid w:val="009C2E4C"/>
    <w:rsid w:val="009C337B"/>
    <w:rsid w:val="009C3C06"/>
    <w:rsid w:val="009C475B"/>
    <w:rsid w:val="009C49CB"/>
    <w:rsid w:val="009C5371"/>
    <w:rsid w:val="009C7E56"/>
    <w:rsid w:val="009D0B2A"/>
    <w:rsid w:val="009D1731"/>
    <w:rsid w:val="009D1EF2"/>
    <w:rsid w:val="009D24E8"/>
    <w:rsid w:val="009D47E1"/>
    <w:rsid w:val="009D5207"/>
    <w:rsid w:val="009D5E80"/>
    <w:rsid w:val="009D6C70"/>
    <w:rsid w:val="009D767B"/>
    <w:rsid w:val="009D7BC3"/>
    <w:rsid w:val="009E02E9"/>
    <w:rsid w:val="009E039A"/>
    <w:rsid w:val="009E040A"/>
    <w:rsid w:val="009E05C6"/>
    <w:rsid w:val="009E1DD4"/>
    <w:rsid w:val="009E2AB5"/>
    <w:rsid w:val="009E2E0D"/>
    <w:rsid w:val="009E4528"/>
    <w:rsid w:val="009E543D"/>
    <w:rsid w:val="009E588D"/>
    <w:rsid w:val="009E58EB"/>
    <w:rsid w:val="009E5E46"/>
    <w:rsid w:val="009E5FD1"/>
    <w:rsid w:val="009E6709"/>
    <w:rsid w:val="009E6B59"/>
    <w:rsid w:val="009F1587"/>
    <w:rsid w:val="009F1FE6"/>
    <w:rsid w:val="009F42D7"/>
    <w:rsid w:val="009F4F51"/>
    <w:rsid w:val="009F525E"/>
    <w:rsid w:val="009F58D8"/>
    <w:rsid w:val="009F5EFB"/>
    <w:rsid w:val="009F6594"/>
    <w:rsid w:val="009F6EF0"/>
    <w:rsid w:val="009F751A"/>
    <w:rsid w:val="00A010E7"/>
    <w:rsid w:val="00A031D4"/>
    <w:rsid w:val="00A03443"/>
    <w:rsid w:val="00A03F3B"/>
    <w:rsid w:val="00A04C08"/>
    <w:rsid w:val="00A05BC4"/>
    <w:rsid w:val="00A06260"/>
    <w:rsid w:val="00A06E73"/>
    <w:rsid w:val="00A078C2"/>
    <w:rsid w:val="00A07F89"/>
    <w:rsid w:val="00A119BB"/>
    <w:rsid w:val="00A11D17"/>
    <w:rsid w:val="00A11E1F"/>
    <w:rsid w:val="00A12FA1"/>
    <w:rsid w:val="00A139D1"/>
    <w:rsid w:val="00A172C3"/>
    <w:rsid w:val="00A17867"/>
    <w:rsid w:val="00A21043"/>
    <w:rsid w:val="00A211D3"/>
    <w:rsid w:val="00A21408"/>
    <w:rsid w:val="00A24510"/>
    <w:rsid w:val="00A24A21"/>
    <w:rsid w:val="00A26EAA"/>
    <w:rsid w:val="00A27C2C"/>
    <w:rsid w:val="00A27C66"/>
    <w:rsid w:val="00A27D28"/>
    <w:rsid w:val="00A3202C"/>
    <w:rsid w:val="00A32B6F"/>
    <w:rsid w:val="00A32B74"/>
    <w:rsid w:val="00A3348C"/>
    <w:rsid w:val="00A35BB4"/>
    <w:rsid w:val="00A366FF"/>
    <w:rsid w:val="00A367F9"/>
    <w:rsid w:val="00A3784E"/>
    <w:rsid w:val="00A40081"/>
    <w:rsid w:val="00A400B0"/>
    <w:rsid w:val="00A4017E"/>
    <w:rsid w:val="00A40BB5"/>
    <w:rsid w:val="00A43410"/>
    <w:rsid w:val="00A461C4"/>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12C0"/>
    <w:rsid w:val="00A62577"/>
    <w:rsid w:val="00A630CA"/>
    <w:rsid w:val="00A64B05"/>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0C8"/>
    <w:rsid w:val="00A77A94"/>
    <w:rsid w:val="00A801DF"/>
    <w:rsid w:val="00A802AA"/>
    <w:rsid w:val="00A8040C"/>
    <w:rsid w:val="00A8095D"/>
    <w:rsid w:val="00A80F0F"/>
    <w:rsid w:val="00A824DD"/>
    <w:rsid w:val="00A82FF7"/>
    <w:rsid w:val="00A83486"/>
    <w:rsid w:val="00A84593"/>
    <w:rsid w:val="00A84AF8"/>
    <w:rsid w:val="00A84CEA"/>
    <w:rsid w:val="00A852A6"/>
    <w:rsid w:val="00A858DE"/>
    <w:rsid w:val="00A85D57"/>
    <w:rsid w:val="00A86172"/>
    <w:rsid w:val="00A86A28"/>
    <w:rsid w:val="00A86A8C"/>
    <w:rsid w:val="00A90395"/>
    <w:rsid w:val="00A90E9D"/>
    <w:rsid w:val="00A913CF"/>
    <w:rsid w:val="00A916FD"/>
    <w:rsid w:val="00A91A5F"/>
    <w:rsid w:val="00A91EFE"/>
    <w:rsid w:val="00A926D8"/>
    <w:rsid w:val="00A945F5"/>
    <w:rsid w:val="00A95D8A"/>
    <w:rsid w:val="00A964EA"/>
    <w:rsid w:val="00A966F6"/>
    <w:rsid w:val="00A979B6"/>
    <w:rsid w:val="00AA09D7"/>
    <w:rsid w:val="00AA0D33"/>
    <w:rsid w:val="00AA1393"/>
    <w:rsid w:val="00AA1C0C"/>
    <w:rsid w:val="00AA21EB"/>
    <w:rsid w:val="00AA2758"/>
    <w:rsid w:val="00AA2C6B"/>
    <w:rsid w:val="00AA390E"/>
    <w:rsid w:val="00AA410B"/>
    <w:rsid w:val="00AA546A"/>
    <w:rsid w:val="00AA55EE"/>
    <w:rsid w:val="00AA5D41"/>
    <w:rsid w:val="00AA72A8"/>
    <w:rsid w:val="00AB22A9"/>
    <w:rsid w:val="00AB29FC"/>
    <w:rsid w:val="00AB31E4"/>
    <w:rsid w:val="00AB3DA0"/>
    <w:rsid w:val="00AB4121"/>
    <w:rsid w:val="00AB636D"/>
    <w:rsid w:val="00AB64FA"/>
    <w:rsid w:val="00AB75A1"/>
    <w:rsid w:val="00AC0EB6"/>
    <w:rsid w:val="00AC1A07"/>
    <w:rsid w:val="00AC3283"/>
    <w:rsid w:val="00AC45A2"/>
    <w:rsid w:val="00AC4894"/>
    <w:rsid w:val="00AC4E91"/>
    <w:rsid w:val="00AC585F"/>
    <w:rsid w:val="00AD2664"/>
    <w:rsid w:val="00AD3110"/>
    <w:rsid w:val="00AD4899"/>
    <w:rsid w:val="00AD5E77"/>
    <w:rsid w:val="00AD635A"/>
    <w:rsid w:val="00AD6545"/>
    <w:rsid w:val="00AD694F"/>
    <w:rsid w:val="00AD6C51"/>
    <w:rsid w:val="00AE1777"/>
    <w:rsid w:val="00AE2163"/>
    <w:rsid w:val="00AE3007"/>
    <w:rsid w:val="00AE3E8B"/>
    <w:rsid w:val="00AE4091"/>
    <w:rsid w:val="00AE6125"/>
    <w:rsid w:val="00AE672A"/>
    <w:rsid w:val="00AE7097"/>
    <w:rsid w:val="00AF081A"/>
    <w:rsid w:val="00AF1256"/>
    <w:rsid w:val="00AF22F5"/>
    <w:rsid w:val="00AF2CF2"/>
    <w:rsid w:val="00AF31DF"/>
    <w:rsid w:val="00AF401D"/>
    <w:rsid w:val="00AF42BF"/>
    <w:rsid w:val="00AF4FC7"/>
    <w:rsid w:val="00AF5257"/>
    <w:rsid w:val="00AF5BBC"/>
    <w:rsid w:val="00AF6BC4"/>
    <w:rsid w:val="00B01792"/>
    <w:rsid w:val="00B01A6A"/>
    <w:rsid w:val="00B01A8F"/>
    <w:rsid w:val="00B031F8"/>
    <w:rsid w:val="00B041F4"/>
    <w:rsid w:val="00B04280"/>
    <w:rsid w:val="00B04D4A"/>
    <w:rsid w:val="00B0560A"/>
    <w:rsid w:val="00B05964"/>
    <w:rsid w:val="00B06D2E"/>
    <w:rsid w:val="00B07511"/>
    <w:rsid w:val="00B07A1C"/>
    <w:rsid w:val="00B07D5B"/>
    <w:rsid w:val="00B1008A"/>
    <w:rsid w:val="00B11D14"/>
    <w:rsid w:val="00B120AC"/>
    <w:rsid w:val="00B1266D"/>
    <w:rsid w:val="00B1290D"/>
    <w:rsid w:val="00B12C10"/>
    <w:rsid w:val="00B13FE9"/>
    <w:rsid w:val="00B1469E"/>
    <w:rsid w:val="00B147B5"/>
    <w:rsid w:val="00B16E8C"/>
    <w:rsid w:val="00B173DD"/>
    <w:rsid w:val="00B1757A"/>
    <w:rsid w:val="00B17AB0"/>
    <w:rsid w:val="00B21924"/>
    <w:rsid w:val="00B21E35"/>
    <w:rsid w:val="00B22608"/>
    <w:rsid w:val="00B22E8C"/>
    <w:rsid w:val="00B23017"/>
    <w:rsid w:val="00B23544"/>
    <w:rsid w:val="00B23EBF"/>
    <w:rsid w:val="00B23F18"/>
    <w:rsid w:val="00B244F1"/>
    <w:rsid w:val="00B24610"/>
    <w:rsid w:val="00B24682"/>
    <w:rsid w:val="00B263A0"/>
    <w:rsid w:val="00B26C79"/>
    <w:rsid w:val="00B27CE1"/>
    <w:rsid w:val="00B304F5"/>
    <w:rsid w:val="00B31129"/>
    <w:rsid w:val="00B3127B"/>
    <w:rsid w:val="00B31C1D"/>
    <w:rsid w:val="00B31EC3"/>
    <w:rsid w:val="00B31F30"/>
    <w:rsid w:val="00B3412E"/>
    <w:rsid w:val="00B3452C"/>
    <w:rsid w:val="00B3585A"/>
    <w:rsid w:val="00B37D7F"/>
    <w:rsid w:val="00B4079B"/>
    <w:rsid w:val="00B425F2"/>
    <w:rsid w:val="00B43415"/>
    <w:rsid w:val="00B44303"/>
    <w:rsid w:val="00B4471B"/>
    <w:rsid w:val="00B456D5"/>
    <w:rsid w:val="00B4659D"/>
    <w:rsid w:val="00B51483"/>
    <w:rsid w:val="00B52136"/>
    <w:rsid w:val="00B539D0"/>
    <w:rsid w:val="00B53D9D"/>
    <w:rsid w:val="00B55153"/>
    <w:rsid w:val="00B5565E"/>
    <w:rsid w:val="00B56747"/>
    <w:rsid w:val="00B5687D"/>
    <w:rsid w:val="00B607D9"/>
    <w:rsid w:val="00B6105B"/>
    <w:rsid w:val="00B61C38"/>
    <w:rsid w:val="00B64190"/>
    <w:rsid w:val="00B649F4"/>
    <w:rsid w:val="00B64A6A"/>
    <w:rsid w:val="00B73CB9"/>
    <w:rsid w:val="00B744FF"/>
    <w:rsid w:val="00B74ADE"/>
    <w:rsid w:val="00B7541C"/>
    <w:rsid w:val="00B75534"/>
    <w:rsid w:val="00B768BA"/>
    <w:rsid w:val="00B773F9"/>
    <w:rsid w:val="00B77802"/>
    <w:rsid w:val="00B77D16"/>
    <w:rsid w:val="00B8094A"/>
    <w:rsid w:val="00B81A63"/>
    <w:rsid w:val="00B8248D"/>
    <w:rsid w:val="00B83AB6"/>
    <w:rsid w:val="00B846DF"/>
    <w:rsid w:val="00B8555F"/>
    <w:rsid w:val="00B8561D"/>
    <w:rsid w:val="00B8595B"/>
    <w:rsid w:val="00B861D3"/>
    <w:rsid w:val="00B86361"/>
    <w:rsid w:val="00B866D5"/>
    <w:rsid w:val="00B86A2B"/>
    <w:rsid w:val="00B86E84"/>
    <w:rsid w:val="00B8721B"/>
    <w:rsid w:val="00B8750D"/>
    <w:rsid w:val="00B90055"/>
    <w:rsid w:val="00B906CF"/>
    <w:rsid w:val="00B928EA"/>
    <w:rsid w:val="00B93C6B"/>
    <w:rsid w:val="00B93CB6"/>
    <w:rsid w:val="00B94484"/>
    <w:rsid w:val="00B9484C"/>
    <w:rsid w:val="00B959ED"/>
    <w:rsid w:val="00B96CA4"/>
    <w:rsid w:val="00B9732A"/>
    <w:rsid w:val="00B97B93"/>
    <w:rsid w:val="00BA0594"/>
    <w:rsid w:val="00BA0860"/>
    <w:rsid w:val="00BA08D9"/>
    <w:rsid w:val="00BA092C"/>
    <w:rsid w:val="00BA1981"/>
    <w:rsid w:val="00BA26C4"/>
    <w:rsid w:val="00BA377F"/>
    <w:rsid w:val="00BA383C"/>
    <w:rsid w:val="00BA5063"/>
    <w:rsid w:val="00BB05C1"/>
    <w:rsid w:val="00BB06AF"/>
    <w:rsid w:val="00BB07C0"/>
    <w:rsid w:val="00BB0B40"/>
    <w:rsid w:val="00BB12AD"/>
    <w:rsid w:val="00BB160E"/>
    <w:rsid w:val="00BB1B4E"/>
    <w:rsid w:val="00BB1ED2"/>
    <w:rsid w:val="00BB2E37"/>
    <w:rsid w:val="00BB5F65"/>
    <w:rsid w:val="00BB65B8"/>
    <w:rsid w:val="00BB65D3"/>
    <w:rsid w:val="00BB6D0C"/>
    <w:rsid w:val="00BB7D13"/>
    <w:rsid w:val="00BC1955"/>
    <w:rsid w:val="00BC25B4"/>
    <w:rsid w:val="00BC26A6"/>
    <w:rsid w:val="00BC43F0"/>
    <w:rsid w:val="00BC4CD4"/>
    <w:rsid w:val="00BC62FB"/>
    <w:rsid w:val="00BC717F"/>
    <w:rsid w:val="00BC7314"/>
    <w:rsid w:val="00BC7FE2"/>
    <w:rsid w:val="00BD120D"/>
    <w:rsid w:val="00BD20F1"/>
    <w:rsid w:val="00BD2180"/>
    <w:rsid w:val="00BD2758"/>
    <w:rsid w:val="00BD2C13"/>
    <w:rsid w:val="00BD3DC1"/>
    <w:rsid w:val="00BD3F9B"/>
    <w:rsid w:val="00BD44BD"/>
    <w:rsid w:val="00BD492D"/>
    <w:rsid w:val="00BD5033"/>
    <w:rsid w:val="00BD6A96"/>
    <w:rsid w:val="00BE1094"/>
    <w:rsid w:val="00BE13D8"/>
    <w:rsid w:val="00BE2818"/>
    <w:rsid w:val="00BE3564"/>
    <w:rsid w:val="00BE4CFD"/>
    <w:rsid w:val="00BE51FE"/>
    <w:rsid w:val="00BE554F"/>
    <w:rsid w:val="00BE74B5"/>
    <w:rsid w:val="00BF0654"/>
    <w:rsid w:val="00BF0CED"/>
    <w:rsid w:val="00BF169B"/>
    <w:rsid w:val="00BF32B6"/>
    <w:rsid w:val="00BF3843"/>
    <w:rsid w:val="00BF39A5"/>
    <w:rsid w:val="00BF3DC6"/>
    <w:rsid w:val="00BF43AF"/>
    <w:rsid w:val="00BF596B"/>
    <w:rsid w:val="00BF5F8F"/>
    <w:rsid w:val="00BF6567"/>
    <w:rsid w:val="00BF7CDD"/>
    <w:rsid w:val="00C00084"/>
    <w:rsid w:val="00C026FE"/>
    <w:rsid w:val="00C035AC"/>
    <w:rsid w:val="00C03758"/>
    <w:rsid w:val="00C07B32"/>
    <w:rsid w:val="00C1114E"/>
    <w:rsid w:val="00C1296A"/>
    <w:rsid w:val="00C13AEC"/>
    <w:rsid w:val="00C148A6"/>
    <w:rsid w:val="00C16337"/>
    <w:rsid w:val="00C16700"/>
    <w:rsid w:val="00C178C4"/>
    <w:rsid w:val="00C2046D"/>
    <w:rsid w:val="00C20834"/>
    <w:rsid w:val="00C20FA0"/>
    <w:rsid w:val="00C22CA2"/>
    <w:rsid w:val="00C23A5E"/>
    <w:rsid w:val="00C23F13"/>
    <w:rsid w:val="00C24B9F"/>
    <w:rsid w:val="00C256F3"/>
    <w:rsid w:val="00C2598D"/>
    <w:rsid w:val="00C26098"/>
    <w:rsid w:val="00C2622B"/>
    <w:rsid w:val="00C2670C"/>
    <w:rsid w:val="00C26E9D"/>
    <w:rsid w:val="00C2733A"/>
    <w:rsid w:val="00C27561"/>
    <w:rsid w:val="00C27BBD"/>
    <w:rsid w:val="00C302CB"/>
    <w:rsid w:val="00C30830"/>
    <w:rsid w:val="00C30FEE"/>
    <w:rsid w:val="00C33381"/>
    <w:rsid w:val="00C33401"/>
    <w:rsid w:val="00C339BB"/>
    <w:rsid w:val="00C3509F"/>
    <w:rsid w:val="00C3537F"/>
    <w:rsid w:val="00C35994"/>
    <w:rsid w:val="00C35D1A"/>
    <w:rsid w:val="00C35DED"/>
    <w:rsid w:val="00C419A6"/>
    <w:rsid w:val="00C42968"/>
    <w:rsid w:val="00C43094"/>
    <w:rsid w:val="00C430CD"/>
    <w:rsid w:val="00C454F6"/>
    <w:rsid w:val="00C46846"/>
    <w:rsid w:val="00C478DB"/>
    <w:rsid w:val="00C47BC2"/>
    <w:rsid w:val="00C501A6"/>
    <w:rsid w:val="00C521F2"/>
    <w:rsid w:val="00C52E81"/>
    <w:rsid w:val="00C52E92"/>
    <w:rsid w:val="00C54876"/>
    <w:rsid w:val="00C56E28"/>
    <w:rsid w:val="00C56FAD"/>
    <w:rsid w:val="00C57EF3"/>
    <w:rsid w:val="00C57FCD"/>
    <w:rsid w:val="00C60146"/>
    <w:rsid w:val="00C6053B"/>
    <w:rsid w:val="00C6184B"/>
    <w:rsid w:val="00C62D75"/>
    <w:rsid w:val="00C62EBE"/>
    <w:rsid w:val="00C63024"/>
    <w:rsid w:val="00C64A5D"/>
    <w:rsid w:val="00C64CDB"/>
    <w:rsid w:val="00C64F94"/>
    <w:rsid w:val="00C660B1"/>
    <w:rsid w:val="00C660BD"/>
    <w:rsid w:val="00C70D68"/>
    <w:rsid w:val="00C7127A"/>
    <w:rsid w:val="00C7215A"/>
    <w:rsid w:val="00C725F7"/>
    <w:rsid w:val="00C72D9E"/>
    <w:rsid w:val="00C7446E"/>
    <w:rsid w:val="00C74ABF"/>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D86"/>
    <w:rsid w:val="00C9006C"/>
    <w:rsid w:val="00C902E9"/>
    <w:rsid w:val="00C904B1"/>
    <w:rsid w:val="00C937B1"/>
    <w:rsid w:val="00C93C95"/>
    <w:rsid w:val="00C95098"/>
    <w:rsid w:val="00C95596"/>
    <w:rsid w:val="00C95893"/>
    <w:rsid w:val="00C962E8"/>
    <w:rsid w:val="00C973D2"/>
    <w:rsid w:val="00CA013D"/>
    <w:rsid w:val="00CA04E2"/>
    <w:rsid w:val="00CA06E1"/>
    <w:rsid w:val="00CA2BEE"/>
    <w:rsid w:val="00CA3CF5"/>
    <w:rsid w:val="00CA42C5"/>
    <w:rsid w:val="00CA48CC"/>
    <w:rsid w:val="00CA6120"/>
    <w:rsid w:val="00CA6F5A"/>
    <w:rsid w:val="00CA75CE"/>
    <w:rsid w:val="00CA796E"/>
    <w:rsid w:val="00CA7F14"/>
    <w:rsid w:val="00CB0037"/>
    <w:rsid w:val="00CB04C1"/>
    <w:rsid w:val="00CB05C8"/>
    <w:rsid w:val="00CB1D9C"/>
    <w:rsid w:val="00CB3158"/>
    <w:rsid w:val="00CB3C3C"/>
    <w:rsid w:val="00CB459C"/>
    <w:rsid w:val="00CB4B9A"/>
    <w:rsid w:val="00CB5E57"/>
    <w:rsid w:val="00CC0120"/>
    <w:rsid w:val="00CC30A7"/>
    <w:rsid w:val="00CC3699"/>
    <w:rsid w:val="00CC36F3"/>
    <w:rsid w:val="00CC4F38"/>
    <w:rsid w:val="00CC5604"/>
    <w:rsid w:val="00CC5901"/>
    <w:rsid w:val="00CC626B"/>
    <w:rsid w:val="00CC63FB"/>
    <w:rsid w:val="00CD021C"/>
    <w:rsid w:val="00CD0527"/>
    <w:rsid w:val="00CD1390"/>
    <w:rsid w:val="00CD153A"/>
    <w:rsid w:val="00CD1D25"/>
    <w:rsid w:val="00CD33F0"/>
    <w:rsid w:val="00CD3C67"/>
    <w:rsid w:val="00CD4830"/>
    <w:rsid w:val="00CD5264"/>
    <w:rsid w:val="00CD54D0"/>
    <w:rsid w:val="00CD6015"/>
    <w:rsid w:val="00CD7107"/>
    <w:rsid w:val="00CD742A"/>
    <w:rsid w:val="00CD750B"/>
    <w:rsid w:val="00CD7CE6"/>
    <w:rsid w:val="00CE1238"/>
    <w:rsid w:val="00CE1EBE"/>
    <w:rsid w:val="00CE22CD"/>
    <w:rsid w:val="00CE282F"/>
    <w:rsid w:val="00CE419F"/>
    <w:rsid w:val="00CE4805"/>
    <w:rsid w:val="00CE4EAF"/>
    <w:rsid w:val="00CE684D"/>
    <w:rsid w:val="00CE70E5"/>
    <w:rsid w:val="00CE7704"/>
    <w:rsid w:val="00CF0373"/>
    <w:rsid w:val="00CF0911"/>
    <w:rsid w:val="00CF1318"/>
    <w:rsid w:val="00CF19F1"/>
    <w:rsid w:val="00CF20A4"/>
    <w:rsid w:val="00CF285B"/>
    <w:rsid w:val="00CF4CFA"/>
    <w:rsid w:val="00CF55A4"/>
    <w:rsid w:val="00CF61E7"/>
    <w:rsid w:val="00CF6E22"/>
    <w:rsid w:val="00CF6F3B"/>
    <w:rsid w:val="00CF7153"/>
    <w:rsid w:val="00D00A0F"/>
    <w:rsid w:val="00D01DFE"/>
    <w:rsid w:val="00D02A13"/>
    <w:rsid w:val="00D03993"/>
    <w:rsid w:val="00D03D01"/>
    <w:rsid w:val="00D0435A"/>
    <w:rsid w:val="00D04AC2"/>
    <w:rsid w:val="00D057FB"/>
    <w:rsid w:val="00D05F78"/>
    <w:rsid w:val="00D0650A"/>
    <w:rsid w:val="00D06A54"/>
    <w:rsid w:val="00D07969"/>
    <w:rsid w:val="00D1075C"/>
    <w:rsid w:val="00D1153C"/>
    <w:rsid w:val="00D11C53"/>
    <w:rsid w:val="00D12088"/>
    <w:rsid w:val="00D124A6"/>
    <w:rsid w:val="00D13F4A"/>
    <w:rsid w:val="00D14211"/>
    <w:rsid w:val="00D1536A"/>
    <w:rsid w:val="00D15FD4"/>
    <w:rsid w:val="00D16C8F"/>
    <w:rsid w:val="00D16F15"/>
    <w:rsid w:val="00D17962"/>
    <w:rsid w:val="00D17B14"/>
    <w:rsid w:val="00D20D0E"/>
    <w:rsid w:val="00D22634"/>
    <w:rsid w:val="00D23161"/>
    <w:rsid w:val="00D23679"/>
    <w:rsid w:val="00D24101"/>
    <w:rsid w:val="00D2461E"/>
    <w:rsid w:val="00D26229"/>
    <w:rsid w:val="00D267C3"/>
    <w:rsid w:val="00D30562"/>
    <w:rsid w:val="00D30C5E"/>
    <w:rsid w:val="00D34A5A"/>
    <w:rsid w:val="00D36982"/>
    <w:rsid w:val="00D37A91"/>
    <w:rsid w:val="00D42C36"/>
    <w:rsid w:val="00D434FB"/>
    <w:rsid w:val="00D43F8F"/>
    <w:rsid w:val="00D44E88"/>
    <w:rsid w:val="00D4550F"/>
    <w:rsid w:val="00D505D0"/>
    <w:rsid w:val="00D509A6"/>
    <w:rsid w:val="00D50B22"/>
    <w:rsid w:val="00D5123C"/>
    <w:rsid w:val="00D5131D"/>
    <w:rsid w:val="00D5152D"/>
    <w:rsid w:val="00D538B0"/>
    <w:rsid w:val="00D53D7A"/>
    <w:rsid w:val="00D549FF"/>
    <w:rsid w:val="00D54BC4"/>
    <w:rsid w:val="00D56268"/>
    <w:rsid w:val="00D56B34"/>
    <w:rsid w:val="00D5707F"/>
    <w:rsid w:val="00D574C6"/>
    <w:rsid w:val="00D57AEC"/>
    <w:rsid w:val="00D6122F"/>
    <w:rsid w:val="00D62D69"/>
    <w:rsid w:val="00D638F5"/>
    <w:rsid w:val="00D65363"/>
    <w:rsid w:val="00D6627E"/>
    <w:rsid w:val="00D6682C"/>
    <w:rsid w:val="00D672DC"/>
    <w:rsid w:val="00D711B1"/>
    <w:rsid w:val="00D73F06"/>
    <w:rsid w:val="00D741EF"/>
    <w:rsid w:val="00D751B4"/>
    <w:rsid w:val="00D75D3D"/>
    <w:rsid w:val="00D76644"/>
    <w:rsid w:val="00D77D5A"/>
    <w:rsid w:val="00D80EF0"/>
    <w:rsid w:val="00D81ACB"/>
    <w:rsid w:val="00D81F24"/>
    <w:rsid w:val="00D82E33"/>
    <w:rsid w:val="00D837C4"/>
    <w:rsid w:val="00D86304"/>
    <w:rsid w:val="00D866E7"/>
    <w:rsid w:val="00D869B4"/>
    <w:rsid w:val="00D869FB"/>
    <w:rsid w:val="00D87053"/>
    <w:rsid w:val="00D87745"/>
    <w:rsid w:val="00D87FB9"/>
    <w:rsid w:val="00D90557"/>
    <w:rsid w:val="00D90A45"/>
    <w:rsid w:val="00D913E9"/>
    <w:rsid w:val="00D91E05"/>
    <w:rsid w:val="00D92287"/>
    <w:rsid w:val="00D93BE3"/>
    <w:rsid w:val="00D94C95"/>
    <w:rsid w:val="00D952DD"/>
    <w:rsid w:val="00D960A0"/>
    <w:rsid w:val="00D967BA"/>
    <w:rsid w:val="00D97659"/>
    <w:rsid w:val="00D97F4F"/>
    <w:rsid w:val="00DA01A1"/>
    <w:rsid w:val="00DA109D"/>
    <w:rsid w:val="00DA1270"/>
    <w:rsid w:val="00DA1AD4"/>
    <w:rsid w:val="00DA1D3E"/>
    <w:rsid w:val="00DA2227"/>
    <w:rsid w:val="00DA234F"/>
    <w:rsid w:val="00DA2EB8"/>
    <w:rsid w:val="00DA3022"/>
    <w:rsid w:val="00DA5941"/>
    <w:rsid w:val="00DA612B"/>
    <w:rsid w:val="00DA7ACA"/>
    <w:rsid w:val="00DB13DC"/>
    <w:rsid w:val="00DB16D0"/>
    <w:rsid w:val="00DB2CE9"/>
    <w:rsid w:val="00DB4A81"/>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625"/>
    <w:rsid w:val="00DC793C"/>
    <w:rsid w:val="00DD1168"/>
    <w:rsid w:val="00DD2A0E"/>
    <w:rsid w:val="00DD2B82"/>
    <w:rsid w:val="00DD3504"/>
    <w:rsid w:val="00DD4ABB"/>
    <w:rsid w:val="00DD4AEE"/>
    <w:rsid w:val="00DE0BF6"/>
    <w:rsid w:val="00DE2110"/>
    <w:rsid w:val="00DE2D4F"/>
    <w:rsid w:val="00DE3070"/>
    <w:rsid w:val="00DE3425"/>
    <w:rsid w:val="00DE3A2D"/>
    <w:rsid w:val="00DE3FE8"/>
    <w:rsid w:val="00DE61D1"/>
    <w:rsid w:val="00DE6EC0"/>
    <w:rsid w:val="00DF038B"/>
    <w:rsid w:val="00DF0459"/>
    <w:rsid w:val="00DF099C"/>
    <w:rsid w:val="00DF1AD4"/>
    <w:rsid w:val="00DF1FD8"/>
    <w:rsid w:val="00DF473D"/>
    <w:rsid w:val="00DF4911"/>
    <w:rsid w:val="00DF4B36"/>
    <w:rsid w:val="00DF5767"/>
    <w:rsid w:val="00DF68E9"/>
    <w:rsid w:val="00DF7FB8"/>
    <w:rsid w:val="00E000B2"/>
    <w:rsid w:val="00E01528"/>
    <w:rsid w:val="00E04B42"/>
    <w:rsid w:val="00E05FD6"/>
    <w:rsid w:val="00E11FFC"/>
    <w:rsid w:val="00E128EE"/>
    <w:rsid w:val="00E16228"/>
    <w:rsid w:val="00E166C3"/>
    <w:rsid w:val="00E16E64"/>
    <w:rsid w:val="00E17292"/>
    <w:rsid w:val="00E20BBC"/>
    <w:rsid w:val="00E20FA4"/>
    <w:rsid w:val="00E21363"/>
    <w:rsid w:val="00E21E0C"/>
    <w:rsid w:val="00E22163"/>
    <w:rsid w:val="00E2409A"/>
    <w:rsid w:val="00E241CB"/>
    <w:rsid w:val="00E24C45"/>
    <w:rsid w:val="00E24CB4"/>
    <w:rsid w:val="00E25D52"/>
    <w:rsid w:val="00E265CE"/>
    <w:rsid w:val="00E26FBA"/>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37EC3"/>
    <w:rsid w:val="00E42DA9"/>
    <w:rsid w:val="00E431D9"/>
    <w:rsid w:val="00E433B1"/>
    <w:rsid w:val="00E43B86"/>
    <w:rsid w:val="00E44996"/>
    <w:rsid w:val="00E458C4"/>
    <w:rsid w:val="00E46204"/>
    <w:rsid w:val="00E46F56"/>
    <w:rsid w:val="00E5040E"/>
    <w:rsid w:val="00E50838"/>
    <w:rsid w:val="00E51F68"/>
    <w:rsid w:val="00E52133"/>
    <w:rsid w:val="00E5215F"/>
    <w:rsid w:val="00E54478"/>
    <w:rsid w:val="00E60822"/>
    <w:rsid w:val="00E614DA"/>
    <w:rsid w:val="00E616CF"/>
    <w:rsid w:val="00E61A9A"/>
    <w:rsid w:val="00E62A97"/>
    <w:rsid w:val="00E62C93"/>
    <w:rsid w:val="00E65AB2"/>
    <w:rsid w:val="00E6758B"/>
    <w:rsid w:val="00E67EC3"/>
    <w:rsid w:val="00E7052E"/>
    <w:rsid w:val="00E70C81"/>
    <w:rsid w:val="00E70E90"/>
    <w:rsid w:val="00E726C7"/>
    <w:rsid w:val="00E72DC3"/>
    <w:rsid w:val="00E731D9"/>
    <w:rsid w:val="00E75005"/>
    <w:rsid w:val="00E75103"/>
    <w:rsid w:val="00E768FB"/>
    <w:rsid w:val="00E76FDB"/>
    <w:rsid w:val="00E811BB"/>
    <w:rsid w:val="00E812DD"/>
    <w:rsid w:val="00E81351"/>
    <w:rsid w:val="00E8170B"/>
    <w:rsid w:val="00E81E1D"/>
    <w:rsid w:val="00E82D2B"/>
    <w:rsid w:val="00E852DF"/>
    <w:rsid w:val="00E86317"/>
    <w:rsid w:val="00E910DA"/>
    <w:rsid w:val="00E91470"/>
    <w:rsid w:val="00E91C86"/>
    <w:rsid w:val="00E97C64"/>
    <w:rsid w:val="00EA0856"/>
    <w:rsid w:val="00EA178C"/>
    <w:rsid w:val="00EA1EE9"/>
    <w:rsid w:val="00EA29B9"/>
    <w:rsid w:val="00EA329F"/>
    <w:rsid w:val="00EA40FE"/>
    <w:rsid w:val="00EA483E"/>
    <w:rsid w:val="00EA6923"/>
    <w:rsid w:val="00EA7F7A"/>
    <w:rsid w:val="00EB02FF"/>
    <w:rsid w:val="00EB09B9"/>
    <w:rsid w:val="00EB0F3E"/>
    <w:rsid w:val="00EB249F"/>
    <w:rsid w:val="00EB7180"/>
    <w:rsid w:val="00EC0CE7"/>
    <w:rsid w:val="00EC1BE9"/>
    <w:rsid w:val="00EC1F21"/>
    <w:rsid w:val="00EC243B"/>
    <w:rsid w:val="00EC3F53"/>
    <w:rsid w:val="00EC4949"/>
    <w:rsid w:val="00EC5C49"/>
    <w:rsid w:val="00EC6EF2"/>
    <w:rsid w:val="00EC7103"/>
    <w:rsid w:val="00EC7EE5"/>
    <w:rsid w:val="00ED215F"/>
    <w:rsid w:val="00ED3310"/>
    <w:rsid w:val="00ED4EAD"/>
    <w:rsid w:val="00ED5833"/>
    <w:rsid w:val="00ED770B"/>
    <w:rsid w:val="00EE03F6"/>
    <w:rsid w:val="00EE04EB"/>
    <w:rsid w:val="00EE0961"/>
    <w:rsid w:val="00EE1BCE"/>
    <w:rsid w:val="00EE2564"/>
    <w:rsid w:val="00EE3820"/>
    <w:rsid w:val="00EE3B8A"/>
    <w:rsid w:val="00EE72BE"/>
    <w:rsid w:val="00EF03C5"/>
    <w:rsid w:val="00EF047B"/>
    <w:rsid w:val="00EF0858"/>
    <w:rsid w:val="00EF12BF"/>
    <w:rsid w:val="00EF1E66"/>
    <w:rsid w:val="00EF2961"/>
    <w:rsid w:val="00EF2BA7"/>
    <w:rsid w:val="00EF4449"/>
    <w:rsid w:val="00EF4CD9"/>
    <w:rsid w:val="00EF59D6"/>
    <w:rsid w:val="00EF5DF1"/>
    <w:rsid w:val="00F00454"/>
    <w:rsid w:val="00F00EAD"/>
    <w:rsid w:val="00F013AF"/>
    <w:rsid w:val="00F0327F"/>
    <w:rsid w:val="00F05009"/>
    <w:rsid w:val="00F05144"/>
    <w:rsid w:val="00F05E5C"/>
    <w:rsid w:val="00F05E93"/>
    <w:rsid w:val="00F060E8"/>
    <w:rsid w:val="00F062BE"/>
    <w:rsid w:val="00F0788A"/>
    <w:rsid w:val="00F1098C"/>
    <w:rsid w:val="00F12189"/>
    <w:rsid w:val="00F1270A"/>
    <w:rsid w:val="00F12807"/>
    <w:rsid w:val="00F12C0A"/>
    <w:rsid w:val="00F170D2"/>
    <w:rsid w:val="00F20E4F"/>
    <w:rsid w:val="00F22C15"/>
    <w:rsid w:val="00F22EAF"/>
    <w:rsid w:val="00F23B7F"/>
    <w:rsid w:val="00F24625"/>
    <w:rsid w:val="00F24C34"/>
    <w:rsid w:val="00F2561F"/>
    <w:rsid w:val="00F25CAF"/>
    <w:rsid w:val="00F2710B"/>
    <w:rsid w:val="00F275A6"/>
    <w:rsid w:val="00F27851"/>
    <w:rsid w:val="00F30F46"/>
    <w:rsid w:val="00F31912"/>
    <w:rsid w:val="00F31D14"/>
    <w:rsid w:val="00F31F21"/>
    <w:rsid w:val="00F329A6"/>
    <w:rsid w:val="00F3341E"/>
    <w:rsid w:val="00F33B9A"/>
    <w:rsid w:val="00F33F46"/>
    <w:rsid w:val="00F34071"/>
    <w:rsid w:val="00F349E5"/>
    <w:rsid w:val="00F3523B"/>
    <w:rsid w:val="00F36677"/>
    <w:rsid w:val="00F40E11"/>
    <w:rsid w:val="00F40F79"/>
    <w:rsid w:val="00F41771"/>
    <w:rsid w:val="00F41D45"/>
    <w:rsid w:val="00F42483"/>
    <w:rsid w:val="00F42B5E"/>
    <w:rsid w:val="00F4358A"/>
    <w:rsid w:val="00F4479A"/>
    <w:rsid w:val="00F44AEB"/>
    <w:rsid w:val="00F53773"/>
    <w:rsid w:val="00F545E3"/>
    <w:rsid w:val="00F54F90"/>
    <w:rsid w:val="00F5744D"/>
    <w:rsid w:val="00F60D7E"/>
    <w:rsid w:val="00F62BE4"/>
    <w:rsid w:val="00F631E7"/>
    <w:rsid w:val="00F64F40"/>
    <w:rsid w:val="00F651A0"/>
    <w:rsid w:val="00F65D6C"/>
    <w:rsid w:val="00F66A1D"/>
    <w:rsid w:val="00F66B37"/>
    <w:rsid w:val="00F67462"/>
    <w:rsid w:val="00F70B95"/>
    <w:rsid w:val="00F70CD2"/>
    <w:rsid w:val="00F74520"/>
    <w:rsid w:val="00F752A3"/>
    <w:rsid w:val="00F75306"/>
    <w:rsid w:val="00F7600D"/>
    <w:rsid w:val="00F76D3C"/>
    <w:rsid w:val="00F80381"/>
    <w:rsid w:val="00F8117B"/>
    <w:rsid w:val="00F82C3B"/>
    <w:rsid w:val="00F83BE8"/>
    <w:rsid w:val="00F8626E"/>
    <w:rsid w:val="00F86FDD"/>
    <w:rsid w:val="00F871C6"/>
    <w:rsid w:val="00F87A94"/>
    <w:rsid w:val="00F90025"/>
    <w:rsid w:val="00F9019A"/>
    <w:rsid w:val="00F905D7"/>
    <w:rsid w:val="00F9205B"/>
    <w:rsid w:val="00F9280F"/>
    <w:rsid w:val="00F92D9A"/>
    <w:rsid w:val="00F93137"/>
    <w:rsid w:val="00F93468"/>
    <w:rsid w:val="00F936DA"/>
    <w:rsid w:val="00F93F62"/>
    <w:rsid w:val="00F948CC"/>
    <w:rsid w:val="00F95718"/>
    <w:rsid w:val="00F9632D"/>
    <w:rsid w:val="00F96A2A"/>
    <w:rsid w:val="00FA0290"/>
    <w:rsid w:val="00FA0444"/>
    <w:rsid w:val="00FA2314"/>
    <w:rsid w:val="00FA323F"/>
    <w:rsid w:val="00FA3CDC"/>
    <w:rsid w:val="00FA3CE6"/>
    <w:rsid w:val="00FA683E"/>
    <w:rsid w:val="00FA7578"/>
    <w:rsid w:val="00FA7609"/>
    <w:rsid w:val="00FA77A4"/>
    <w:rsid w:val="00FB10D0"/>
    <w:rsid w:val="00FB4459"/>
    <w:rsid w:val="00FB5698"/>
    <w:rsid w:val="00FB6EC7"/>
    <w:rsid w:val="00FB6FE7"/>
    <w:rsid w:val="00FC0113"/>
    <w:rsid w:val="00FC0880"/>
    <w:rsid w:val="00FC21B9"/>
    <w:rsid w:val="00FC2640"/>
    <w:rsid w:val="00FC2FFC"/>
    <w:rsid w:val="00FC41D8"/>
    <w:rsid w:val="00FC44F0"/>
    <w:rsid w:val="00FC4908"/>
    <w:rsid w:val="00FC5486"/>
    <w:rsid w:val="00FC563B"/>
    <w:rsid w:val="00FC5B42"/>
    <w:rsid w:val="00FC66A4"/>
    <w:rsid w:val="00FC68C3"/>
    <w:rsid w:val="00FC6DC9"/>
    <w:rsid w:val="00FD0569"/>
    <w:rsid w:val="00FD0FE8"/>
    <w:rsid w:val="00FD1008"/>
    <w:rsid w:val="00FD145C"/>
    <w:rsid w:val="00FD267C"/>
    <w:rsid w:val="00FD2919"/>
    <w:rsid w:val="00FD4B7F"/>
    <w:rsid w:val="00FD4E19"/>
    <w:rsid w:val="00FD699B"/>
    <w:rsid w:val="00FD69AE"/>
    <w:rsid w:val="00FD69E6"/>
    <w:rsid w:val="00FE016F"/>
    <w:rsid w:val="00FE0F6B"/>
    <w:rsid w:val="00FE171B"/>
    <w:rsid w:val="00FE24A9"/>
    <w:rsid w:val="00FE2C48"/>
    <w:rsid w:val="00FE35D8"/>
    <w:rsid w:val="00FE44FA"/>
    <w:rsid w:val="00FE53BD"/>
    <w:rsid w:val="00FE5C27"/>
    <w:rsid w:val="00FE5F0D"/>
    <w:rsid w:val="00FE63DD"/>
    <w:rsid w:val="00FF06FC"/>
    <w:rsid w:val="00FF21C3"/>
    <w:rsid w:val="00FF25FD"/>
    <w:rsid w:val="00FF3C5A"/>
    <w:rsid w:val="00FF43E5"/>
    <w:rsid w:val="00FF5001"/>
    <w:rsid w:val="00FF51DA"/>
    <w:rsid w:val="00FF5FC5"/>
    <w:rsid w:val="00FF60A4"/>
    <w:rsid w:val="00FF6226"/>
    <w:rsid w:val="00FF6BBA"/>
    <w:rsid w:val="00FF6C7E"/>
    <w:rsid w:val="00FF73CF"/>
    <w:rsid w:val="00FF771D"/>
    <w:rsid w:val="01AC8051"/>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EF0FCD56-7BA9-416E-8011-19FEF0C0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1F3ED6"/>
    <w:rsid w:val="00224DEC"/>
    <w:rsid w:val="002A5D56"/>
    <w:rsid w:val="002C503E"/>
    <w:rsid w:val="002E63CA"/>
    <w:rsid w:val="003747A6"/>
    <w:rsid w:val="003A0AD2"/>
    <w:rsid w:val="0047744D"/>
    <w:rsid w:val="004B591F"/>
    <w:rsid w:val="00504F15"/>
    <w:rsid w:val="00546CFB"/>
    <w:rsid w:val="00606430"/>
    <w:rsid w:val="00632424"/>
    <w:rsid w:val="00655DBC"/>
    <w:rsid w:val="006D1C14"/>
    <w:rsid w:val="00721E8A"/>
    <w:rsid w:val="007F3A89"/>
    <w:rsid w:val="00970B36"/>
    <w:rsid w:val="00980105"/>
    <w:rsid w:val="00986A47"/>
    <w:rsid w:val="00A00785"/>
    <w:rsid w:val="00A03F3B"/>
    <w:rsid w:val="00A42AA0"/>
    <w:rsid w:val="00A57645"/>
    <w:rsid w:val="00AA51DA"/>
    <w:rsid w:val="00BC7FE2"/>
    <w:rsid w:val="00C2224F"/>
    <w:rsid w:val="00DA61B3"/>
    <w:rsid w:val="00E30FA9"/>
    <w:rsid w:val="00EB0B0A"/>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TemplafyFormConfiguration><![CDATA[{"formFields":[],"formDataEntries":[]}]]></TemplafyFormConfiguration>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3.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C7092D7-5F5A-42C2-8990-F8DC80B4BE65}">
  <ds:schemaRefs/>
</ds:datastoreItem>
</file>

<file path=customXml/itemProps7.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12</TotalTime>
  <Pages>13</Pages>
  <Words>2871</Words>
  <Characters>16624</Characters>
  <Application>Microsoft Office Word</Application>
  <DocSecurity>0</DocSecurity>
  <Lines>488</Lines>
  <Paragraphs>319</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19176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3</cp:revision>
  <dcterms:created xsi:type="dcterms:W3CDTF">2026-10-20T19:01:00Z</dcterms:created>
  <dcterms:modified xsi:type="dcterms:W3CDTF">2026-10-20T19:13:00Z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