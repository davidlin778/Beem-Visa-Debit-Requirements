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05B3B132"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Visa Debit Card Fraud Investigation</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09-25T00:00:00Z">
                                <w:dateFormat w:val="MMMM d, yyyy"/>
                                <w:lid w:val="en-US"/>
                                <w:storeMappedDataAs w:val="dateTime"/>
                                <w:calendar w:val="gregorian"/>
                              </w:date>
                            </w:sdtPr>
                            <w:sdtEndPr>
                              <w:rPr>
                                <w:rStyle w:val="BeemDateChar"/>
                              </w:rPr>
                            </w:sdtEndPr>
                            <w:sdtContent>
                              <w:customXmlInsRangeEnd w:id="0"/>
                              <w:p w14:paraId="769F150B" w14:textId="27D398FF" w:rsidR="00182ED0" w:rsidRPr="00BD2C13" w:rsidRDefault="00CE1238" w:rsidP="00A7343A">
                                <w:pPr>
                                  <w:pStyle w:val="BeemDate"/>
                                </w:pPr>
                                <w:r>
                                  <w:rPr>
                                    <w:rStyle w:val="BeemDateChar"/>
                                    <w:lang w:val="en-US"/>
                                  </w:rPr>
                                  <w:t>September 2</w:t>
                                </w:r>
                                <w:r w:rsidR="007D585F">
                                  <w:rPr>
                                    <w:rStyle w:val="BeemDateChar"/>
                                    <w:lang w:val="en-US"/>
                                  </w:rPr>
                                  <w:t>5</w:t>
                                </w:r>
                                <w:r>
                                  <w:rPr>
                                    <w:rStyle w:val="BeemDateChar"/>
                                    <w:lang w:val="en-US"/>
                                  </w:rPr>
                                  <w:t>,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09-25T00:00:00Z">
                          <w:dateFormat w:val="MMMM d, yyyy"/>
                          <w:lid w:val="en-US"/>
                          <w:storeMappedDataAs w:val="dateTime"/>
                          <w:calendar w:val="gregorian"/>
                        </w:date>
                      </w:sdtPr>
                      <w:sdtEndPr>
                        <w:rPr>
                          <w:rStyle w:val="BeemDateChar"/>
                        </w:rPr>
                      </w:sdtEndPr>
                      <w:sdtContent>
                        <w:customXmlInsRangeEnd w:id="2"/>
                        <w:p w14:paraId="769F150B" w14:textId="27D398FF" w:rsidR="00182ED0" w:rsidRPr="00BD2C13" w:rsidRDefault="00CE1238" w:rsidP="00A7343A">
                          <w:pPr>
                            <w:pStyle w:val="BeemDate"/>
                          </w:pPr>
                          <w:r>
                            <w:rPr>
                              <w:rStyle w:val="BeemDateChar"/>
                              <w:lang w:val="en-US"/>
                            </w:rPr>
                            <w:t>September 2</w:t>
                          </w:r>
                          <w:r w:rsidR="007D585F">
                            <w:rPr>
                              <w:rStyle w:val="BeemDateChar"/>
                              <w:lang w:val="en-US"/>
                            </w:rPr>
                            <w:t>5</w:t>
                          </w:r>
                          <w:r>
                            <w:rPr>
                              <w:rStyle w:val="BeemDateChar"/>
                              <w:lang w:val="en-US"/>
                            </w:rPr>
                            <w:t>,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sdt>
      <w:sdtPr>
        <w:rPr>
          <w:rFonts w:ascii="Aptos" w:hAnsi="Aptos"/>
          <w:noProof w:val="0"/>
          <w:color w:val="333333"/>
          <w:sz w:val="20"/>
          <w:szCs w:val="20"/>
        </w:rPr>
        <w:id w:val="904346138"/>
        <w:docPartObj>
          <w:docPartGallery w:val="Table of Contents"/>
          <w:docPartUnique/>
        </w:docPartObj>
      </w:sdtPr>
      <w:sdtEndPr>
        <w:rPr>
          <w:b/>
          <w:bCs/>
          <w:color w:val="auto"/>
        </w:rPr>
      </w:sdtEndPr>
      <w:sdtContent>
        <w:p w14:paraId="637701D1" w14:textId="5F064241" w:rsidR="00CF285B" w:rsidRPr="00BD2C13" w:rsidRDefault="00CF285B" w:rsidP="00CF285B">
          <w:pPr>
            <w:pStyle w:val="TOCHeading"/>
            <w:rPr>
              <w:noProof w:val="0"/>
            </w:rPr>
          </w:pPr>
          <w:r w:rsidRPr="00BD2C13">
            <w:rPr>
              <w:noProof w:val="0"/>
            </w:rPr>
            <w:t>Table of Contents</w:t>
          </w:r>
        </w:p>
        <w:p w14:paraId="0D1CB9EB" w14:textId="77777777" w:rsidR="007D273D" w:rsidRDefault="007D273D" w:rsidP="007D273D">
          <w:pPr>
            <w:rPr>
              <w:kern w:val="2"/>
              <w:sz w:val="2"/>
              <w:szCs w:val="2"/>
              <w:lang w:eastAsia="en-CA"/>
              <w14:ligatures w14:val="standardContextual"/>
            </w:rPr>
          </w:pPr>
          <w:r>
            <w:rPr>
              <w:rFonts w:ascii="Arial" w:hAnsi="Arial"/>
              <w:sz w:val="2"/>
              <w:szCs w:val="2"/>
            </w:rPr>
            <w:t>​</w:t>
          </w:r>
        </w:p>
        <w:p w14:paraId="5CA17705" w14:textId="77777777" w:rsidR="00D6122F" w:rsidRDefault="00D6122F" w:rsidP="00D6122F">
          <w:pPr>
            <w:rPr>
              <w:kern w:val="2"/>
              <w:sz w:val="2"/>
              <w:szCs w:val="2"/>
              <w:lang w:eastAsia="en-CA"/>
              <w14:ligatures w14:val="standardContextual"/>
            </w:rPr>
          </w:pPr>
          <w:r>
            <w:rPr>
              <w:rFonts w:ascii="Arial" w:hAnsi="Arial"/>
              <w:sz w:val="2"/>
              <w:szCs w:val="2"/>
            </w:rPr>
            <w:t>​</w:t>
          </w:r>
        </w:p>
        <w:p w14:paraId="74F036D9" w14:textId="77777777" w:rsidR="000221BD" w:rsidRDefault="000221BD" w:rsidP="000221BD">
          <w:pPr>
            <w:rPr>
              <w:kern w:val="2"/>
              <w:sz w:val="2"/>
              <w:szCs w:val="2"/>
              <w:lang w:eastAsia="en-CA"/>
              <w14:ligatures w14:val="standardContextual"/>
            </w:rPr>
          </w:pPr>
          <w:r>
            <w:rPr>
              <w:rFonts w:ascii="Arial" w:hAnsi="Arial"/>
              <w:sz w:val="2"/>
              <w:szCs w:val="2"/>
            </w:rPr>
            <w:t>​</w:t>
          </w:r>
        </w:p>
        <w:p w14:paraId="528DB29F" w14:textId="77777777" w:rsidR="000E184D" w:rsidRDefault="000E184D" w:rsidP="000E184D">
          <w:pPr>
            <w:rPr>
              <w:kern w:val="2"/>
              <w:sz w:val="2"/>
              <w:szCs w:val="2"/>
              <w:lang w:eastAsia="en-CA"/>
              <w14:ligatures w14:val="standardContextual"/>
            </w:rPr>
          </w:pPr>
          <w:r>
            <w:rPr>
              <w:rFonts w:ascii="Arial" w:hAnsi="Arial"/>
              <w:sz w:val="2"/>
              <w:szCs w:val="2"/>
            </w:rPr>
            <w:t>​</w:t>
          </w:r>
        </w:p>
        <w:p w14:paraId="3AC9B777" w14:textId="77777777" w:rsidR="008E1F7C" w:rsidRDefault="008E1F7C" w:rsidP="008E1F7C">
          <w:pPr>
            <w:rPr>
              <w:kern w:val="2"/>
              <w:sz w:val="2"/>
              <w:szCs w:val="2"/>
              <w:lang w:eastAsia="en-CA"/>
              <w14:ligatures w14:val="standardContextual"/>
            </w:rPr>
          </w:pPr>
          <w:r>
            <w:rPr>
              <w:rFonts w:ascii="Arial" w:hAnsi="Arial"/>
              <w:sz w:val="2"/>
              <w:szCs w:val="2"/>
            </w:rPr>
            <w:t>​</w:t>
          </w:r>
        </w:p>
        <w:p w14:paraId="50E916CF" w14:textId="19B8F324"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r>
            <w:rPr>
              <w:kern w:val="2"/>
              <w:sz w:val="2"/>
              <w:szCs w:val="2"/>
              <w:lang w:eastAsia="en-CA"/>
              <w14:ligatures w14:val="standardContextual"/>
            </w:rPr>
            <w:fldChar w:fldCharType="begin"/>
          </w:r>
          <w:r>
            <w:rPr>
              <w:rFonts w:ascii="Arial" w:hAnsi="Arial"/>
              <w:sz w:val="2"/>
              <w:szCs w:val="2"/>
            </w:rPr>
            <w:instrText xml:space="preserve"> TOC \o "1-3" \h \z \* MERGEFORMAT </w:instrText>
          </w:r>
          <w:r>
            <w:rPr>
              <w:kern w:val="2"/>
              <w:sz w:val="2"/>
              <w:szCs w:val="2"/>
              <w:lang w:eastAsia="en-CA"/>
              <w14:ligatures w14:val="standardContextual"/>
            </w:rPr>
            <w:fldChar w:fldCharType="separate"/>
          </w:r>
          <w:hyperlink w:anchor="_Toc241243617" w:history="1">
            <w:r w:rsidRPr="000773BB">
              <w:rPr>
                <w:rStyle w:val="Hyperlink"/>
                <w:noProof/>
              </w:rPr>
              <w:t>1</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Purpose</w:t>
            </w:r>
            <w:r>
              <w:rPr>
                <w:noProof/>
                <w:webHidden/>
              </w:rPr>
              <w:tab/>
            </w:r>
            <w:r>
              <w:rPr>
                <w:noProof/>
                <w:webHidden/>
              </w:rPr>
              <w:fldChar w:fldCharType="begin"/>
            </w:r>
            <w:r>
              <w:rPr>
                <w:noProof/>
                <w:webHidden/>
              </w:rPr>
              <w:instrText xml:space="preserve"> PAGEREF _Toc241243617 \h </w:instrText>
            </w:r>
            <w:r>
              <w:rPr>
                <w:noProof/>
                <w:webHidden/>
              </w:rPr>
            </w:r>
            <w:r>
              <w:rPr>
                <w:noProof/>
                <w:webHidden/>
              </w:rPr>
              <w:fldChar w:fldCharType="separate"/>
            </w:r>
            <w:r>
              <w:rPr>
                <w:noProof/>
                <w:webHidden/>
              </w:rPr>
              <w:t>2</w:t>
            </w:r>
            <w:r>
              <w:rPr>
                <w:noProof/>
                <w:webHidden/>
              </w:rPr>
              <w:fldChar w:fldCharType="end"/>
            </w:r>
          </w:hyperlink>
        </w:p>
        <w:p w14:paraId="191CEC2D" w14:textId="2D246244"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18" w:history="1">
            <w:r w:rsidRPr="000773BB">
              <w:rPr>
                <w:rStyle w:val="Hyperlink"/>
                <w:noProof/>
              </w:rPr>
              <w:t>2</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Scope</w:t>
            </w:r>
            <w:r>
              <w:rPr>
                <w:noProof/>
                <w:webHidden/>
              </w:rPr>
              <w:tab/>
            </w:r>
            <w:r>
              <w:rPr>
                <w:noProof/>
                <w:webHidden/>
              </w:rPr>
              <w:fldChar w:fldCharType="begin"/>
            </w:r>
            <w:r>
              <w:rPr>
                <w:noProof/>
                <w:webHidden/>
              </w:rPr>
              <w:instrText xml:space="preserve"> PAGEREF _Toc241243618 \h </w:instrText>
            </w:r>
            <w:r>
              <w:rPr>
                <w:noProof/>
                <w:webHidden/>
              </w:rPr>
            </w:r>
            <w:r>
              <w:rPr>
                <w:noProof/>
                <w:webHidden/>
              </w:rPr>
              <w:fldChar w:fldCharType="separate"/>
            </w:r>
            <w:r>
              <w:rPr>
                <w:noProof/>
                <w:webHidden/>
              </w:rPr>
              <w:t>2</w:t>
            </w:r>
            <w:r>
              <w:rPr>
                <w:noProof/>
                <w:webHidden/>
              </w:rPr>
              <w:fldChar w:fldCharType="end"/>
            </w:r>
          </w:hyperlink>
        </w:p>
        <w:p w14:paraId="059D402F" w14:textId="466F0221"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19" w:history="1">
            <w:r w:rsidRPr="000773BB">
              <w:rPr>
                <w:rStyle w:val="Hyperlink"/>
                <w:noProof/>
              </w:rPr>
              <w:t>3</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Roles and Systems</w:t>
            </w:r>
            <w:r>
              <w:rPr>
                <w:noProof/>
                <w:webHidden/>
              </w:rPr>
              <w:tab/>
            </w:r>
            <w:r>
              <w:rPr>
                <w:noProof/>
                <w:webHidden/>
              </w:rPr>
              <w:fldChar w:fldCharType="begin"/>
            </w:r>
            <w:r>
              <w:rPr>
                <w:noProof/>
                <w:webHidden/>
              </w:rPr>
              <w:instrText xml:space="preserve"> PAGEREF _Toc241243619 \h </w:instrText>
            </w:r>
            <w:r>
              <w:rPr>
                <w:noProof/>
                <w:webHidden/>
              </w:rPr>
            </w:r>
            <w:r>
              <w:rPr>
                <w:noProof/>
                <w:webHidden/>
              </w:rPr>
              <w:fldChar w:fldCharType="separate"/>
            </w:r>
            <w:r>
              <w:rPr>
                <w:noProof/>
                <w:webHidden/>
              </w:rPr>
              <w:t>2</w:t>
            </w:r>
            <w:r>
              <w:rPr>
                <w:noProof/>
                <w:webHidden/>
              </w:rPr>
              <w:fldChar w:fldCharType="end"/>
            </w:r>
          </w:hyperlink>
        </w:p>
        <w:p w14:paraId="7CB409A3" w14:textId="55733BA9"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20" w:history="1">
            <w:r w:rsidRPr="000773BB">
              <w:rPr>
                <w:rStyle w:val="Hyperlink"/>
                <w:noProof/>
              </w:rPr>
              <w:t>4</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Member-Reported Visa Debit Card Fraud Referral – Process Flow and Procedure</w:t>
            </w:r>
            <w:r>
              <w:rPr>
                <w:noProof/>
                <w:webHidden/>
              </w:rPr>
              <w:tab/>
            </w:r>
            <w:r>
              <w:rPr>
                <w:noProof/>
                <w:webHidden/>
              </w:rPr>
              <w:fldChar w:fldCharType="begin"/>
            </w:r>
            <w:r>
              <w:rPr>
                <w:noProof/>
                <w:webHidden/>
              </w:rPr>
              <w:instrText xml:space="preserve"> PAGEREF _Toc241243620 \h </w:instrText>
            </w:r>
            <w:r>
              <w:rPr>
                <w:noProof/>
                <w:webHidden/>
              </w:rPr>
            </w:r>
            <w:r>
              <w:rPr>
                <w:noProof/>
                <w:webHidden/>
              </w:rPr>
              <w:fldChar w:fldCharType="separate"/>
            </w:r>
            <w:r>
              <w:rPr>
                <w:noProof/>
                <w:webHidden/>
              </w:rPr>
              <w:t>3</w:t>
            </w:r>
            <w:r>
              <w:rPr>
                <w:noProof/>
                <w:webHidden/>
              </w:rPr>
              <w:fldChar w:fldCharType="end"/>
            </w:r>
          </w:hyperlink>
        </w:p>
        <w:p w14:paraId="21E2A5C2" w14:textId="3F3D67E7" w:rsidR="008E1F7C" w:rsidRDefault="008E1F7C">
          <w:pPr>
            <w:pStyle w:val="TOC2"/>
            <w:rPr>
              <w:rFonts w:asciiTheme="minorHAnsi" w:eastAsiaTheme="minorEastAsia" w:hAnsiTheme="minorHAnsi" w:cstheme="minorBidi"/>
              <w:color w:val="auto"/>
              <w:kern w:val="2"/>
              <w:sz w:val="24"/>
              <w:szCs w:val="24"/>
              <w:lang w:eastAsia="en-CA"/>
              <w14:ligatures w14:val="standardContextual"/>
            </w:rPr>
          </w:pPr>
          <w:hyperlink w:anchor="_Toc241243621" w:history="1">
            <w:r w:rsidRPr="000773BB">
              <w:rPr>
                <w:rStyle w:val="Hyperlink"/>
              </w:rPr>
              <w:t>4.1     Process Flow</w:t>
            </w:r>
            <w:r>
              <w:rPr>
                <w:webHidden/>
              </w:rPr>
              <w:tab/>
            </w:r>
            <w:r>
              <w:rPr>
                <w:webHidden/>
              </w:rPr>
              <w:fldChar w:fldCharType="begin"/>
            </w:r>
            <w:r>
              <w:rPr>
                <w:webHidden/>
              </w:rPr>
              <w:instrText xml:space="preserve"> PAGEREF _Toc241243621 \h </w:instrText>
            </w:r>
            <w:r>
              <w:rPr>
                <w:webHidden/>
              </w:rPr>
            </w:r>
            <w:r>
              <w:rPr>
                <w:webHidden/>
              </w:rPr>
              <w:fldChar w:fldCharType="separate"/>
            </w:r>
            <w:r>
              <w:rPr>
                <w:webHidden/>
              </w:rPr>
              <w:t>3</w:t>
            </w:r>
            <w:r>
              <w:rPr>
                <w:webHidden/>
              </w:rPr>
              <w:fldChar w:fldCharType="end"/>
            </w:r>
          </w:hyperlink>
        </w:p>
        <w:p w14:paraId="0EFDBA8D" w14:textId="7196F4E0" w:rsidR="008E1F7C" w:rsidRDefault="008E1F7C">
          <w:pPr>
            <w:pStyle w:val="TOC2"/>
            <w:rPr>
              <w:rFonts w:asciiTheme="minorHAnsi" w:eastAsiaTheme="minorEastAsia" w:hAnsiTheme="minorHAnsi" w:cstheme="minorBidi"/>
              <w:color w:val="auto"/>
              <w:kern w:val="2"/>
              <w:sz w:val="24"/>
              <w:szCs w:val="24"/>
              <w:lang w:eastAsia="en-CA"/>
              <w14:ligatures w14:val="standardContextual"/>
            </w:rPr>
          </w:pPr>
          <w:hyperlink w:anchor="_Toc241243622" w:history="1">
            <w:r w:rsidRPr="000773BB">
              <w:rPr>
                <w:rStyle w:val="Hyperlink"/>
              </w:rPr>
              <w:t>4.2     Procedure</w:t>
            </w:r>
            <w:r>
              <w:rPr>
                <w:webHidden/>
              </w:rPr>
              <w:tab/>
            </w:r>
            <w:r>
              <w:rPr>
                <w:webHidden/>
              </w:rPr>
              <w:fldChar w:fldCharType="begin"/>
            </w:r>
            <w:r>
              <w:rPr>
                <w:webHidden/>
              </w:rPr>
              <w:instrText xml:space="preserve"> PAGEREF _Toc241243622 \h </w:instrText>
            </w:r>
            <w:r>
              <w:rPr>
                <w:webHidden/>
              </w:rPr>
            </w:r>
            <w:r>
              <w:rPr>
                <w:webHidden/>
              </w:rPr>
              <w:fldChar w:fldCharType="separate"/>
            </w:r>
            <w:r>
              <w:rPr>
                <w:webHidden/>
              </w:rPr>
              <w:t>3</w:t>
            </w:r>
            <w:r>
              <w:rPr>
                <w:webHidden/>
              </w:rPr>
              <w:fldChar w:fldCharType="end"/>
            </w:r>
          </w:hyperlink>
        </w:p>
        <w:p w14:paraId="36EA7A1B" w14:textId="5A7E65A5" w:rsidR="008E1F7C" w:rsidRDefault="008E1F7C">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3" w:history="1">
            <w:r w:rsidRPr="000773BB">
              <w:rPr>
                <w:rStyle w:val="Hyperlink"/>
                <w:noProof/>
              </w:rPr>
              <w:t>4.2.1  Review Referral and Available Information</w:t>
            </w:r>
            <w:r>
              <w:rPr>
                <w:noProof/>
                <w:webHidden/>
              </w:rPr>
              <w:tab/>
            </w:r>
            <w:r>
              <w:rPr>
                <w:noProof/>
                <w:webHidden/>
              </w:rPr>
              <w:fldChar w:fldCharType="begin"/>
            </w:r>
            <w:r>
              <w:rPr>
                <w:noProof/>
                <w:webHidden/>
              </w:rPr>
              <w:instrText xml:space="preserve"> PAGEREF _Toc241243623 \h </w:instrText>
            </w:r>
            <w:r>
              <w:rPr>
                <w:noProof/>
                <w:webHidden/>
              </w:rPr>
            </w:r>
            <w:r>
              <w:rPr>
                <w:noProof/>
                <w:webHidden/>
              </w:rPr>
              <w:fldChar w:fldCharType="separate"/>
            </w:r>
            <w:r>
              <w:rPr>
                <w:noProof/>
                <w:webHidden/>
              </w:rPr>
              <w:t>3</w:t>
            </w:r>
            <w:r>
              <w:rPr>
                <w:noProof/>
                <w:webHidden/>
              </w:rPr>
              <w:fldChar w:fldCharType="end"/>
            </w:r>
          </w:hyperlink>
        </w:p>
        <w:p w14:paraId="5C5B3134" w14:textId="4537D568" w:rsidR="008E1F7C" w:rsidRDefault="008E1F7C">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4" w:history="1">
            <w:r w:rsidRPr="000773BB">
              <w:rPr>
                <w:rStyle w:val="Hyperlink"/>
                <w:noProof/>
              </w:rPr>
              <w:t>4.2.2  Conduct Investigation</w:t>
            </w:r>
            <w:r>
              <w:rPr>
                <w:noProof/>
                <w:webHidden/>
              </w:rPr>
              <w:tab/>
            </w:r>
            <w:r>
              <w:rPr>
                <w:noProof/>
                <w:webHidden/>
              </w:rPr>
              <w:fldChar w:fldCharType="begin"/>
            </w:r>
            <w:r>
              <w:rPr>
                <w:noProof/>
                <w:webHidden/>
              </w:rPr>
              <w:instrText xml:space="preserve"> PAGEREF _Toc241243624 \h </w:instrText>
            </w:r>
            <w:r>
              <w:rPr>
                <w:noProof/>
                <w:webHidden/>
              </w:rPr>
            </w:r>
            <w:r>
              <w:rPr>
                <w:noProof/>
                <w:webHidden/>
              </w:rPr>
              <w:fldChar w:fldCharType="separate"/>
            </w:r>
            <w:r>
              <w:rPr>
                <w:noProof/>
                <w:webHidden/>
              </w:rPr>
              <w:t>4</w:t>
            </w:r>
            <w:r>
              <w:rPr>
                <w:noProof/>
                <w:webHidden/>
              </w:rPr>
              <w:fldChar w:fldCharType="end"/>
            </w:r>
          </w:hyperlink>
        </w:p>
        <w:p w14:paraId="317B781A" w14:textId="269A7180" w:rsidR="008E1F7C" w:rsidRDefault="008E1F7C">
          <w:pPr>
            <w:pStyle w:val="TOC3"/>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5" w:history="1">
            <w:r w:rsidRPr="000773BB">
              <w:rPr>
                <w:rStyle w:val="Hyperlink"/>
                <w:noProof/>
              </w:rPr>
              <w:t>4.2.3  Determine Investigation Outcome</w:t>
            </w:r>
            <w:r>
              <w:rPr>
                <w:noProof/>
                <w:webHidden/>
              </w:rPr>
              <w:tab/>
            </w:r>
            <w:r>
              <w:rPr>
                <w:noProof/>
                <w:webHidden/>
              </w:rPr>
              <w:fldChar w:fldCharType="begin"/>
            </w:r>
            <w:r>
              <w:rPr>
                <w:noProof/>
                <w:webHidden/>
              </w:rPr>
              <w:instrText xml:space="preserve"> PAGEREF _Toc241243625 \h </w:instrText>
            </w:r>
            <w:r>
              <w:rPr>
                <w:noProof/>
                <w:webHidden/>
              </w:rPr>
            </w:r>
            <w:r>
              <w:rPr>
                <w:noProof/>
                <w:webHidden/>
              </w:rPr>
              <w:fldChar w:fldCharType="separate"/>
            </w:r>
            <w:r>
              <w:rPr>
                <w:noProof/>
                <w:webHidden/>
              </w:rPr>
              <w:t>5</w:t>
            </w:r>
            <w:r>
              <w:rPr>
                <w:noProof/>
                <w:webHidden/>
              </w:rPr>
              <w:fldChar w:fldCharType="end"/>
            </w:r>
          </w:hyperlink>
        </w:p>
        <w:p w14:paraId="68BB399C" w14:textId="2528B876" w:rsidR="008E1F7C" w:rsidRDefault="008E1F7C">
          <w:pPr>
            <w:pStyle w:val="TOC3"/>
            <w:tabs>
              <w:tab w:val="left" w:pos="96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6" w:history="1">
            <w:r w:rsidRPr="000773BB">
              <w:rPr>
                <w:rStyle w:val="Hyperlink"/>
                <w:noProof/>
              </w:rPr>
              <w:t>4.2.4  Record Disposition, Reason Code, and Investigation Notes</w:t>
            </w:r>
            <w:r>
              <w:rPr>
                <w:noProof/>
                <w:webHidden/>
              </w:rPr>
              <w:tab/>
            </w:r>
            <w:r>
              <w:rPr>
                <w:noProof/>
                <w:webHidden/>
              </w:rPr>
              <w:fldChar w:fldCharType="begin"/>
            </w:r>
            <w:r>
              <w:rPr>
                <w:noProof/>
                <w:webHidden/>
              </w:rPr>
              <w:instrText xml:space="preserve"> PAGEREF _Toc241243626 \h </w:instrText>
            </w:r>
            <w:r>
              <w:rPr>
                <w:noProof/>
                <w:webHidden/>
              </w:rPr>
            </w:r>
            <w:r>
              <w:rPr>
                <w:noProof/>
                <w:webHidden/>
              </w:rPr>
              <w:fldChar w:fldCharType="separate"/>
            </w:r>
            <w:r>
              <w:rPr>
                <w:noProof/>
                <w:webHidden/>
              </w:rPr>
              <w:t>5</w:t>
            </w:r>
            <w:r>
              <w:rPr>
                <w:noProof/>
                <w:webHidden/>
              </w:rPr>
              <w:fldChar w:fldCharType="end"/>
            </w:r>
          </w:hyperlink>
        </w:p>
        <w:p w14:paraId="719E1067" w14:textId="23037968" w:rsidR="008E1F7C" w:rsidRDefault="008E1F7C">
          <w:pPr>
            <w:pStyle w:val="TOC3"/>
            <w:tabs>
              <w:tab w:val="left" w:pos="96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7" w:history="1">
            <w:r w:rsidRPr="000773BB">
              <w:rPr>
                <w:rStyle w:val="Hyperlink"/>
                <w:noProof/>
              </w:rPr>
              <w:t>4.2.5  Determine Response Action</w:t>
            </w:r>
            <w:r>
              <w:rPr>
                <w:noProof/>
                <w:webHidden/>
              </w:rPr>
              <w:tab/>
            </w:r>
            <w:r>
              <w:rPr>
                <w:noProof/>
                <w:webHidden/>
              </w:rPr>
              <w:fldChar w:fldCharType="begin"/>
            </w:r>
            <w:r>
              <w:rPr>
                <w:noProof/>
                <w:webHidden/>
              </w:rPr>
              <w:instrText xml:space="preserve"> PAGEREF _Toc241243627 \h </w:instrText>
            </w:r>
            <w:r>
              <w:rPr>
                <w:noProof/>
                <w:webHidden/>
              </w:rPr>
            </w:r>
            <w:r>
              <w:rPr>
                <w:noProof/>
                <w:webHidden/>
              </w:rPr>
              <w:fldChar w:fldCharType="separate"/>
            </w:r>
            <w:r>
              <w:rPr>
                <w:noProof/>
                <w:webHidden/>
              </w:rPr>
              <w:t>6</w:t>
            </w:r>
            <w:r>
              <w:rPr>
                <w:noProof/>
                <w:webHidden/>
              </w:rPr>
              <w:fldChar w:fldCharType="end"/>
            </w:r>
          </w:hyperlink>
        </w:p>
        <w:p w14:paraId="57E82D7D" w14:textId="7312EEE9" w:rsidR="008E1F7C" w:rsidRDefault="008E1F7C">
          <w:pPr>
            <w:pStyle w:val="TOC3"/>
            <w:tabs>
              <w:tab w:val="left" w:pos="96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8" w:history="1">
            <w:r w:rsidRPr="000773BB">
              <w:rPr>
                <w:rStyle w:val="Hyperlink"/>
                <w:noProof/>
              </w:rPr>
              <w:t>4.2.6  Inform Growth of Decision</w:t>
            </w:r>
            <w:r>
              <w:rPr>
                <w:noProof/>
                <w:webHidden/>
              </w:rPr>
              <w:tab/>
            </w:r>
            <w:r>
              <w:rPr>
                <w:noProof/>
                <w:webHidden/>
              </w:rPr>
              <w:fldChar w:fldCharType="begin"/>
            </w:r>
            <w:r>
              <w:rPr>
                <w:noProof/>
                <w:webHidden/>
              </w:rPr>
              <w:instrText xml:space="preserve"> PAGEREF _Toc241243628 \h </w:instrText>
            </w:r>
            <w:r>
              <w:rPr>
                <w:noProof/>
                <w:webHidden/>
              </w:rPr>
            </w:r>
            <w:r>
              <w:rPr>
                <w:noProof/>
                <w:webHidden/>
              </w:rPr>
              <w:fldChar w:fldCharType="separate"/>
            </w:r>
            <w:r>
              <w:rPr>
                <w:noProof/>
                <w:webHidden/>
              </w:rPr>
              <w:t>6</w:t>
            </w:r>
            <w:r>
              <w:rPr>
                <w:noProof/>
                <w:webHidden/>
              </w:rPr>
              <w:fldChar w:fldCharType="end"/>
            </w:r>
          </w:hyperlink>
        </w:p>
        <w:p w14:paraId="0125E7CF" w14:textId="1F78D3B4" w:rsidR="008E1F7C" w:rsidRDefault="008E1F7C">
          <w:pPr>
            <w:pStyle w:val="TOC3"/>
            <w:tabs>
              <w:tab w:val="left" w:pos="120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41243629" w:history="1">
            <w:r w:rsidRPr="000773BB">
              <w:rPr>
                <w:rStyle w:val="Hyperlink"/>
                <w:noProof/>
              </w:rPr>
              <w:t>4.2.7  Complete Reporting and eDetect Updates</w:t>
            </w:r>
            <w:r>
              <w:rPr>
                <w:noProof/>
                <w:webHidden/>
              </w:rPr>
              <w:tab/>
            </w:r>
            <w:r>
              <w:rPr>
                <w:noProof/>
                <w:webHidden/>
              </w:rPr>
              <w:fldChar w:fldCharType="begin"/>
            </w:r>
            <w:r>
              <w:rPr>
                <w:noProof/>
                <w:webHidden/>
              </w:rPr>
              <w:instrText xml:space="preserve"> PAGEREF _Toc241243629 \h </w:instrText>
            </w:r>
            <w:r>
              <w:rPr>
                <w:noProof/>
                <w:webHidden/>
              </w:rPr>
            </w:r>
            <w:r>
              <w:rPr>
                <w:noProof/>
                <w:webHidden/>
              </w:rPr>
              <w:fldChar w:fldCharType="separate"/>
            </w:r>
            <w:r>
              <w:rPr>
                <w:noProof/>
                <w:webHidden/>
              </w:rPr>
              <w:t>6</w:t>
            </w:r>
            <w:r>
              <w:rPr>
                <w:noProof/>
                <w:webHidden/>
              </w:rPr>
              <w:fldChar w:fldCharType="end"/>
            </w:r>
          </w:hyperlink>
        </w:p>
        <w:p w14:paraId="263AAA0C" w14:textId="2B12A97C"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30" w:history="1">
            <w:r w:rsidRPr="000773BB">
              <w:rPr>
                <w:rStyle w:val="Hyperlink"/>
                <w:noProof/>
              </w:rPr>
              <w:t>5</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eDetect Fraud Alert Referral – Process Flow and Procedure</w:t>
            </w:r>
            <w:r>
              <w:rPr>
                <w:noProof/>
                <w:webHidden/>
              </w:rPr>
              <w:tab/>
            </w:r>
            <w:r>
              <w:rPr>
                <w:noProof/>
                <w:webHidden/>
              </w:rPr>
              <w:fldChar w:fldCharType="begin"/>
            </w:r>
            <w:r>
              <w:rPr>
                <w:noProof/>
                <w:webHidden/>
              </w:rPr>
              <w:instrText xml:space="preserve"> PAGEREF _Toc241243630 \h </w:instrText>
            </w:r>
            <w:r>
              <w:rPr>
                <w:noProof/>
                <w:webHidden/>
              </w:rPr>
            </w:r>
            <w:r>
              <w:rPr>
                <w:noProof/>
                <w:webHidden/>
              </w:rPr>
              <w:fldChar w:fldCharType="separate"/>
            </w:r>
            <w:r>
              <w:rPr>
                <w:noProof/>
                <w:webHidden/>
              </w:rPr>
              <w:t>6</w:t>
            </w:r>
            <w:r>
              <w:rPr>
                <w:noProof/>
                <w:webHidden/>
              </w:rPr>
              <w:fldChar w:fldCharType="end"/>
            </w:r>
          </w:hyperlink>
        </w:p>
        <w:p w14:paraId="7F5501F0" w14:textId="20883A79" w:rsidR="00753E3A" w:rsidRDefault="008E1F7C" w:rsidP="00DA1270">
          <w:pPr>
            <w:pStyle w:val="TOC1"/>
            <w:rPr>
              <w:ins w:id="4" w:author="Adajar, Kassandra" w:date="2026-09-29T11:53:00Z" w16du:dateUtc="2026-09-29T15:53:00Z"/>
            </w:rPr>
          </w:pPr>
          <w:hyperlink w:anchor="_Toc241243631" w:history="1">
            <w:r w:rsidRPr="000773BB">
              <w:rPr>
                <w:rStyle w:val="Hyperlink"/>
                <w:noProof/>
              </w:rPr>
              <w:t>6</w:t>
            </w:r>
            <w:r>
              <w:rPr>
                <w:rFonts w:asciiTheme="minorHAnsi" w:eastAsiaTheme="minorEastAsia" w:hAnsiTheme="minorHAnsi" w:cstheme="minorBidi"/>
                <w:b w:val="0"/>
                <w:noProof/>
                <w:kern w:val="2"/>
                <w:sz w:val="24"/>
                <w:szCs w:val="24"/>
                <w:lang w:eastAsia="en-CA"/>
                <w14:ligatures w14:val="standardContextual"/>
              </w:rPr>
              <w:tab/>
            </w:r>
            <w:r w:rsidRPr="000773BB">
              <w:rPr>
                <w:rStyle w:val="Hyperlink"/>
                <w:noProof/>
              </w:rPr>
              <w:t>Visa Debit Card Fraud Types</w:t>
            </w:r>
            <w:r>
              <w:rPr>
                <w:noProof/>
                <w:webHidden/>
              </w:rPr>
              <w:tab/>
            </w:r>
            <w:r>
              <w:rPr>
                <w:noProof/>
                <w:webHidden/>
              </w:rPr>
              <w:fldChar w:fldCharType="begin"/>
            </w:r>
            <w:r>
              <w:rPr>
                <w:noProof/>
                <w:webHidden/>
              </w:rPr>
              <w:instrText xml:space="preserve"> PAGEREF _Toc241243631 \h </w:instrText>
            </w:r>
            <w:r>
              <w:rPr>
                <w:noProof/>
                <w:webHidden/>
              </w:rPr>
            </w:r>
            <w:r>
              <w:rPr>
                <w:noProof/>
                <w:webHidden/>
              </w:rPr>
              <w:fldChar w:fldCharType="separate"/>
            </w:r>
            <w:r>
              <w:rPr>
                <w:noProof/>
                <w:webHidden/>
              </w:rPr>
              <w:t>7</w:t>
            </w:r>
            <w:r>
              <w:rPr>
                <w:noProof/>
                <w:webHidden/>
              </w:rPr>
              <w:fldChar w:fldCharType="end"/>
            </w:r>
          </w:hyperlink>
        </w:p>
        <w:p w14:paraId="242AB0F5" w14:textId="5CDA924B" w:rsidR="00DA1270" w:rsidRPr="00DA1270" w:rsidRDefault="00DA1270" w:rsidP="00DA1270">
          <w:pPr>
            <w:pStyle w:val="TOC1"/>
            <w:rPr>
              <w:rFonts w:asciiTheme="minorHAnsi" w:eastAsiaTheme="minorEastAsia" w:hAnsiTheme="minorHAnsi" w:cstheme="minorBidi"/>
              <w:b w:val="0"/>
              <w:noProof/>
              <w:kern w:val="2"/>
              <w:sz w:val="24"/>
              <w:szCs w:val="24"/>
              <w:lang w:eastAsia="en-CA"/>
              <w14:ligatures w14:val="standardContextual"/>
            </w:rPr>
          </w:pPr>
          <w:ins w:id="5" w:author="Adajar, Kassandra" w:date="2026-09-29T11:53:00Z" w16du:dateUtc="2026-09-29T15:53:00Z">
            <w:r>
              <w:fldChar w:fldCharType="begin"/>
            </w:r>
            <w:r>
              <w:instrText>HYPERLINK \l "_Toc241243632"</w:instrText>
            </w:r>
            <w:r>
              <w:fldChar w:fldCharType="separate"/>
            </w:r>
            <w:r>
              <w:rPr>
                <w:rStyle w:val="Hyperlink"/>
                <w:noProof/>
              </w:rPr>
              <w:t>Appendix</w:t>
            </w:r>
            <w:r>
              <w:rPr>
                <w:noProof/>
                <w:webHidden/>
              </w:rPr>
              <w:tab/>
            </w:r>
            <w:r>
              <w:rPr>
                <w:noProof/>
                <w:webHidden/>
              </w:rPr>
              <w:fldChar w:fldCharType="begin"/>
            </w:r>
            <w:r>
              <w:rPr>
                <w:noProof/>
                <w:webHidden/>
              </w:rPr>
              <w:instrText xml:space="preserve"> PAGEREF _Toc241243632 \h </w:instrText>
            </w:r>
          </w:ins>
          <w:r>
            <w:rPr>
              <w:noProof/>
              <w:webHidden/>
            </w:rPr>
          </w:r>
          <w:ins w:id="6" w:author="Adajar, Kassandra" w:date="2026-09-29T11:53:00Z" w16du:dateUtc="2026-09-29T15:53:00Z">
            <w:r>
              <w:rPr>
                <w:noProof/>
                <w:webHidden/>
              </w:rPr>
              <w:fldChar w:fldCharType="separate"/>
            </w:r>
            <w:r>
              <w:rPr>
                <w:noProof/>
                <w:webHidden/>
              </w:rPr>
              <w:t>7</w:t>
            </w:r>
            <w:r>
              <w:rPr>
                <w:noProof/>
                <w:webHidden/>
              </w:rPr>
              <w:fldChar w:fldCharType="end"/>
            </w:r>
            <w:r>
              <w:fldChar w:fldCharType="end"/>
            </w:r>
          </w:ins>
        </w:p>
        <w:p w14:paraId="4129FCEA" w14:textId="7BDCEADD" w:rsidR="008E1F7C" w:rsidRDefault="008E1F7C">
          <w:pPr>
            <w:pStyle w:val="TOC1"/>
            <w:rPr>
              <w:rFonts w:asciiTheme="minorHAnsi" w:eastAsiaTheme="minorEastAsia" w:hAnsiTheme="minorHAnsi" w:cstheme="minorBidi"/>
              <w:b w:val="0"/>
              <w:noProof/>
              <w:kern w:val="2"/>
              <w:sz w:val="24"/>
              <w:szCs w:val="24"/>
              <w:lang w:eastAsia="en-CA"/>
              <w14:ligatures w14:val="standardContextual"/>
            </w:rPr>
          </w:pPr>
          <w:hyperlink w:anchor="_Toc241243632" w:history="1">
            <w:r w:rsidRPr="000773BB">
              <w:rPr>
                <w:rStyle w:val="Hyperlink"/>
                <w:noProof/>
              </w:rPr>
              <w:t>Version History</w:t>
            </w:r>
            <w:r>
              <w:rPr>
                <w:noProof/>
                <w:webHidden/>
              </w:rPr>
              <w:tab/>
            </w:r>
            <w:r>
              <w:rPr>
                <w:noProof/>
                <w:webHidden/>
              </w:rPr>
              <w:fldChar w:fldCharType="begin"/>
            </w:r>
            <w:r>
              <w:rPr>
                <w:noProof/>
                <w:webHidden/>
              </w:rPr>
              <w:instrText xml:space="preserve"> PAGEREF _Toc241243632 \h </w:instrText>
            </w:r>
            <w:r>
              <w:rPr>
                <w:noProof/>
                <w:webHidden/>
              </w:rPr>
            </w:r>
            <w:r>
              <w:rPr>
                <w:noProof/>
                <w:webHidden/>
              </w:rPr>
              <w:fldChar w:fldCharType="separate"/>
            </w:r>
            <w:r>
              <w:rPr>
                <w:noProof/>
                <w:webHidden/>
              </w:rPr>
              <w:t>7</w:t>
            </w:r>
            <w:r>
              <w:rPr>
                <w:noProof/>
                <w:webHidden/>
              </w:rPr>
              <w:fldChar w:fldCharType="end"/>
            </w:r>
          </w:hyperlink>
        </w:p>
        <w:p w14:paraId="4303EE20" w14:textId="02D8735E" w:rsidR="008E1F7C" w:rsidRDefault="008E1F7C" w:rsidP="008E1F7C">
          <w:pPr>
            <w:rPr>
              <w:kern w:val="2"/>
              <w:sz w:val="2"/>
              <w:szCs w:val="2"/>
              <w:lang w:eastAsia="en-CA"/>
              <w14:ligatures w14:val="standardContextual"/>
            </w:rPr>
          </w:pPr>
          <w:r>
            <w:rPr>
              <w:kern w:val="2"/>
              <w:sz w:val="2"/>
              <w:szCs w:val="2"/>
              <w:lang w:eastAsia="en-CA"/>
              <w14:ligatures w14:val="standardContextual"/>
            </w:rPr>
            <w:fldChar w:fldCharType="end"/>
          </w:r>
        </w:p>
        <w:p w14:paraId="13EC20F8" w14:textId="77777777" w:rsidR="008E1F7C" w:rsidRDefault="008E1F7C" w:rsidP="008E1F7C">
          <w:pPr>
            <w:rPr>
              <w:kern w:val="2"/>
              <w:sz w:val="2"/>
              <w:szCs w:val="2"/>
              <w:lang w:eastAsia="en-CA"/>
              <w14:ligatures w14:val="standardContextual"/>
            </w:rPr>
          </w:pPr>
          <w:r>
            <w:rPr>
              <w:rFonts w:ascii="Arial" w:hAnsi="Arial"/>
              <w:sz w:val="2"/>
              <w:szCs w:val="2"/>
            </w:rPr>
            <w:t>​</w:t>
          </w:r>
        </w:p>
        <w:p w14:paraId="471F61CC" w14:textId="61E27F48" w:rsidR="000E184D" w:rsidRDefault="000E184D" w:rsidP="000E184D">
          <w:pPr>
            <w:rPr>
              <w:kern w:val="2"/>
              <w:sz w:val="2"/>
              <w:szCs w:val="2"/>
              <w:lang w:eastAsia="en-CA"/>
              <w14:ligatures w14:val="standardContextual"/>
            </w:rPr>
          </w:pPr>
        </w:p>
        <w:p w14:paraId="1054AB2B" w14:textId="77777777" w:rsidR="000E184D" w:rsidRDefault="000E184D" w:rsidP="000E184D">
          <w:pPr>
            <w:rPr>
              <w:kern w:val="2"/>
              <w:sz w:val="2"/>
              <w:szCs w:val="2"/>
              <w:lang w:eastAsia="en-CA"/>
              <w14:ligatures w14:val="standardContextual"/>
            </w:rPr>
          </w:pPr>
          <w:r>
            <w:rPr>
              <w:rFonts w:ascii="Arial" w:hAnsi="Arial"/>
              <w:sz w:val="2"/>
              <w:szCs w:val="2"/>
            </w:rPr>
            <w:t>​</w:t>
          </w:r>
        </w:p>
        <w:p w14:paraId="402CDDCD" w14:textId="126D9D71" w:rsidR="000221BD" w:rsidRDefault="000221BD" w:rsidP="000221BD">
          <w:pPr>
            <w:rPr>
              <w:kern w:val="2"/>
              <w:sz w:val="2"/>
              <w:szCs w:val="2"/>
              <w:lang w:eastAsia="en-CA"/>
              <w14:ligatures w14:val="standardContextual"/>
            </w:rPr>
          </w:pPr>
        </w:p>
        <w:p w14:paraId="26A4B962" w14:textId="77777777" w:rsidR="000221BD" w:rsidRDefault="000221BD" w:rsidP="000221BD">
          <w:pPr>
            <w:rPr>
              <w:kern w:val="2"/>
              <w:sz w:val="2"/>
              <w:szCs w:val="2"/>
              <w:lang w:eastAsia="en-CA"/>
              <w14:ligatures w14:val="standardContextual"/>
            </w:rPr>
          </w:pPr>
          <w:r>
            <w:rPr>
              <w:rFonts w:ascii="Arial" w:hAnsi="Arial"/>
              <w:sz w:val="2"/>
              <w:szCs w:val="2"/>
            </w:rPr>
            <w:t>​</w:t>
          </w:r>
        </w:p>
        <w:p w14:paraId="4C5744EE" w14:textId="13DEAC8C" w:rsidR="00D6122F" w:rsidRDefault="00D6122F" w:rsidP="00D6122F">
          <w:pPr>
            <w:rPr>
              <w:kern w:val="2"/>
              <w:sz w:val="2"/>
              <w:szCs w:val="2"/>
              <w:lang w:eastAsia="en-CA"/>
              <w14:ligatures w14:val="standardContextual"/>
            </w:rPr>
          </w:pPr>
        </w:p>
        <w:p w14:paraId="7739623A" w14:textId="77777777" w:rsidR="00D6122F" w:rsidRDefault="00D6122F" w:rsidP="00D6122F">
          <w:pPr>
            <w:rPr>
              <w:kern w:val="2"/>
              <w:sz w:val="2"/>
              <w:szCs w:val="2"/>
              <w:lang w:eastAsia="en-CA"/>
              <w14:ligatures w14:val="standardContextual"/>
            </w:rPr>
          </w:pPr>
          <w:r>
            <w:rPr>
              <w:rFonts w:ascii="Arial" w:hAnsi="Arial"/>
              <w:sz w:val="2"/>
              <w:szCs w:val="2"/>
            </w:rPr>
            <w:t>​</w:t>
          </w:r>
        </w:p>
        <w:p w14:paraId="303234AE" w14:textId="0B8CD750" w:rsidR="007D273D" w:rsidRDefault="007D273D" w:rsidP="007D273D">
          <w:pPr>
            <w:rPr>
              <w:kern w:val="2"/>
              <w:sz w:val="2"/>
              <w:szCs w:val="2"/>
              <w:lang w:eastAsia="en-CA"/>
              <w14:ligatures w14:val="standardContextual"/>
            </w:rPr>
          </w:pPr>
        </w:p>
        <w:p w14:paraId="1D94312F" w14:textId="77777777" w:rsidR="0064464B" w:rsidRDefault="0064464B" w:rsidP="007D273D">
          <w:pPr>
            <w:rPr>
              <w:kern w:val="2"/>
              <w:sz w:val="2"/>
              <w:szCs w:val="2"/>
              <w:lang w:eastAsia="en-CA"/>
              <w14:ligatures w14:val="standardContextual"/>
            </w:rPr>
          </w:pPr>
        </w:p>
        <w:p w14:paraId="13D5062F" w14:textId="77777777" w:rsidR="0064464B" w:rsidRDefault="0064464B" w:rsidP="007D273D">
          <w:pPr>
            <w:rPr>
              <w:kern w:val="2"/>
              <w:sz w:val="2"/>
              <w:szCs w:val="2"/>
              <w:lang w:eastAsia="en-CA"/>
              <w14:ligatures w14:val="standardContextual"/>
            </w:rPr>
          </w:pPr>
        </w:p>
        <w:p w14:paraId="351A01E4" w14:textId="77777777" w:rsidR="0064464B" w:rsidRDefault="0064464B" w:rsidP="007D273D">
          <w:pPr>
            <w:rPr>
              <w:kern w:val="2"/>
              <w:sz w:val="2"/>
              <w:szCs w:val="2"/>
              <w:lang w:eastAsia="en-CA"/>
              <w14:ligatures w14:val="standardContextual"/>
            </w:rPr>
          </w:pPr>
        </w:p>
        <w:p w14:paraId="16BBC8A9" w14:textId="77777777" w:rsidR="0064464B" w:rsidRDefault="0064464B" w:rsidP="007D273D">
          <w:pPr>
            <w:rPr>
              <w:kern w:val="2"/>
              <w:sz w:val="2"/>
              <w:szCs w:val="2"/>
              <w:lang w:eastAsia="en-CA"/>
              <w14:ligatures w14:val="standardContextual"/>
            </w:rPr>
          </w:pPr>
        </w:p>
        <w:p w14:paraId="76CA66B6" w14:textId="77777777" w:rsidR="0064464B" w:rsidRDefault="0064464B" w:rsidP="007D273D">
          <w:pPr>
            <w:rPr>
              <w:kern w:val="2"/>
              <w:sz w:val="2"/>
              <w:szCs w:val="2"/>
              <w:lang w:eastAsia="en-CA"/>
              <w14:ligatures w14:val="standardContextual"/>
            </w:rPr>
          </w:pPr>
        </w:p>
        <w:p w14:paraId="5B55B8C1" w14:textId="7C536947" w:rsidR="00662F80" w:rsidRPr="00662F80" w:rsidRDefault="007D273D" w:rsidP="00662F80">
          <w:pPr>
            <w:rPr>
              <w:sz w:val="2"/>
              <w:szCs w:val="2"/>
              <w:lang w:eastAsia="en-CA"/>
            </w:rPr>
          </w:pPr>
          <w:r>
            <w:rPr>
              <w:rFonts w:ascii="Arial" w:hAnsi="Arial"/>
              <w:sz w:val="2"/>
              <w:szCs w:val="2"/>
            </w:rPr>
            <w:t>​</w:t>
          </w:r>
        </w:p>
      </w:sdtContent>
    </w:sdt>
    <w:p w14:paraId="5F9A1F46" w14:textId="3D0DC101" w:rsidR="00615857" w:rsidRDefault="003F12A9" w:rsidP="0064464B">
      <w:pPr>
        <w:pStyle w:val="Heading1"/>
      </w:pPr>
      <w:bookmarkStart w:id="7" w:name="_Toc241242755"/>
      <w:bookmarkStart w:id="8" w:name="_Toc241243075"/>
      <w:bookmarkStart w:id="9" w:name="_Toc241243285"/>
      <w:bookmarkStart w:id="10" w:name="_Toc241243581"/>
      <w:bookmarkStart w:id="11" w:name="_Toc241243617"/>
      <w:r>
        <w:lastRenderedPageBreak/>
        <w:t>Purpose</w:t>
      </w:r>
      <w:bookmarkEnd w:id="7"/>
      <w:bookmarkEnd w:id="8"/>
      <w:bookmarkEnd w:id="9"/>
      <w:bookmarkEnd w:id="10"/>
      <w:bookmarkEnd w:id="11"/>
    </w:p>
    <w:p w14:paraId="16F7B08A" w14:textId="2BD5864D" w:rsidR="00A5642B" w:rsidRPr="00320D97" w:rsidRDefault="00495525">
      <w:r w:rsidRPr="00495525">
        <w:t xml:space="preserve">The Visa Debit Card Fraud Investigation Process provides the Fraud Prevention Team with guidance for investigating suspected Visa Debit Card fraud. </w:t>
      </w:r>
      <w:r w:rsidR="00C660B1">
        <w:t xml:space="preserve">This process </w:t>
      </w:r>
      <w:r w:rsidRPr="00495525">
        <w:t xml:space="preserve">establishes a consistent approach for reviewing referrals and fraud alerts, conducting investigations, determining and documenting outcomes, completing required reporting activities, and </w:t>
      </w:r>
      <w:r w:rsidR="0094072F">
        <w:t>case closure</w:t>
      </w:r>
      <w:r w:rsidRPr="00495525">
        <w:t xml:space="preserve">. </w:t>
      </w:r>
      <w:r w:rsidR="00320D97" w:rsidRPr="00320D97">
        <w:t>It also outlines the applicable</w:t>
      </w:r>
      <w:r w:rsidR="008B0673">
        <w:t xml:space="preserve"> Visa Debit Card </w:t>
      </w:r>
      <w:r w:rsidR="00320D97" w:rsidRPr="00320D97">
        <w:t xml:space="preserve">fraud </w:t>
      </w:r>
      <w:r w:rsidR="00BE554F">
        <w:t>typologies</w:t>
      </w:r>
      <w:r w:rsidR="00320D97" w:rsidRPr="00320D97">
        <w:t>, roles</w:t>
      </w:r>
      <w:r w:rsidR="00AD5E77">
        <w:t>/systems</w:t>
      </w:r>
      <w:r w:rsidR="00320D97" w:rsidRPr="00320D97">
        <w:t xml:space="preserve"> and responsibilities, process flows, and detailed procedures that support the end-to-end fraud investigation lifecycle.</w:t>
      </w:r>
    </w:p>
    <w:p w14:paraId="1E056FA8" w14:textId="0ADE53B1" w:rsidR="00615857" w:rsidRDefault="00A5642B">
      <w:pPr>
        <w:pStyle w:val="Heading1"/>
      </w:pPr>
      <w:bookmarkStart w:id="12" w:name="_Toc241242756"/>
      <w:bookmarkStart w:id="13" w:name="_Toc241243076"/>
      <w:bookmarkStart w:id="14" w:name="_Toc241243286"/>
      <w:bookmarkStart w:id="15" w:name="_Toc241243582"/>
      <w:bookmarkStart w:id="16" w:name="_Toc241243618"/>
      <w:r>
        <w:t>Scope</w:t>
      </w:r>
      <w:bookmarkEnd w:id="12"/>
      <w:bookmarkEnd w:id="13"/>
      <w:bookmarkEnd w:id="14"/>
      <w:bookmarkEnd w:id="15"/>
      <w:bookmarkEnd w:id="16"/>
    </w:p>
    <w:p w14:paraId="47155E67" w14:textId="2FF00112" w:rsidR="00241242" w:rsidRPr="00241242" w:rsidRDefault="006C1454" w:rsidP="00241242">
      <w:r w:rsidRPr="006C1454">
        <w:t>This procedure applies to Fraud Prevention Team members authorized to conduct Visa Debit Card fraud investigations</w:t>
      </w:r>
      <w:r w:rsidR="007F5AD4">
        <w:t xml:space="preserve">. It is applicable </w:t>
      </w:r>
      <w:r w:rsidR="00241242" w:rsidRPr="00241242">
        <w:t>to investigations initiated through the following channels:</w:t>
      </w:r>
    </w:p>
    <w:p w14:paraId="19D37182" w14:textId="52AE60D1" w:rsidR="00241242" w:rsidRPr="00241242" w:rsidRDefault="00241242" w:rsidP="00241242">
      <w:pPr>
        <w:numPr>
          <w:ilvl w:val="0"/>
          <w:numId w:val="24"/>
        </w:numPr>
      </w:pPr>
      <w:r w:rsidRPr="00241242">
        <w:rPr>
          <w:b/>
          <w:bCs/>
        </w:rPr>
        <w:t>Member-Reported Fraud Referral:</w:t>
      </w:r>
      <w:r w:rsidRPr="00241242">
        <w:t xml:space="preserve"> occurs when Growth (Branch or Contact Centre) submits a completed Fraud Intake Form (FIF) to the Fraud Prevention Team for investigation.</w:t>
      </w:r>
    </w:p>
    <w:p w14:paraId="5FB644C4" w14:textId="42FD21A5" w:rsidR="00241242" w:rsidRPr="00241242" w:rsidRDefault="00241242" w:rsidP="00241242">
      <w:pPr>
        <w:numPr>
          <w:ilvl w:val="0"/>
          <w:numId w:val="24"/>
        </w:numPr>
      </w:pPr>
      <w:r w:rsidRPr="00241242">
        <w:rPr>
          <w:b/>
          <w:bCs/>
        </w:rPr>
        <w:t>eDetect Fraud Alert:</w:t>
      </w:r>
      <w:r w:rsidRPr="00241242">
        <w:t xml:space="preserve"> occurs when eDetect generates an alert related to Visa Debit Card activity requiring review by the Fraud Prevention Team.</w:t>
      </w:r>
    </w:p>
    <w:p w14:paraId="1695A0F2" w14:textId="77777777" w:rsidR="00615857" w:rsidRDefault="003F12A9">
      <w:pPr>
        <w:pStyle w:val="Heading1"/>
      </w:pPr>
      <w:bookmarkStart w:id="17" w:name="_Toc241242757"/>
      <w:bookmarkStart w:id="18" w:name="_Toc241243077"/>
      <w:bookmarkStart w:id="19" w:name="_Toc241243287"/>
      <w:bookmarkStart w:id="20" w:name="_Toc241243583"/>
      <w:bookmarkStart w:id="21" w:name="_Toc241243619"/>
      <w:r>
        <w:t>Roles and Systems</w:t>
      </w:r>
      <w:bookmarkEnd w:id="17"/>
      <w:bookmarkEnd w:id="18"/>
      <w:bookmarkEnd w:id="19"/>
      <w:bookmarkEnd w:id="20"/>
      <w:bookmarkEnd w:id="21"/>
    </w:p>
    <w:p w14:paraId="7C3E2B5D" w14:textId="465A0273" w:rsidR="0042239D" w:rsidRPr="009454D6" w:rsidRDefault="00A04C08" w:rsidP="009454D6">
      <w:r w:rsidRPr="00A04C08">
        <w:t>The following roles and systems support various activities within the Visa Debit Card Fraud Investigation Process.</w:t>
      </w:r>
    </w:p>
    <w:tbl>
      <w:tblPr>
        <w:tblStyle w:val="TealFINAL"/>
        <w:tblW w:w="0" w:type="auto"/>
        <w:tblLook w:val="04A0" w:firstRow="1" w:lastRow="0" w:firstColumn="1" w:lastColumn="0" w:noHBand="0" w:noVBand="1"/>
        <w:tblPrChange w:id="22" w:author="Adajar, Kassandra" w:date="2026-09-29T12:39:00Z" w16du:dateUtc="2026-09-29T16:39:00Z">
          <w:tblPr>
            <w:tblStyle w:val="TealFINAL"/>
            <w:tblW w:w="0" w:type="auto"/>
            <w:tblLook w:val="04A0" w:firstRow="1" w:lastRow="0" w:firstColumn="1" w:lastColumn="0" w:noHBand="0" w:noVBand="1"/>
          </w:tblPr>
        </w:tblPrChange>
      </w:tblPr>
      <w:tblGrid>
        <w:gridCol w:w="3096"/>
        <w:gridCol w:w="6120"/>
        <w:tblGridChange w:id="23">
          <w:tblGrid>
            <w:gridCol w:w="3096"/>
            <w:gridCol w:w="6120"/>
          </w:tblGrid>
        </w:tblGridChange>
      </w:tblGrid>
      <w:tr w:rsidR="00615857" w14:paraId="1C6CF369" w14:textId="77777777" w:rsidTr="001C5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Change w:id="24" w:author="Adajar, Kassandra" w:date="2026-09-29T12:39:00Z" w16du:dateUtc="2026-09-29T16:39:00Z">
              <w:tcPr>
                <w:tcW w:w="3096" w:type="dxa"/>
                <w:tcMar>
                  <w:top w:w="90" w:type="dxa"/>
                  <w:left w:w="110" w:type="dxa"/>
                  <w:bottom w:w="90" w:type="dxa"/>
                  <w:right w:w="110" w:type="dxa"/>
                </w:tcMar>
                <w:vAlign w:val="center"/>
              </w:tcPr>
            </w:tcPrChange>
          </w:tcPr>
          <w:p w14:paraId="07B59A61" w14:textId="77777777" w:rsidR="00615857" w:rsidRDefault="003F12A9">
            <w:pPr>
              <w:cnfStyle w:val="101000000000" w:firstRow="1" w:lastRow="0" w:firstColumn="1" w:lastColumn="0" w:oddVBand="0" w:evenVBand="0" w:oddHBand="0" w:evenHBand="0" w:firstRowFirstColumn="0" w:firstRowLastColumn="0" w:lastRowFirstColumn="0" w:lastRowLastColumn="0"/>
            </w:pPr>
            <w:r>
              <w:t>Role / System</w:t>
            </w:r>
          </w:p>
        </w:tc>
        <w:tc>
          <w:tcPr>
            <w:tcW w:w="6120" w:type="dxa"/>
            <w:tcPrChange w:id="25" w:author="Adajar, Kassandra" w:date="2026-09-29T12:39:00Z" w16du:dateUtc="2026-09-29T16:39:00Z">
              <w:tcPr>
                <w:tcW w:w="6120" w:type="dxa"/>
                <w:tcMar>
                  <w:top w:w="90" w:type="dxa"/>
                  <w:left w:w="110" w:type="dxa"/>
                  <w:bottom w:w="90" w:type="dxa"/>
                  <w:right w:w="110" w:type="dxa"/>
                </w:tcMar>
                <w:vAlign w:val="center"/>
              </w:tcPr>
            </w:tcPrChange>
          </w:tcPr>
          <w:p w14:paraId="0719A626" w14:textId="77777777" w:rsidR="00615857" w:rsidRDefault="003F12A9">
            <w:pPr>
              <w:cnfStyle w:val="100000000000" w:firstRow="1" w:lastRow="0" w:firstColumn="0" w:lastColumn="0" w:oddVBand="0" w:evenVBand="0" w:oddHBand="0" w:evenHBand="0" w:firstRowFirstColumn="0" w:firstRowLastColumn="0" w:lastRowFirstColumn="0" w:lastRowLastColumn="0"/>
            </w:pPr>
            <w:r>
              <w:t>Responsibility</w:t>
            </w:r>
          </w:p>
        </w:tc>
      </w:tr>
      <w:tr w:rsidR="00615857" w14:paraId="5FF9F3B0" w14:textId="77777777" w:rsidTr="001C54FA">
        <w:trPr>
          <w:cnfStyle w:val="000000100000" w:firstRow="0" w:lastRow="0" w:firstColumn="0" w:lastColumn="0" w:oddVBand="0" w:evenVBand="0" w:oddHBand="1" w:evenHBand="0" w:firstRowFirstColumn="0" w:firstRowLastColumn="0" w:lastRowFirstColumn="0" w:lastRowLastColumn="0"/>
          <w:trHeight w:val="24"/>
          <w:trPrChange w:id="26" w:author="Adajar, Kassandra" w:date="2026-09-29T12:39:00Z" w16du:dateUtc="2026-09-29T16:39:00Z">
            <w:trPr>
              <w:trHeight w:val="24"/>
            </w:trPr>
          </w:trPrChange>
        </w:trPr>
        <w:tc>
          <w:tcPr>
            <w:cnfStyle w:val="001000000000" w:firstRow="0" w:lastRow="0" w:firstColumn="1" w:lastColumn="0" w:oddVBand="0" w:evenVBand="0" w:oddHBand="0" w:evenHBand="0" w:firstRowFirstColumn="0" w:firstRowLastColumn="0" w:lastRowFirstColumn="0" w:lastRowLastColumn="0"/>
            <w:tcW w:w="3096" w:type="dxa"/>
            <w:tcPrChange w:id="27" w:author="Adajar, Kassandra" w:date="2026-09-29T12:39:00Z" w16du:dateUtc="2026-09-29T16:39:00Z">
              <w:tcPr>
                <w:tcW w:w="3096" w:type="dxa"/>
                <w:tcMar>
                  <w:top w:w="90" w:type="dxa"/>
                  <w:left w:w="110" w:type="dxa"/>
                  <w:bottom w:w="90" w:type="dxa"/>
                  <w:right w:w="110" w:type="dxa"/>
                </w:tcMar>
                <w:vAlign w:val="center"/>
              </w:tcPr>
            </w:tcPrChange>
          </w:tcPr>
          <w:p w14:paraId="02554315" w14:textId="1AB38343" w:rsidR="00615857" w:rsidRDefault="003F12A9">
            <w:pPr>
              <w:cnfStyle w:val="001000100000" w:firstRow="0" w:lastRow="0" w:firstColumn="1" w:lastColumn="0" w:oddVBand="0" w:evenVBand="0" w:oddHBand="1" w:evenHBand="0" w:firstRowFirstColumn="0" w:firstRowLastColumn="0" w:lastRowFirstColumn="0" w:lastRowLastColumn="0"/>
            </w:pPr>
            <w:r>
              <w:t xml:space="preserve">Fraud Prevention </w:t>
            </w:r>
            <w:r w:rsidR="00DE0BF6">
              <w:t>Department</w:t>
            </w:r>
          </w:p>
        </w:tc>
        <w:tc>
          <w:tcPr>
            <w:tcW w:w="6120" w:type="dxa"/>
            <w:tcPrChange w:id="28" w:author="Adajar, Kassandra" w:date="2026-09-29T12:39:00Z" w16du:dateUtc="2026-09-29T16:39:00Z">
              <w:tcPr>
                <w:tcW w:w="6120" w:type="dxa"/>
                <w:tcMar>
                  <w:top w:w="90" w:type="dxa"/>
                  <w:left w:w="110" w:type="dxa"/>
                  <w:bottom w:w="90" w:type="dxa"/>
                  <w:right w:w="110" w:type="dxa"/>
                </w:tcMar>
                <w:vAlign w:val="center"/>
              </w:tcPr>
            </w:tcPrChange>
          </w:tcPr>
          <w:p w14:paraId="6F0DA688" w14:textId="46ECBEEA" w:rsidR="00615857" w:rsidRDefault="0088355A">
            <w:pPr>
              <w:cnfStyle w:val="000000100000" w:firstRow="0" w:lastRow="0" w:firstColumn="0" w:lastColumn="0" w:oddVBand="0" w:evenVBand="0" w:oddHBand="1" w:evenHBand="0" w:firstRowFirstColumn="0" w:firstRowLastColumn="0" w:lastRowFirstColumn="0" w:lastRowLastColumn="0"/>
              <w:rPr>
                <w:ins w:id="29" w:author="Adajar, Kassandra" w:date="2026-09-29T11:54:00Z" w16du:dateUtc="2026-09-29T15:54:00Z"/>
              </w:rPr>
            </w:pPr>
            <w:ins w:id="30" w:author="Adajar, Kassandra" w:date="2026-09-29T12:01:00Z" w16du:dateUtc="2026-09-29T16:01:00Z">
              <w:r>
                <w:t>Fraud Management/</w:t>
              </w:r>
            </w:ins>
            <w:ins w:id="31" w:author="Adajar, Kassandra" w:date="2026-09-29T12:01:00Z">
              <w:r w:rsidRPr="0088355A">
                <w:t xml:space="preserve">Fraud Specialists are responsible for leading and coordinating fraud investigations and case management activities, supporting evidence and documentation practices, and providing visibility into significant fraud risks, trends, and </w:t>
              </w:r>
            </w:ins>
            <w:commentRangeStart w:id="32"/>
            <w:commentRangeStart w:id="33"/>
            <w:commentRangeStart w:id="34"/>
            <w:del w:id="35" w:author="Adajar, Kassandra" w:date="2026-09-29T12:01:00Z" w16du:dateUtc="2026-09-29T16:01:00Z">
              <w:r w:rsidR="003F12A9" w:rsidDel="0088355A">
                <w:delText>Investigates t</w:delText>
              </w:r>
            </w:del>
            <w:del w:id="36" w:author="Adajar, Kassandra" w:date="2026-09-29T12:02:00Z" w16du:dateUtc="2026-09-29T16:02:00Z">
              <w:r w:rsidR="003F12A9" w:rsidDel="0088355A">
                <w:delText>h</w:delText>
              </w:r>
              <w:r w:rsidR="003F12A9" w:rsidDel="00493560">
                <w:delText>e</w:delText>
              </w:r>
            </w:del>
            <w:ins w:id="37" w:author="Adajar, Kassandra" w:date="2026-09-29T12:02:00Z" w16du:dateUtc="2026-09-29T16:02:00Z">
              <w:r w:rsidR="00493560" w:rsidRPr="0088355A">
                <w:t>incidents</w:t>
              </w:r>
            </w:ins>
            <w:del w:id="38" w:author="Adajar, Kassandra" w:date="2026-09-29T12:02:00Z" w16du:dateUtc="2026-09-29T16:02:00Z">
              <w:r w:rsidR="003F12A9" w:rsidDel="0088355A">
                <w:delText xml:space="preserve"> ca</w:delText>
              </w:r>
            </w:del>
            <w:del w:id="39" w:author="Adajar, Kassandra" w:date="2026-09-29T12:01:00Z" w16du:dateUtc="2026-09-29T16:01:00Z">
              <w:r w:rsidR="003F12A9" w:rsidDel="0088355A">
                <w:delText>se, determines</w:delText>
              </w:r>
              <w:r w:rsidR="00825922" w:rsidDel="0088355A">
                <w:delText xml:space="preserve"> and documents</w:delText>
              </w:r>
              <w:r w:rsidR="003F12A9" w:rsidDel="0088355A">
                <w:delText xml:space="preserve"> the outcome,</w:delText>
              </w:r>
              <w:r w:rsidR="00825922" w:rsidRPr="00825922" w:rsidDel="0088355A">
                <w:delText xml:space="preserve"> </w:delText>
              </w:r>
              <w:r w:rsidR="00825922" w:rsidDel="0088355A">
                <w:delText>c</w:delText>
              </w:r>
              <w:r w:rsidR="00825922" w:rsidRPr="00825922" w:rsidDel="0088355A">
                <w:delText>ompletes required fraud reporting activities,</w:delText>
              </w:r>
              <w:r w:rsidR="00AF31DF" w:rsidRPr="00825922" w:rsidDel="0088355A">
                <w:delText xml:space="preserve"> </w:delText>
              </w:r>
              <w:r w:rsidR="00825922" w:rsidRPr="00825922" w:rsidDel="0088355A">
                <w:delText>and closes the case</w:delText>
              </w:r>
            </w:del>
            <w:commentRangeEnd w:id="32"/>
            <w:r w:rsidR="000B4D64" w:rsidRPr="00825922">
              <w:rPr>
                <w:rStyle w:val="CommentReference"/>
                <w:sz w:val="20"/>
                <w:szCs w:val="20"/>
              </w:rPr>
              <w:commentReference w:id="32"/>
            </w:r>
            <w:commentRangeEnd w:id="33"/>
            <w:r w:rsidRPr="00825922">
              <w:rPr>
                <w:rStyle w:val="CommentReference"/>
                <w:sz w:val="20"/>
                <w:szCs w:val="20"/>
              </w:rPr>
              <w:commentReference w:id="33"/>
            </w:r>
            <w:commentRangeEnd w:id="34"/>
            <w:r w:rsidR="00B04280" w:rsidRPr="00825922">
              <w:rPr>
                <w:rStyle w:val="CommentReference"/>
                <w:sz w:val="20"/>
                <w:szCs w:val="20"/>
              </w:rPr>
              <w:commentReference w:id="34"/>
            </w:r>
            <w:r w:rsidR="00825922" w:rsidRPr="00825922">
              <w:t>.</w:t>
            </w:r>
          </w:p>
          <w:p w14:paraId="3FD7C6DB" w14:textId="4BF817CC" w:rsidR="00BC62FB" w:rsidRPr="00493560" w:rsidRDefault="00BC62FB" w:rsidP="00BC62FB">
            <w:pPr>
              <w:cnfStyle w:val="000000100000" w:firstRow="0" w:lastRow="0" w:firstColumn="0" w:lastColumn="0" w:oddVBand="0" w:evenVBand="0" w:oddHBand="1" w:evenHBand="0" w:firstRowFirstColumn="0" w:firstRowLastColumn="0" w:lastRowFirstColumn="0" w:lastRowLastColumn="0"/>
              <w:rPr>
                <w:ins w:id="40" w:author="Adajar, Kassandra" w:date="2026-09-29T11:56:00Z" w16du:dateUtc="2026-09-29T15:56:00Z"/>
                <w:rPrChange w:id="41" w:author="Adajar, Kassandra" w:date="2026-09-29T12:02:00Z" w16du:dateUtc="2026-09-29T16:02:00Z">
                  <w:rPr>
                    <w:ins w:id="42" w:author="Adajar, Kassandra" w:date="2026-09-29T11:56:00Z" w16du:dateUtc="2026-09-29T15:56:00Z"/>
                    <w:kern w:val="2"/>
                    <w14:ligatures w14:val="standardContextual"/>
                  </w:rPr>
                </w:rPrChange>
              </w:rPr>
            </w:pPr>
            <w:ins w:id="43" w:author="Adajar, Kassandra" w:date="2026-09-29T11:56:00Z" w16du:dateUtc="2026-09-29T15:56:00Z">
              <w:r>
                <w:t>Key responsibilities may include:</w:t>
              </w:r>
            </w:ins>
          </w:p>
          <w:p w14:paraId="119BC9C5" w14:textId="77777777" w:rsidR="00E43B86" w:rsidRDefault="00E43B86" w:rsidP="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44" w:author="Adajar, Kassandra" w:date="2026-09-29T11:59:00Z" w16du:dateUtc="2026-09-29T15:59:00Z"/>
              </w:rPr>
            </w:pPr>
            <w:ins w:id="45" w:author="Adajar, Kassandra" w:date="2026-09-29T11:59:00Z" w16du:dateUtc="2026-09-29T15:59:00Z">
              <w:r>
                <w:t>Conducting and managing fraud investigations and case activities.</w:t>
              </w:r>
            </w:ins>
          </w:p>
          <w:p w14:paraId="2098325B" w14:textId="77777777" w:rsidR="00E43B86" w:rsidRDefault="00E43B86" w:rsidP="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46" w:author="Adajar, Kassandra" w:date="2026-09-29T11:59:00Z" w16du:dateUtc="2026-09-29T15:59:00Z"/>
              </w:rPr>
            </w:pPr>
            <w:ins w:id="47" w:author="Adajar, Kassandra" w:date="2026-09-29T11:59:00Z" w16du:dateUtc="2026-09-29T15:59:00Z">
              <w:r>
                <w:t>Maintaining case documentation and supporting evidence collection and retention.</w:t>
              </w:r>
            </w:ins>
          </w:p>
          <w:p w14:paraId="09D091D9" w14:textId="77777777" w:rsidR="00E43B86" w:rsidRDefault="00E43B86" w:rsidP="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48" w:author="Adajar, Kassandra" w:date="2026-09-29T11:59:00Z" w16du:dateUtc="2026-09-29T15:59:00Z"/>
              </w:rPr>
            </w:pPr>
            <w:ins w:id="49" w:author="Adajar, Kassandra" w:date="2026-09-29T11:59:00Z" w16du:dateUtc="2026-09-29T15:59:00Z">
              <w:r>
                <w:t>Coordinating escalation, containment, recovery, and response activities with relevant stakeholders.</w:t>
              </w:r>
            </w:ins>
          </w:p>
          <w:p w14:paraId="2177DB92" w14:textId="77777777" w:rsidR="00E43B86" w:rsidRDefault="00E43B86" w:rsidP="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50" w:author="Adajar, Kassandra" w:date="2026-09-29T11:59:00Z" w16du:dateUtc="2026-09-29T15:59:00Z"/>
              </w:rPr>
            </w:pPr>
            <w:ins w:id="51" w:author="Adajar, Kassandra" w:date="2026-09-29T11:59:00Z" w16du:dateUtc="2026-09-29T15:59:00Z">
              <w:r>
                <w:t>Supporting reimbursement and remediation activities in accordance with approved guidelines.</w:t>
              </w:r>
            </w:ins>
          </w:p>
          <w:p w14:paraId="0E2F2A30" w14:textId="77777777" w:rsidR="00E43B86" w:rsidRDefault="00E43B86" w:rsidP="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52" w:author="Adajar, Kassandra" w:date="2026-09-29T11:59:00Z" w16du:dateUtc="2026-09-29T15:59:00Z"/>
              </w:rPr>
            </w:pPr>
            <w:ins w:id="53" w:author="Adajar, Kassandra" w:date="2026-09-29T11:59:00Z" w16du:dateUtc="2026-09-29T15:59:00Z">
              <w:r>
                <w:lastRenderedPageBreak/>
                <w:t>Monitoring fraud trends, emerging risks, and typologies to identify control and detection improvements.</w:t>
              </w:r>
            </w:ins>
          </w:p>
          <w:p w14:paraId="4272251D" w14:textId="77777777" w:rsidR="00E43B86" w:rsidRDefault="00E43B86" w:rsidP="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54" w:author="Adajar, Kassandra" w:date="2026-09-29T11:59:00Z" w16du:dateUtc="2026-09-29T15:59:00Z"/>
              </w:rPr>
            </w:pPr>
            <w:ins w:id="55" w:author="Adajar, Kassandra" w:date="2026-09-29T11:59:00Z" w16du:dateUtc="2026-09-29T15:59:00Z">
              <w:r>
                <w:t>Supporting fraud reporting, analytics, and governance oversight.</w:t>
              </w:r>
            </w:ins>
          </w:p>
          <w:p w14:paraId="3629A6F5" w14:textId="77777777" w:rsidR="00BE1094" w:rsidRDefault="00E43B86" w:rsidP="00BE1094">
            <w:pPr>
              <w:pStyle w:val="ListParagraph"/>
              <w:numPr>
                <w:ilvl w:val="0"/>
                <w:numId w:val="49"/>
              </w:numPr>
              <w:cnfStyle w:val="000000100000" w:firstRow="0" w:lastRow="0" w:firstColumn="0" w:lastColumn="0" w:oddVBand="0" w:evenVBand="0" w:oddHBand="1" w:evenHBand="0" w:firstRowFirstColumn="0" w:firstRowLastColumn="0" w:lastRowFirstColumn="0" w:lastRowLastColumn="0"/>
              <w:rPr>
                <w:ins w:id="56" w:author="Adajar, Kassandra" w:date="2026-09-29T12:08:00Z" w16du:dateUtc="2026-09-29T16:08:00Z"/>
              </w:rPr>
            </w:pPr>
            <w:ins w:id="57" w:author="Adajar, Kassandra" w:date="2026-09-29T11:59:00Z" w16du:dateUtc="2026-09-29T15:59:00Z">
              <w:r>
                <w:t>Providing operational guidance, training, and awareness support.</w:t>
              </w:r>
            </w:ins>
          </w:p>
          <w:p w14:paraId="56F592A5" w14:textId="26F8E9AF" w:rsidR="00853DC2" w:rsidRDefault="00E43B86">
            <w:pPr>
              <w:pStyle w:val="ListParagraph"/>
              <w:numPr>
                <w:ilvl w:val="0"/>
                <w:numId w:val="49"/>
              </w:numPr>
              <w:cnfStyle w:val="000000100000" w:firstRow="0" w:lastRow="0" w:firstColumn="0" w:lastColumn="0" w:oddVBand="0" w:evenVBand="0" w:oddHBand="1" w:evenHBand="0" w:firstRowFirstColumn="0" w:firstRowLastColumn="0" w:lastRowFirstColumn="0" w:lastRowLastColumn="0"/>
              <w:pPrChange w:id="58" w:author="Adajar, Kassandra" w:date="2026-09-29T12:08:00Z" w16du:dateUtc="2026-09-29T16:08:00Z">
                <w:pPr>
                  <w:cnfStyle w:val="000000100000" w:firstRow="0" w:lastRow="0" w:firstColumn="0" w:lastColumn="0" w:oddVBand="0" w:evenVBand="0" w:oddHBand="1" w:evenHBand="0" w:firstRowFirstColumn="0" w:firstRowLastColumn="0" w:lastRowFirstColumn="0" w:lastRowLastColumn="0"/>
                </w:pPr>
              </w:pPrChange>
            </w:pPr>
            <w:ins w:id="59" w:author="Adajar, Kassandra" w:date="2026-09-29T11:59:00Z" w16du:dateUtc="2026-09-29T15:59:00Z">
              <w:r>
                <w:t>Liaising with external parties, such as law enforcement, insurers, and payment networks, as required.</w:t>
              </w:r>
            </w:ins>
          </w:p>
        </w:tc>
      </w:tr>
      <w:tr w:rsidR="00615857" w14:paraId="36F2B46C" w14:textId="77777777" w:rsidTr="001C54FA">
        <w:tc>
          <w:tcPr>
            <w:cnfStyle w:val="001000000000" w:firstRow="0" w:lastRow="0" w:firstColumn="1" w:lastColumn="0" w:oddVBand="0" w:evenVBand="0" w:oddHBand="0" w:evenHBand="0" w:firstRowFirstColumn="0" w:firstRowLastColumn="0" w:lastRowFirstColumn="0" w:lastRowLastColumn="0"/>
            <w:tcW w:w="3096" w:type="dxa"/>
            <w:tcPrChange w:id="60" w:author="Adajar, Kassandra" w:date="2026-09-29T12:39:00Z" w16du:dateUtc="2026-09-29T16:39:00Z">
              <w:tcPr>
                <w:tcW w:w="3096" w:type="dxa"/>
                <w:tcMar>
                  <w:top w:w="90" w:type="dxa"/>
                  <w:left w:w="110" w:type="dxa"/>
                  <w:bottom w:w="90" w:type="dxa"/>
                  <w:right w:w="110" w:type="dxa"/>
                </w:tcMar>
                <w:vAlign w:val="center"/>
              </w:tcPr>
            </w:tcPrChange>
          </w:tcPr>
          <w:p w14:paraId="309FC679" w14:textId="11C517F6" w:rsidR="00615857" w:rsidRDefault="003F12A9">
            <w:r>
              <w:lastRenderedPageBreak/>
              <w:t>Growth Team</w:t>
            </w:r>
          </w:p>
        </w:tc>
        <w:tc>
          <w:tcPr>
            <w:tcW w:w="6120" w:type="dxa"/>
            <w:tcPrChange w:id="61" w:author="Adajar, Kassandra" w:date="2026-09-29T12:39:00Z" w16du:dateUtc="2026-09-29T16:39:00Z">
              <w:tcPr>
                <w:tcW w:w="6120" w:type="dxa"/>
                <w:tcMar>
                  <w:top w:w="90" w:type="dxa"/>
                  <w:left w:w="110" w:type="dxa"/>
                  <w:bottom w:w="90" w:type="dxa"/>
                  <w:right w:w="110" w:type="dxa"/>
                </w:tcMar>
                <w:vAlign w:val="center"/>
              </w:tcPr>
            </w:tcPrChange>
          </w:tcPr>
          <w:p w14:paraId="543BED4F" w14:textId="73C667A7" w:rsidR="00615857" w:rsidRDefault="00AF31DF">
            <w:pPr>
              <w:cnfStyle w:val="000000000000" w:firstRow="0" w:lastRow="0" w:firstColumn="0" w:lastColumn="0" w:oddVBand="0" w:evenVBand="0" w:oddHBand="0" w:evenHBand="0" w:firstRowFirstColumn="0" w:firstRowLastColumn="0" w:lastRowFirstColumn="0" w:lastRowLastColumn="0"/>
            </w:pPr>
            <w:r w:rsidRPr="00AF31DF">
              <w:t>Completes the Fraud Intake Form (FIF), performs initial containment actions, and refers member-reported fraud cases to Fraud Prevention</w:t>
            </w:r>
            <w:r>
              <w:t>.</w:t>
            </w:r>
          </w:p>
        </w:tc>
      </w:tr>
      <w:tr w:rsidR="00615857" w14:paraId="3F39A55C" w14:textId="77777777" w:rsidTr="001C5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Change w:id="62" w:author="Adajar, Kassandra" w:date="2026-09-29T12:39:00Z" w16du:dateUtc="2026-09-29T16:39:00Z">
              <w:tcPr>
                <w:tcW w:w="3096" w:type="dxa"/>
                <w:tcMar>
                  <w:top w:w="90" w:type="dxa"/>
                  <w:left w:w="110" w:type="dxa"/>
                  <w:bottom w:w="90" w:type="dxa"/>
                  <w:right w:w="110" w:type="dxa"/>
                </w:tcMar>
                <w:vAlign w:val="center"/>
              </w:tcPr>
            </w:tcPrChange>
          </w:tcPr>
          <w:p w14:paraId="5816EBB7" w14:textId="77777777" w:rsidR="00615857" w:rsidRDefault="003F12A9">
            <w:pPr>
              <w:cnfStyle w:val="001000100000" w:firstRow="0" w:lastRow="0" w:firstColumn="1" w:lastColumn="0" w:oddVBand="0" w:evenVBand="0" w:oddHBand="1" w:evenHBand="0" w:firstRowFirstColumn="0" w:firstRowLastColumn="0" w:lastRowFirstColumn="0" w:lastRowLastColumn="0"/>
            </w:pPr>
            <w:r>
              <w:t>eDetect</w:t>
            </w:r>
          </w:p>
        </w:tc>
        <w:tc>
          <w:tcPr>
            <w:tcW w:w="6120" w:type="dxa"/>
            <w:tcPrChange w:id="63" w:author="Adajar, Kassandra" w:date="2026-09-29T12:39:00Z" w16du:dateUtc="2026-09-29T16:39:00Z">
              <w:tcPr>
                <w:tcW w:w="6120" w:type="dxa"/>
                <w:tcMar>
                  <w:top w:w="90" w:type="dxa"/>
                  <w:left w:w="110" w:type="dxa"/>
                  <w:bottom w:w="90" w:type="dxa"/>
                  <w:right w:w="110" w:type="dxa"/>
                </w:tcMar>
                <w:vAlign w:val="center"/>
              </w:tcPr>
            </w:tcPrChange>
          </w:tcPr>
          <w:p w14:paraId="5D817B3D" w14:textId="223F47E5" w:rsidR="00615857" w:rsidRDefault="00D76644">
            <w:pPr>
              <w:cnfStyle w:val="000000100000" w:firstRow="0" w:lastRow="0" w:firstColumn="0" w:lastColumn="0" w:oddVBand="0" w:evenVBand="0" w:oddHBand="1" w:evenHBand="0" w:firstRowFirstColumn="0" w:firstRowLastColumn="0" w:lastRowFirstColumn="0" w:lastRowLastColumn="0"/>
            </w:pPr>
            <w:del w:id="64" w:author="Adajar, Kassandra" w:date="2026-09-29T12:04:00Z" w16du:dateUtc="2026-09-29T16:04:00Z">
              <w:r w:rsidDel="00DE2110">
                <w:delText>F</w:delText>
              </w:r>
            </w:del>
            <w:ins w:id="65" w:author="Adajar, Kassandra" w:date="2026-09-29T12:04:00Z">
              <w:r w:rsidR="00DE2110" w:rsidRPr="00DE2110">
                <w:t xml:space="preserve">Fraud monitoring solution and payment processing platform used to monitor Visa Debit transaction activity, generate fraud alerts based on configured rules, </w:t>
              </w:r>
            </w:ins>
            <w:ins w:id="66" w:author="Adajar, Kassandra" w:date="2026-09-29T12:11:00Z" w16du:dateUtc="2026-09-29T16:11:00Z">
              <w:r w:rsidR="00B93CB6">
                <w:t xml:space="preserve">to support </w:t>
              </w:r>
            </w:ins>
            <w:ins w:id="67" w:author="Adajar, Kassandra" w:date="2026-09-29T12:12:00Z" w16du:dateUtc="2026-09-29T16:12:00Z">
              <w:r w:rsidR="00B93CB6">
                <w:t xml:space="preserve">Fraud Prevention Department in their </w:t>
              </w:r>
            </w:ins>
            <w:ins w:id="68" w:author="Adajar, Kassandra" w:date="2026-09-29T12:04:00Z">
              <w:r w:rsidR="00DE2110" w:rsidRPr="00DE2110">
                <w:t>review, investigation, and disposition of fraud alert</w:t>
              </w:r>
            </w:ins>
            <w:del w:id="69" w:author="Adajar, Kassandra" w:date="2026-09-29T12:04:00Z" w16du:dateUtc="2026-09-29T16:04:00Z">
              <w:r w:rsidDel="00784BF3">
                <w:delText xml:space="preserve">raud </w:delText>
              </w:r>
              <w:r w:rsidRPr="00D76644" w:rsidDel="00784BF3">
                <w:delText xml:space="preserve">monitoring solution and payment processing platform to </w:delText>
              </w:r>
              <w:commentRangeStart w:id="70"/>
              <w:commentRangeStart w:id="71"/>
              <w:r w:rsidRPr="00D76644" w:rsidDel="00784BF3">
                <w:delText>monitor Visa Debit transaction activity</w:delText>
              </w:r>
              <w:r w:rsidDel="00784BF3">
                <w:delText xml:space="preserve"> and </w:delText>
              </w:r>
              <w:r w:rsidRPr="00D76644" w:rsidDel="00784BF3">
                <w:delText>generate fraud alerts based on configured rule</w:delText>
              </w:r>
            </w:del>
            <w:r w:rsidRPr="00D76644">
              <w:t>s</w:t>
            </w:r>
            <w:r>
              <w:t>.</w:t>
            </w:r>
            <w:commentRangeEnd w:id="70"/>
            <w:r w:rsidR="000B4D64">
              <w:rPr>
                <w:rStyle w:val="CommentReference"/>
                <w:sz w:val="20"/>
                <w:szCs w:val="20"/>
              </w:rPr>
              <w:commentReference w:id="70"/>
            </w:r>
            <w:commentRangeEnd w:id="71"/>
            <w:r w:rsidR="00784BF3">
              <w:rPr>
                <w:rStyle w:val="CommentReference"/>
                <w:sz w:val="20"/>
                <w:szCs w:val="20"/>
              </w:rPr>
              <w:commentReference w:id="71"/>
            </w:r>
          </w:p>
        </w:tc>
      </w:tr>
      <w:tr w:rsidR="00615857" w14:paraId="164C265F" w14:textId="77777777" w:rsidTr="001C54FA">
        <w:tc>
          <w:tcPr>
            <w:cnfStyle w:val="001000000000" w:firstRow="0" w:lastRow="0" w:firstColumn="1" w:lastColumn="0" w:oddVBand="0" w:evenVBand="0" w:oddHBand="0" w:evenHBand="0" w:firstRowFirstColumn="0" w:firstRowLastColumn="0" w:lastRowFirstColumn="0" w:lastRowLastColumn="0"/>
            <w:tcW w:w="3096" w:type="dxa"/>
            <w:tcPrChange w:id="72" w:author="Adajar, Kassandra" w:date="2026-09-29T12:39:00Z" w16du:dateUtc="2026-09-29T16:39:00Z">
              <w:tcPr>
                <w:tcW w:w="3096" w:type="dxa"/>
                <w:tcMar>
                  <w:top w:w="90" w:type="dxa"/>
                  <w:left w:w="110" w:type="dxa"/>
                  <w:bottom w:w="90" w:type="dxa"/>
                  <w:right w:w="110" w:type="dxa"/>
                </w:tcMar>
                <w:vAlign w:val="center"/>
              </w:tcPr>
            </w:tcPrChange>
          </w:tcPr>
          <w:p w14:paraId="1B600E93" w14:textId="77777777" w:rsidR="00615857" w:rsidRDefault="003F12A9">
            <w:r>
              <w:t>eAuthenticate</w:t>
            </w:r>
          </w:p>
        </w:tc>
        <w:tc>
          <w:tcPr>
            <w:tcW w:w="6120" w:type="dxa"/>
            <w:tcPrChange w:id="73" w:author="Adajar, Kassandra" w:date="2026-09-29T12:39:00Z" w16du:dateUtc="2026-09-29T16:39:00Z">
              <w:tcPr>
                <w:tcW w:w="6120" w:type="dxa"/>
                <w:tcMar>
                  <w:top w:w="90" w:type="dxa"/>
                  <w:left w:w="110" w:type="dxa"/>
                  <w:bottom w:w="90" w:type="dxa"/>
                  <w:right w:w="110" w:type="dxa"/>
                </w:tcMar>
                <w:vAlign w:val="center"/>
              </w:tcPr>
            </w:tcPrChange>
          </w:tcPr>
          <w:p w14:paraId="48A158D6" w14:textId="69D80C95" w:rsidR="00615857" w:rsidRDefault="000B4D64">
            <w:pPr>
              <w:cnfStyle w:val="000000000000" w:firstRow="0" w:lastRow="0" w:firstColumn="0" w:lastColumn="0" w:oddVBand="0" w:evenVBand="0" w:oddHBand="0" w:evenHBand="0" w:firstRowFirstColumn="0" w:firstRowLastColumn="0" w:lastRowFirstColumn="0" w:lastRowLastColumn="0"/>
            </w:pPr>
            <w:ins w:id="74" w:author="Adajar, Kassandra" w:date="2026-09-29T12:16:00Z" w16du:dateUtc="2026-09-29T16:16:00Z">
              <w:r>
                <w:t>E</w:t>
              </w:r>
            </w:ins>
            <w:ins w:id="75" w:author="Adajar, Kassandra" w:date="2026-09-29T12:16:00Z">
              <w:r w:rsidRPr="000B4D64">
                <w:t>verlink authentication portal used to review Visa Secure (3-D Secure) authentication results and related transaction details for applicable Visa Debit transactions.</w:t>
              </w:r>
            </w:ins>
            <w:del w:id="76" w:author="Adajar, Kassandra" w:date="2026-09-29T12:16:00Z" w16du:dateUtc="2026-09-29T16:16:00Z">
              <w:r w:rsidR="00D76644" w:rsidDel="000B4D64">
                <w:delText>Authentication</w:delText>
              </w:r>
              <w:r w:rsidR="00825E33" w:rsidRPr="00825E33" w:rsidDel="000B4D64">
                <w:delText xml:space="preserve"> portal used to review Visa Secure (3-D Secure) results for applicable transactions.</w:delText>
              </w:r>
            </w:del>
          </w:p>
        </w:tc>
      </w:tr>
      <w:tr w:rsidR="00615857" w14:paraId="0473B560" w14:textId="77777777" w:rsidTr="001C5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Change w:id="77" w:author="Adajar, Kassandra" w:date="2026-09-29T12:39:00Z" w16du:dateUtc="2026-09-29T16:39:00Z">
              <w:tcPr>
                <w:tcW w:w="3096" w:type="dxa"/>
                <w:tcMar>
                  <w:top w:w="90" w:type="dxa"/>
                  <w:left w:w="110" w:type="dxa"/>
                  <w:bottom w:w="90" w:type="dxa"/>
                  <w:right w:w="110" w:type="dxa"/>
                </w:tcMar>
                <w:vAlign w:val="center"/>
              </w:tcPr>
            </w:tcPrChange>
          </w:tcPr>
          <w:p w14:paraId="45BE3DB6" w14:textId="77777777" w:rsidR="00615857" w:rsidRDefault="003F12A9">
            <w:pPr>
              <w:cnfStyle w:val="001000100000" w:firstRow="0" w:lastRow="0" w:firstColumn="1" w:lastColumn="0" w:oddVBand="0" w:evenVBand="0" w:oddHBand="1" w:evenHBand="0" w:firstRowFirstColumn="0" w:firstRowLastColumn="0" w:lastRowFirstColumn="0" w:lastRowLastColumn="0"/>
            </w:pPr>
            <w:r>
              <w:t>DNA</w:t>
            </w:r>
          </w:p>
        </w:tc>
        <w:tc>
          <w:tcPr>
            <w:tcW w:w="6120" w:type="dxa"/>
            <w:tcPrChange w:id="78" w:author="Adajar, Kassandra" w:date="2026-09-29T12:39:00Z" w16du:dateUtc="2026-09-29T16:39:00Z">
              <w:tcPr>
                <w:tcW w:w="6120" w:type="dxa"/>
                <w:tcMar>
                  <w:top w:w="90" w:type="dxa"/>
                  <w:left w:w="110" w:type="dxa"/>
                  <w:bottom w:w="90" w:type="dxa"/>
                  <w:right w:w="110" w:type="dxa"/>
                </w:tcMar>
                <w:vAlign w:val="center"/>
              </w:tcPr>
            </w:tcPrChange>
          </w:tcPr>
          <w:p w14:paraId="41063CFE" w14:textId="3E7F8019" w:rsidR="00615857" w:rsidRDefault="006B59F1">
            <w:pPr>
              <w:cnfStyle w:val="000000100000" w:firstRow="0" w:lastRow="0" w:firstColumn="0" w:lastColumn="0" w:oddVBand="0" w:evenVBand="0" w:oddHBand="1" w:evenHBand="0" w:firstRowFirstColumn="0" w:firstRowLastColumn="0" w:lastRowFirstColumn="0" w:lastRowLastColumn="0"/>
            </w:pPr>
            <w:r w:rsidRPr="006B59F1">
              <w:t>Beem's core banking system used to review member and account information and manage card or account restrictions.</w:t>
            </w:r>
          </w:p>
        </w:tc>
      </w:tr>
      <w:tr w:rsidR="00615857" w14:paraId="0E1FDFF7" w14:textId="77777777" w:rsidTr="001C54FA">
        <w:tc>
          <w:tcPr>
            <w:cnfStyle w:val="001000000000" w:firstRow="0" w:lastRow="0" w:firstColumn="1" w:lastColumn="0" w:oddVBand="0" w:evenVBand="0" w:oddHBand="0" w:evenHBand="0" w:firstRowFirstColumn="0" w:firstRowLastColumn="0" w:lastRowFirstColumn="0" w:lastRowLastColumn="0"/>
            <w:tcW w:w="3096" w:type="dxa"/>
            <w:tcPrChange w:id="79" w:author="Adajar, Kassandra" w:date="2026-09-29T12:39:00Z" w16du:dateUtc="2026-09-29T16:39:00Z">
              <w:tcPr>
                <w:tcW w:w="3096" w:type="dxa"/>
                <w:tcMar>
                  <w:top w:w="90" w:type="dxa"/>
                  <w:left w:w="110" w:type="dxa"/>
                  <w:bottom w:w="90" w:type="dxa"/>
                  <w:right w:w="110" w:type="dxa"/>
                </w:tcMar>
                <w:vAlign w:val="center"/>
              </w:tcPr>
            </w:tcPrChange>
          </w:tcPr>
          <w:p w14:paraId="213D5345" w14:textId="4B1700B8" w:rsidR="00615857" w:rsidRDefault="003F12A9">
            <w:r>
              <w:t>Central</w:t>
            </w:r>
            <w:r w:rsidR="001C1100">
              <w:t>1</w:t>
            </w:r>
          </w:p>
        </w:tc>
        <w:tc>
          <w:tcPr>
            <w:tcW w:w="6120" w:type="dxa"/>
            <w:tcPrChange w:id="80" w:author="Adajar, Kassandra" w:date="2026-09-29T12:39:00Z" w16du:dateUtc="2026-09-29T16:39:00Z">
              <w:tcPr>
                <w:tcW w:w="6120" w:type="dxa"/>
                <w:tcMar>
                  <w:top w:w="90" w:type="dxa"/>
                  <w:left w:w="110" w:type="dxa"/>
                  <w:bottom w:w="90" w:type="dxa"/>
                  <w:right w:w="110" w:type="dxa"/>
                </w:tcMar>
                <w:vAlign w:val="center"/>
              </w:tcPr>
            </w:tcPrChange>
          </w:tcPr>
          <w:p w14:paraId="4965A525" w14:textId="09C00C43" w:rsidR="000F4BE9" w:rsidRDefault="00FD69E6" w:rsidP="00E433B1">
            <w:pPr>
              <w:cnfStyle w:val="000000000000" w:firstRow="0" w:lastRow="0" w:firstColumn="0" w:lastColumn="0" w:oddVBand="0" w:evenVBand="0" w:oddHBand="0" w:evenHBand="0" w:firstRowFirstColumn="0" w:firstRowLastColumn="0" w:lastRowFirstColumn="0" w:lastRowLastColumn="0"/>
            </w:pPr>
            <w:ins w:id="81" w:author="Adajar, Kassandra" w:date="2026-09-29T12:16:00Z">
              <w:r w:rsidRPr="00FD69E6">
                <w:t>Beem's financial services partner that supports Visa Debit dispute processing and submits eligible disputes to Visa Resolve Online (VROL) on Beem's behalf.</w:t>
              </w:r>
            </w:ins>
            <w:del w:id="82" w:author="Adajar, Kassandra" w:date="2026-09-29T12:14:00Z" w16du:dateUtc="2026-09-29T16:14:00Z">
              <w:r w:rsidR="00756BD2" w:rsidRPr="00756BD2" w:rsidDel="00E433B1">
                <w:delText>P</w:delText>
              </w:r>
            </w:del>
            <w:del w:id="83" w:author="Adajar, Kassandra" w:date="2026-09-29T12:16:00Z" w16du:dateUtc="2026-09-29T16:16:00Z">
              <w:r w:rsidR="00756BD2" w:rsidRPr="00756BD2" w:rsidDel="00FD69E6">
                <w:delText xml:space="preserve">rocesses eligible Visa Debit disputes on behalf of Beem </w:delText>
              </w:r>
              <w:r w:rsidR="00F349E5" w:rsidDel="00FD69E6">
                <w:delText>to</w:delText>
              </w:r>
              <w:r w:rsidR="00756BD2" w:rsidRPr="00756BD2" w:rsidDel="00FD69E6">
                <w:delText xml:space="preserve"> V</w:delText>
              </w:r>
              <w:r w:rsidR="002211E1" w:rsidDel="00FD69E6">
                <w:delText>ROL</w:delText>
              </w:r>
              <w:r w:rsidR="00756BD2" w:rsidRPr="00756BD2" w:rsidDel="00FD69E6">
                <w:delText>.</w:delText>
              </w:r>
            </w:del>
          </w:p>
        </w:tc>
      </w:tr>
      <w:tr w:rsidR="006B59F1" w14:paraId="2871BB49" w14:textId="77777777" w:rsidTr="001C5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tcPrChange w:id="84" w:author="Adajar, Kassandra" w:date="2026-09-29T12:39:00Z" w16du:dateUtc="2026-09-29T16:39:00Z">
              <w:tcPr>
                <w:tcW w:w="3096" w:type="dxa"/>
                <w:tcMar>
                  <w:top w:w="90" w:type="dxa"/>
                  <w:left w:w="110" w:type="dxa"/>
                  <w:bottom w:w="90" w:type="dxa"/>
                  <w:right w:w="110" w:type="dxa"/>
                </w:tcMar>
                <w:vAlign w:val="center"/>
              </w:tcPr>
            </w:tcPrChange>
          </w:tcPr>
          <w:p w14:paraId="65857ACA" w14:textId="2D8E6605" w:rsidR="006B59F1" w:rsidRDefault="006B59F1">
            <w:pPr>
              <w:cnfStyle w:val="001000100000" w:firstRow="0" w:lastRow="0" w:firstColumn="1" w:lastColumn="0" w:oddVBand="0" w:evenVBand="0" w:oddHBand="1" w:evenHBand="0" w:firstRowFirstColumn="0" w:firstRowLastColumn="0" w:lastRowFirstColumn="0" w:lastRowLastColumn="0"/>
            </w:pPr>
            <w:r w:rsidRPr="006B59F1">
              <w:t>ICICI Bank</w:t>
            </w:r>
          </w:p>
        </w:tc>
        <w:tc>
          <w:tcPr>
            <w:tcW w:w="6120" w:type="dxa"/>
            <w:tcPrChange w:id="85" w:author="Adajar, Kassandra" w:date="2026-09-29T12:39:00Z" w16du:dateUtc="2026-09-29T16:39:00Z">
              <w:tcPr>
                <w:tcW w:w="6120" w:type="dxa"/>
                <w:tcMar>
                  <w:top w:w="90" w:type="dxa"/>
                  <w:left w:w="110" w:type="dxa"/>
                  <w:bottom w:w="90" w:type="dxa"/>
                  <w:right w:w="110" w:type="dxa"/>
                </w:tcMar>
                <w:vAlign w:val="center"/>
              </w:tcPr>
            </w:tcPrChange>
          </w:tcPr>
          <w:p w14:paraId="4CC47963" w14:textId="091A9B1D" w:rsidR="006B59F1" w:rsidRDefault="00457D31">
            <w:pPr>
              <w:cnfStyle w:val="000000100000" w:firstRow="0" w:lastRow="0" w:firstColumn="0" w:lastColumn="0" w:oddVBand="0" w:evenVBand="0" w:oddHBand="1" w:evenHBand="0" w:firstRowFirstColumn="0" w:firstRowLastColumn="0" w:lastRowFirstColumn="0" w:lastRowLastColumn="0"/>
            </w:pPr>
            <w:ins w:id="86" w:author="Adajar, Kassandra" w:date="2026-09-29T12:18:00Z">
              <w:r w:rsidRPr="00457D31">
                <w:t>Beem's sponsor bank that receives confirmed Visa Debit fraud reports from Beem.</w:t>
              </w:r>
            </w:ins>
            <w:del w:id="87" w:author="Adajar, Kassandra" w:date="2026-09-29T12:12:00Z" w16du:dateUtc="2026-09-29T16:12:00Z">
              <w:r w:rsidR="008038F9" w:rsidRPr="008038F9" w:rsidDel="006D6025">
                <w:delText>R</w:delText>
              </w:r>
            </w:del>
            <w:del w:id="88" w:author="Adajar, Kassandra" w:date="2026-09-29T12:18:00Z" w16du:dateUtc="2026-09-29T16:18:00Z">
              <w:r w:rsidR="008038F9" w:rsidRPr="008038F9" w:rsidDel="00457D31">
                <w:delText>eceive</w:delText>
              </w:r>
            </w:del>
            <w:del w:id="89" w:author="Adajar, Kassandra" w:date="2026-09-29T12:17:00Z" w16du:dateUtc="2026-09-29T16:17:00Z">
              <w:r w:rsidR="008038F9" w:rsidRPr="008038F9" w:rsidDel="006A5F76">
                <w:delText>s applicable</w:delText>
              </w:r>
            </w:del>
            <w:del w:id="90" w:author="Adajar, Kassandra" w:date="2026-09-29T12:18:00Z" w16du:dateUtc="2026-09-29T16:18:00Z">
              <w:r w:rsidR="008038F9" w:rsidRPr="008038F9" w:rsidDel="00457D31">
                <w:delText xml:space="preserve"> Visa Debit fraud reporting from Beem.</w:delText>
              </w:r>
            </w:del>
          </w:p>
        </w:tc>
      </w:tr>
    </w:tbl>
    <w:p w14:paraId="015673DA" w14:textId="49D59443" w:rsidR="00CD33F0" w:rsidRPr="00CD33F0" w:rsidRDefault="00170877" w:rsidP="00574D35">
      <w:pPr>
        <w:pStyle w:val="Heading1"/>
      </w:pPr>
      <w:bookmarkStart w:id="91" w:name="_Toc241242758"/>
      <w:bookmarkStart w:id="92" w:name="_Toc241243078"/>
      <w:bookmarkStart w:id="93" w:name="_Toc241243288"/>
      <w:bookmarkStart w:id="94" w:name="_Toc241243584"/>
      <w:bookmarkStart w:id="95" w:name="_Toc241243620"/>
      <w:r>
        <w:t xml:space="preserve">Member-Reported Visa Debit Card Fraud Referral – Process Flow </w:t>
      </w:r>
      <w:r w:rsidR="00C430CD">
        <w:t>and</w:t>
      </w:r>
      <w:r>
        <w:t xml:space="preserve"> Procedure</w:t>
      </w:r>
      <w:bookmarkEnd w:id="91"/>
      <w:bookmarkEnd w:id="92"/>
      <w:bookmarkEnd w:id="93"/>
      <w:bookmarkEnd w:id="94"/>
      <w:bookmarkEnd w:id="95"/>
      <w:r>
        <w:t xml:space="preserve"> </w:t>
      </w:r>
    </w:p>
    <w:p w14:paraId="222EB4B8" w14:textId="77777777" w:rsidR="000E184D" w:rsidRDefault="000E184D" w:rsidP="00531AEB">
      <w:pPr>
        <w:pStyle w:val="Heading2"/>
        <w:numPr>
          <w:ilvl w:val="0"/>
          <w:numId w:val="0"/>
        </w:numPr>
        <w:ind w:left="851" w:hanging="851"/>
        <w:rPr>
          <w:kern w:val="2"/>
          <w:szCs w:val="36"/>
          <w:lang w:eastAsia="en-CA"/>
          <w14:ligatures w14:val="standardContextual"/>
        </w:rPr>
      </w:pPr>
      <w:bookmarkStart w:id="96" w:name="_Toc241243585"/>
      <w:bookmarkStart w:id="97" w:name="_Toc241243621"/>
      <w:r>
        <w:t>4.1     Process Flow</w:t>
      </w:r>
      <w:bookmarkEnd w:id="96"/>
      <w:bookmarkEnd w:id="97"/>
    </w:p>
    <w:p w14:paraId="41EFE334" w14:textId="2DDD7737" w:rsidR="00B9732A" w:rsidRDefault="00195E6E" w:rsidP="00B9732A">
      <w:r w:rsidRPr="00195E6E">
        <w:lastRenderedPageBreak/>
        <w:t xml:space="preserve">The visual overview </w:t>
      </w:r>
      <w:r w:rsidR="006E7D5F">
        <w:t xml:space="preserve">below provides </w:t>
      </w:r>
      <w:r w:rsidRPr="00195E6E">
        <w:t xml:space="preserve">the end-to-end investigation </w:t>
      </w:r>
      <w:r w:rsidR="006E7D5F">
        <w:t xml:space="preserve">process </w:t>
      </w:r>
      <w:r w:rsidRPr="00195E6E">
        <w:t xml:space="preserve">for </w:t>
      </w:r>
      <w:r w:rsidR="00A926D8">
        <w:t xml:space="preserve">cases related to </w:t>
      </w:r>
      <w:r w:rsidRPr="00195E6E">
        <w:t xml:space="preserve">Visa Debit Card fraud </w:t>
      </w:r>
      <w:r w:rsidR="00A926D8">
        <w:t xml:space="preserve">that has been referred </w:t>
      </w:r>
      <w:r w:rsidRPr="00195E6E">
        <w:t>to the Fraud Prevention Department.</w:t>
      </w:r>
    </w:p>
    <w:p w14:paraId="41854B1D" w14:textId="0437E249" w:rsidR="00385715" w:rsidRPr="00B9732A" w:rsidRDefault="00385715" w:rsidP="00B9732A">
      <w:commentRangeStart w:id="98"/>
      <w:commentRangeStart w:id="99"/>
      <w:r w:rsidRPr="00385715">
        <w:rPr>
          <w:noProof/>
        </w:rPr>
        <w:drawing>
          <wp:inline distT="0" distB="0" distL="0" distR="0" wp14:anchorId="6EF0C6E9" wp14:editId="45413E05">
            <wp:extent cx="6441655" cy="2090604"/>
            <wp:effectExtent l="19050" t="19050" r="16510" b="24130"/>
            <wp:docPr id="138809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2360" name="Picture 1"/>
                    <pic:cNvPicPr/>
                  </pic:nvPicPr>
                  <pic:blipFill rotWithShape="1">
                    <a:blip r:embed="rId27">
                      <a:extLst>
                        <a:ext uri="{28A0092B-C50C-407E-A947-70E740481C1C}">
                          <a14:useLocalDpi xmlns:a14="http://schemas.microsoft.com/office/drawing/2010/main" val="0"/>
                        </a:ext>
                      </a:extLst>
                    </a:blip>
                    <a:srcRect l="-433" t="3797" r="343" b="-2102"/>
                    <a:stretch>
                      <a:fillRect/>
                    </a:stretch>
                  </pic:blipFill>
                  <pic:spPr bwMode="auto">
                    <a:xfrm>
                      <a:off x="0" y="0"/>
                      <a:ext cx="6443764" cy="209128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commentRangeEnd w:id="99"/>
      <w:r w:rsidR="00915BC1" w:rsidRPr="00B9732A">
        <w:rPr>
          <w:rStyle w:val="CommentReference"/>
          <w:sz w:val="20"/>
          <w:szCs w:val="20"/>
        </w:rPr>
        <w:commentReference w:id="99"/>
      </w:r>
      <w:commentRangeEnd w:id="98"/>
      <w:r w:rsidR="00B21924" w:rsidRPr="00B9732A">
        <w:rPr>
          <w:rStyle w:val="CommentReference"/>
          <w:sz w:val="20"/>
          <w:szCs w:val="20"/>
        </w:rPr>
        <w:commentReference w:id="98"/>
      </w:r>
    </w:p>
    <w:p w14:paraId="10F8B179" w14:textId="77777777" w:rsidR="000E184D" w:rsidRDefault="000E184D" w:rsidP="00531AEB">
      <w:pPr>
        <w:pStyle w:val="Heading2"/>
        <w:numPr>
          <w:ilvl w:val="0"/>
          <w:numId w:val="0"/>
        </w:numPr>
        <w:ind w:left="851" w:hanging="851"/>
        <w:rPr>
          <w:kern w:val="2"/>
          <w:szCs w:val="36"/>
          <w:lang w:eastAsia="en-CA"/>
          <w14:ligatures w14:val="standardContextual"/>
        </w:rPr>
      </w:pPr>
      <w:bookmarkStart w:id="101" w:name="_Toc241243586"/>
      <w:bookmarkStart w:id="102" w:name="_Toc241243622"/>
      <w:r>
        <w:t>4.2     Procedure</w:t>
      </w:r>
      <w:bookmarkEnd w:id="101"/>
      <w:bookmarkEnd w:id="102"/>
    </w:p>
    <w:p w14:paraId="239FC23F" w14:textId="29B00F43" w:rsidR="00F948CC" w:rsidRPr="00F948CC" w:rsidRDefault="007A7EDD" w:rsidP="007A7EDD">
      <w:pPr>
        <w:tabs>
          <w:tab w:val="num" w:pos="360"/>
        </w:tabs>
      </w:pPr>
      <w:r w:rsidRPr="007A7EDD">
        <w:t xml:space="preserve">The following procedure provides a step-by-step outline of </w:t>
      </w:r>
      <w:r w:rsidR="00712C22">
        <w:t xml:space="preserve">the activities performed by </w:t>
      </w:r>
      <w:r w:rsidR="006B1CFC">
        <w:t xml:space="preserve">an assigned </w:t>
      </w:r>
      <w:r w:rsidRPr="007A7EDD">
        <w:t xml:space="preserve">Fraud Specialist as part of the end-to-end investigation </w:t>
      </w:r>
      <w:r w:rsidR="00A852A6">
        <w:t>process</w:t>
      </w:r>
      <w:r w:rsidRPr="007A7EDD">
        <w:t>.</w:t>
      </w:r>
    </w:p>
    <w:p w14:paraId="45C8A52A" w14:textId="31754E45" w:rsidR="00D6122F" w:rsidRDefault="00D6122F" w:rsidP="00925412">
      <w:pPr>
        <w:pStyle w:val="Heading3"/>
        <w:numPr>
          <w:ilvl w:val="0"/>
          <w:numId w:val="0"/>
        </w:numPr>
        <w:ind w:left="992" w:hanging="992"/>
        <w:rPr>
          <w:rFonts w:cs="Arial"/>
          <w:sz w:val="28"/>
          <w:szCs w:val="32"/>
        </w:rPr>
      </w:pPr>
      <w:bookmarkStart w:id="103" w:name="_Toc241243079"/>
      <w:bookmarkStart w:id="104" w:name="_Toc241243291"/>
      <w:bookmarkStart w:id="105" w:name="_Toc241243587"/>
      <w:bookmarkStart w:id="106" w:name="_Toc241243623"/>
      <w:r w:rsidRPr="00531AEB">
        <w:rPr>
          <w:rFonts w:cs="Arial"/>
          <w:sz w:val="28"/>
          <w:szCs w:val="32"/>
        </w:rPr>
        <w:t>4.2.1</w:t>
      </w:r>
      <w:r w:rsidR="006F3DFB" w:rsidRPr="00531AEB">
        <w:rPr>
          <w:rFonts w:cs="Arial"/>
          <w:sz w:val="28"/>
          <w:szCs w:val="32"/>
        </w:rPr>
        <w:t xml:space="preserve">  </w:t>
      </w:r>
      <w:r w:rsidRPr="00531AEB">
        <w:rPr>
          <w:rFonts w:cs="Arial"/>
          <w:sz w:val="28"/>
          <w:szCs w:val="32"/>
        </w:rPr>
        <w:t>Review Referral and Available Information</w:t>
      </w:r>
      <w:bookmarkEnd w:id="103"/>
      <w:bookmarkEnd w:id="104"/>
      <w:bookmarkEnd w:id="105"/>
      <w:bookmarkEnd w:id="106"/>
      <w:r w:rsidR="00E31686">
        <w:rPr>
          <w:rFonts w:cs="Arial"/>
          <w:sz w:val="28"/>
          <w:szCs w:val="32"/>
        </w:rPr>
        <w:t xml:space="preserve"> &amp; Report Suspected Fraud to ICICI</w:t>
      </w:r>
      <w:r w:rsidR="00AE3007">
        <w:rPr>
          <w:rFonts w:cs="Arial"/>
          <w:sz w:val="28"/>
          <w:szCs w:val="32"/>
        </w:rPr>
        <w:t xml:space="preserve"> </w:t>
      </w:r>
    </w:p>
    <w:p w14:paraId="45242A89" w14:textId="438C36D6" w:rsidR="00AE3007" w:rsidRPr="00733910" w:rsidRDefault="00AE3007" w:rsidP="00AE3007">
      <w:pPr>
        <w:rPr>
          <w:b/>
          <w:bCs/>
          <w:i/>
          <w:iCs/>
          <w:color w:val="196B24" w:themeColor="accent3"/>
          <w:lang w:eastAsia="en-CA"/>
        </w:rPr>
      </w:pPr>
      <w:r w:rsidRPr="00733910">
        <w:rPr>
          <w:b/>
          <w:bCs/>
          <w:i/>
          <w:iCs/>
          <w:color w:val="196B24" w:themeColor="accent3"/>
          <w:lang w:eastAsia="en-CA"/>
        </w:rPr>
        <w:t xml:space="preserve">ID </w:t>
      </w:r>
      <w:r w:rsidR="007433FF">
        <w:rPr>
          <w:b/>
          <w:bCs/>
          <w:i/>
          <w:iCs/>
          <w:color w:val="196B24" w:themeColor="accent3"/>
          <w:lang w:eastAsia="en-CA"/>
        </w:rPr>
        <w:t xml:space="preserve">Process Flow </w:t>
      </w:r>
      <w:r w:rsidRPr="00733910">
        <w:rPr>
          <w:b/>
          <w:bCs/>
          <w:i/>
          <w:iCs/>
          <w:color w:val="196B24" w:themeColor="accent3"/>
          <w:lang w:eastAsia="en-CA"/>
        </w:rPr>
        <w:t xml:space="preserve">Reference (A1.1, </w:t>
      </w:r>
      <w:r w:rsidR="00733910" w:rsidRPr="00733910">
        <w:rPr>
          <w:b/>
          <w:bCs/>
          <w:i/>
          <w:iCs/>
          <w:color w:val="196B24" w:themeColor="accent3"/>
          <w:lang w:eastAsia="en-CA"/>
        </w:rPr>
        <w:t>D.1.1, A1.1.1,</w:t>
      </w:r>
      <w:r w:rsidR="00733910">
        <w:rPr>
          <w:b/>
          <w:bCs/>
          <w:i/>
          <w:iCs/>
          <w:color w:val="196B24" w:themeColor="accent3"/>
          <w:lang w:eastAsia="en-CA"/>
        </w:rPr>
        <w:t xml:space="preserve"> </w:t>
      </w:r>
      <w:r w:rsidR="00733910" w:rsidRPr="00733910">
        <w:rPr>
          <w:b/>
          <w:bCs/>
          <w:i/>
          <w:iCs/>
          <w:color w:val="196B24" w:themeColor="accent3"/>
          <w:lang w:eastAsia="en-CA"/>
        </w:rPr>
        <w:t>A1.1.2)</w:t>
      </w:r>
    </w:p>
    <w:p w14:paraId="69A3A302" w14:textId="7656AA32" w:rsidR="00B9732A" w:rsidRDefault="00B9732A" w:rsidP="00B9732A">
      <w:r w:rsidRPr="00124928">
        <w:t xml:space="preserve">Upon receipt of a member-reported Visa Debit Card Fraud referral, the assigned </w:t>
      </w:r>
      <w:r>
        <w:t xml:space="preserve">Fraud </w:t>
      </w:r>
      <w:r w:rsidRPr="00124928">
        <w:t xml:space="preserve">Specialist, must review the referral and information provided by </w:t>
      </w:r>
      <w:r>
        <w:t>Growth</w:t>
      </w:r>
      <w:r w:rsidRPr="00124928">
        <w:t xml:space="preserve"> to determine whether sufficient information is available to proceed with the investigation.</w:t>
      </w:r>
    </w:p>
    <w:p w14:paraId="45B18401" w14:textId="77777777" w:rsidR="00B9732A" w:rsidRDefault="00B9732A" w:rsidP="00B9732A">
      <w:r>
        <w:t>The Fraud Specialist should:</w:t>
      </w:r>
    </w:p>
    <w:p w14:paraId="6C32D048" w14:textId="77777777" w:rsidR="00EE04EB" w:rsidRPr="00E86317" w:rsidRDefault="00B43415">
      <w:pPr>
        <w:pStyle w:val="ListParagraph"/>
        <w:numPr>
          <w:ilvl w:val="0"/>
          <w:numId w:val="23"/>
        </w:numPr>
        <w:rPr>
          <w:ins w:id="107" w:author="Danylenko, Victoria" w:date="2026-09-29T06:22:00Z" w16du:dateUtc="2026-09-28T20:22:00Z"/>
        </w:rPr>
        <w:pPrChange w:id="108" w:author="Danylenko, Victoria" w:date="2026-09-29T06:22:00Z" w16du:dateUtc="2026-09-28T20:22:00Z">
          <w:pPr>
            <w:pStyle w:val="ListParagraph"/>
            <w:numPr>
              <w:numId w:val="47"/>
            </w:numPr>
            <w:tabs>
              <w:tab w:val="num" w:pos="720"/>
            </w:tabs>
            <w:ind w:hanging="360"/>
          </w:pPr>
        </w:pPrChange>
      </w:pPr>
      <w:ins w:id="109" w:author="Danylenko, Victoria" w:date="2026-09-29T06:22:00Z" w16du:dateUtc="2026-09-28T20:22:00Z">
        <w:r w:rsidRPr="00B43415">
          <w:t xml:space="preserve">Review the FIF to determine whether the referral involves suspected Visa Debit Card fraud. </w:t>
        </w:r>
        <w:r w:rsidRPr="00E86317">
          <w:t xml:space="preserve">If the FIF identifies Account Takeover, Identity Theft, or Familial Fraud, check </w:t>
        </w:r>
        <w:r w:rsidR="00E86317">
          <w:t>whether the</w:t>
        </w:r>
        <w:r>
          <w:t xml:space="preserve"> incident includes</w:t>
        </w:r>
        <w:r w:rsidRPr="00B43415">
          <w:t xml:space="preserve"> </w:t>
        </w:r>
        <w:r w:rsidRPr="00E86317">
          <w:t>unauthorized Visa Debit Card transactions</w:t>
        </w:r>
        <w:r w:rsidR="00E86317">
          <w:t>; the outcome of this check determines whether to proceed with the Visa Debit Card fraud investigation steps below</w:t>
        </w:r>
        <w:r w:rsidRPr="00E86317">
          <w:t>:</w:t>
        </w:r>
      </w:ins>
    </w:p>
    <w:p w14:paraId="2AAB1E6A" w14:textId="7457ED2D" w:rsidR="00B43415" w:rsidRPr="00B43415" w:rsidRDefault="00B43415" w:rsidP="00B43415">
      <w:pPr>
        <w:pStyle w:val="ListParagraph"/>
        <w:numPr>
          <w:ilvl w:val="0"/>
          <w:numId w:val="23"/>
        </w:numPr>
        <w:rPr>
          <w:del w:id="110" w:author="Danylenko, Victoria" w:date="2026-09-29T06:22:00Z" w16du:dateUtc="2026-09-28T20:22:00Z"/>
        </w:rPr>
      </w:pPr>
      <w:del w:id="111" w:author="Danylenko, Victoria" w:date="2026-09-29T06:22:00Z" w16du:dateUtc="2026-09-28T20:22:00Z">
        <w:r w:rsidRPr="00B43415" w:rsidDel="00E86317">
          <w:delText xml:space="preserve">Review the FIF to determine whether the referral involves suspected Visa Debit Card fraud. </w:delText>
        </w:r>
        <w:r w:rsidRPr="00B43415">
          <w:delText xml:space="preserve">If the FIF identifies Account Takeover, Identity Theft, or Familial Fraud, check </w:delText>
        </w:r>
      </w:del>
      <w:del w:id="112" w:author="Danylenko, Victoria" w:date="2026-09-29T05:32:00Z" w16du:dateUtc="2026-09-28T19:32:00Z">
        <w:r w:rsidRPr="00B43415" w:rsidDel="00A76919">
          <w:delText xml:space="preserve">for </w:delText>
        </w:r>
      </w:del>
      <w:del w:id="113" w:author="Danylenko, Victoria" w:date="2026-09-29T06:22:00Z" w16du:dateUtc="2026-09-28T20:22:00Z">
        <w:r w:rsidRPr="00B43415">
          <w:delText xml:space="preserve">unauthorized Visa Debit </w:delText>
        </w:r>
        <w:r w:rsidR="00745950">
          <w:delText xml:space="preserve">Card </w:delText>
        </w:r>
        <w:r w:rsidRPr="00B43415">
          <w:delText>transactions:</w:delText>
        </w:r>
      </w:del>
    </w:p>
    <w:p w14:paraId="0E6E93A8" w14:textId="7ACFC66A" w:rsidR="00C33401" w:rsidRDefault="00C33401" w:rsidP="00C33401">
      <w:pPr>
        <w:pStyle w:val="ListParagraph"/>
        <w:numPr>
          <w:ilvl w:val="0"/>
          <w:numId w:val="46"/>
        </w:numPr>
      </w:pPr>
      <w:r>
        <w:t>If identified, proceed with the Visa Debit</w:t>
      </w:r>
      <w:r w:rsidR="00745950">
        <w:t xml:space="preserve"> Card</w:t>
      </w:r>
      <w:r>
        <w:t xml:space="preserve"> fraud investigation steps.</w:t>
      </w:r>
    </w:p>
    <w:p w14:paraId="41C02AF2" w14:textId="67994A6A" w:rsidR="00C33401" w:rsidRDefault="00C33401" w:rsidP="00C33401">
      <w:pPr>
        <w:pStyle w:val="ListParagraph"/>
        <w:numPr>
          <w:ilvl w:val="0"/>
          <w:numId w:val="46"/>
        </w:numPr>
      </w:pPr>
      <w:r>
        <w:t xml:space="preserve">If none are identified, document the finding and continue handling the referral through Fraud Prevention’s usual investigation practices. </w:t>
      </w:r>
      <w:del w:id="114" w:author="Danylenko, Victoria" w:date="2026-09-29T05:31:00Z" w16du:dateUtc="2026-09-28T19:31:00Z">
        <w:r w:rsidDel="0057183F">
          <w:delText xml:space="preserve">Do not proceed with the Visa Debit </w:delText>
        </w:r>
        <w:r w:rsidR="00745950" w:rsidDel="0057183F">
          <w:delText xml:space="preserve">Card </w:delText>
        </w:r>
        <w:r w:rsidDel="0057183F">
          <w:delText>fraud investigation steps.</w:delText>
        </w:r>
      </w:del>
    </w:p>
    <w:p w14:paraId="1F7442A2" w14:textId="52C1DD7C" w:rsidR="00B9732A" w:rsidRPr="00DF473D" w:rsidDel="00CB459C" w:rsidRDefault="00B9732A" w:rsidP="00C33401">
      <w:pPr>
        <w:pStyle w:val="ListParagraph"/>
        <w:numPr>
          <w:ilvl w:val="0"/>
          <w:numId w:val="23"/>
        </w:numPr>
        <w:rPr>
          <w:del w:id="115" w:author="Adajar, Kassandra" w:date="2026-09-29T11:49:00Z" w16du:dateUtc="2026-09-29T15:49:00Z"/>
          <w:strike/>
          <w:rPrChange w:id="116" w:author="Adajar, Kassandra" w:date="2026-09-28T19:09:00Z" w16du:dateUtc="2026-09-28T23:09:00Z">
            <w:rPr>
              <w:del w:id="117" w:author="Adajar, Kassandra" w:date="2026-09-29T11:49:00Z" w16du:dateUtc="2026-09-29T15:49:00Z"/>
            </w:rPr>
          </w:rPrChange>
        </w:rPr>
      </w:pPr>
      <w:commentRangeStart w:id="118"/>
      <w:commentRangeStart w:id="119"/>
      <w:del w:id="120" w:author="Adajar, Kassandra" w:date="2026-09-29T11:49:00Z" w16du:dateUtc="2026-09-29T15:49:00Z">
        <w:r w:rsidRPr="00DF473D" w:rsidDel="00CB459C">
          <w:rPr>
            <w:strike/>
            <w:rPrChange w:id="121" w:author="Adajar, Kassandra" w:date="2026-09-28T19:09:00Z" w16du:dateUtc="2026-09-28T23:09:00Z">
              <w:rPr/>
            </w:rPrChange>
          </w:rPr>
          <w:delText xml:space="preserve">Review and confirm actions taken by Growth, including changing card to </w:delText>
        </w:r>
        <w:r w:rsidRPr="00DF473D" w:rsidDel="00CB459C">
          <w:rPr>
            <w:rFonts w:hint="eastAsia"/>
            <w:strike/>
            <w:rPrChange w:id="122" w:author="Adajar, Kassandra" w:date="2026-09-28T19:09:00Z" w16du:dateUtc="2026-09-28T23:09:00Z">
              <w:rPr>
                <w:rFonts w:hint="eastAsia"/>
              </w:rPr>
            </w:rPrChange>
          </w:rPr>
          <w:delText>“</w:delText>
        </w:r>
        <w:r w:rsidRPr="00DF473D" w:rsidDel="00CB459C">
          <w:rPr>
            <w:strike/>
            <w:rPrChange w:id="123" w:author="Adajar, Kassandra" w:date="2026-09-28T19:09:00Z" w16du:dateUtc="2026-09-28T23:09:00Z">
              <w:rPr/>
            </w:rPrChange>
          </w:rPr>
          <w:delText>HOT</w:delText>
        </w:r>
        <w:r w:rsidRPr="00DF473D" w:rsidDel="00CB459C">
          <w:rPr>
            <w:rFonts w:hint="eastAsia"/>
            <w:strike/>
            <w:rPrChange w:id="124" w:author="Adajar, Kassandra" w:date="2026-09-28T19:09:00Z" w16du:dateUtc="2026-09-28T23:09:00Z">
              <w:rPr>
                <w:rFonts w:hint="eastAsia"/>
              </w:rPr>
            </w:rPrChange>
          </w:rPr>
          <w:delText>”</w:delText>
        </w:r>
        <w:r w:rsidRPr="00DF473D" w:rsidDel="00CB459C">
          <w:rPr>
            <w:strike/>
            <w:rPrChange w:id="125" w:author="Adajar, Kassandra" w:date="2026-09-28T19:09:00Z" w16du:dateUtc="2026-09-28T23:09:00Z">
              <w:rPr/>
            </w:rPrChange>
          </w:rPr>
          <w:delText xml:space="preserve"> status and reissuing a new Visa Debit Card </w:delText>
        </w:r>
        <w:r w:rsidR="006518A1" w:rsidRPr="00DF473D" w:rsidDel="00CB459C">
          <w:rPr>
            <w:strike/>
            <w:rPrChange w:id="126" w:author="Adajar, Kassandra" w:date="2026-09-28T19:09:00Z" w16du:dateUtc="2026-09-28T23:09:00Z">
              <w:rPr/>
            </w:rPrChange>
          </w:rPr>
          <w:delText xml:space="preserve">if member required one </w:delText>
        </w:r>
        <w:r w:rsidR="00330F7A" w:rsidRPr="00DF473D" w:rsidDel="00CB459C">
          <w:rPr>
            <w:strike/>
            <w:rPrChange w:id="127" w:author="Adajar, Kassandra" w:date="2026-09-28T19:09:00Z" w16du:dateUtc="2026-09-28T23:09:00Z">
              <w:rPr/>
            </w:rPrChange>
          </w:rPr>
          <w:delText>urgently.</w:delText>
        </w:r>
        <w:commentRangeEnd w:id="118"/>
        <w:r w:rsidR="00087A32" w:rsidRPr="00DF473D" w:rsidDel="00CB459C">
          <w:rPr>
            <w:rStyle w:val="CommentReference"/>
            <w:strike/>
            <w:sz w:val="20"/>
            <w:szCs w:val="20"/>
            <w:rPrChange w:id="128" w:author="Adajar, Kassandra" w:date="2026-09-28T19:09:00Z" w16du:dateUtc="2026-09-28T23:09:00Z">
              <w:rPr>
                <w:rStyle w:val="CommentReference"/>
                <w:sz w:val="20"/>
                <w:szCs w:val="20"/>
              </w:rPr>
            </w:rPrChange>
          </w:rPr>
          <w:commentReference w:id="118"/>
        </w:r>
        <w:commentRangeEnd w:id="119"/>
        <w:r w:rsidR="006F2F26" w:rsidRPr="00DF473D" w:rsidDel="00CB459C">
          <w:rPr>
            <w:rStyle w:val="CommentReference"/>
            <w:strike/>
            <w:sz w:val="20"/>
            <w:szCs w:val="20"/>
            <w:rPrChange w:id="129" w:author="Adajar, Kassandra" w:date="2026-09-28T19:09:00Z" w16du:dateUtc="2026-09-28T23:09:00Z">
              <w:rPr>
                <w:rStyle w:val="CommentReference"/>
                <w:sz w:val="20"/>
                <w:szCs w:val="20"/>
              </w:rPr>
            </w:rPrChange>
          </w:rPr>
          <w:commentReference w:id="119"/>
        </w:r>
      </w:del>
    </w:p>
    <w:p w14:paraId="4A2D0F73" w14:textId="57A7A567" w:rsidR="00B9732A" w:rsidRDefault="00B9732A" w:rsidP="00B9732A">
      <w:pPr>
        <w:pStyle w:val="ListParagraph"/>
        <w:numPr>
          <w:ilvl w:val="0"/>
          <w:numId w:val="23"/>
        </w:numPr>
      </w:pPr>
      <w:r w:rsidRPr="004D6F86">
        <w:t xml:space="preserve">Verify that the following information is available for review across relevant </w:t>
      </w:r>
      <w:r>
        <w:t>sources</w:t>
      </w:r>
      <w:r w:rsidRPr="004D6F86">
        <w:t>, including but not limited to:</w:t>
      </w:r>
    </w:p>
    <w:p w14:paraId="3DB69D5F" w14:textId="77777777" w:rsidR="00B9732A" w:rsidRDefault="00B9732A" w:rsidP="00B9732A">
      <w:pPr>
        <w:pStyle w:val="ListParagraph"/>
        <w:numPr>
          <w:ilvl w:val="1"/>
          <w:numId w:val="23"/>
        </w:numPr>
      </w:pPr>
      <w:r>
        <w:lastRenderedPageBreak/>
        <w:t>Member information and any joint account information</w:t>
      </w:r>
    </w:p>
    <w:p w14:paraId="21C02340" w14:textId="77777777" w:rsidR="00B9732A" w:rsidRDefault="00B9732A" w:rsidP="00B9732A">
      <w:pPr>
        <w:pStyle w:val="ListParagraph"/>
        <w:numPr>
          <w:ilvl w:val="1"/>
          <w:numId w:val="23"/>
        </w:numPr>
      </w:pPr>
      <w:r w:rsidRPr="007473D1">
        <w:t>Date the</w:t>
      </w:r>
      <w:r>
        <w:t xml:space="preserve"> suspected</w:t>
      </w:r>
      <w:r w:rsidRPr="007473D1">
        <w:t xml:space="preserve"> fraudulent activity was </w:t>
      </w:r>
      <w:r>
        <w:t>reported</w:t>
      </w:r>
    </w:p>
    <w:p w14:paraId="63150AA4" w14:textId="77777777" w:rsidR="00B9732A" w:rsidRDefault="00B9732A" w:rsidP="00B9732A">
      <w:pPr>
        <w:pStyle w:val="ListParagraph"/>
        <w:numPr>
          <w:ilvl w:val="1"/>
          <w:numId w:val="23"/>
        </w:numPr>
      </w:pPr>
      <w:r>
        <w:t>Red flags noted by Growth during member interaction</w:t>
      </w:r>
    </w:p>
    <w:p w14:paraId="39461EDA" w14:textId="77777777" w:rsidR="00B9732A" w:rsidRDefault="00B9732A" w:rsidP="00B9732A">
      <w:pPr>
        <w:pStyle w:val="ListParagraph"/>
        <w:numPr>
          <w:ilvl w:val="1"/>
          <w:numId w:val="23"/>
        </w:numPr>
      </w:pPr>
      <w:commentRangeStart w:id="130"/>
      <w:commentRangeStart w:id="131"/>
      <w:r>
        <w:t>Fraud Incident type (e.g., Card-not-Present Fraud), and the respective details</w:t>
      </w:r>
      <w:commentRangeEnd w:id="130"/>
      <w:r w:rsidR="008C1D68">
        <w:rPr>
          <w:rStyle w:val="CommentReference"/>
          <w:sz w:val="20"/>
          <w:szCs w:val="20"/>
        </w:rPr>
        <w:commentReference w:id="130"/>
      </w:r>
      <w:commentRangeEnd w:id="131"/>
      <w:r w:rsidR="00801A31">
        <w:rPr>
          <w:rStyle w:val="CommentReference"/>
          <w:sz w:val="20"/>
          <w:szCs w:val="20"/>
        </w:rPr>
        <w:commentReference w:id="131"/>
      </w:r>
    </w:p>
    <w:p w14:paraId="521A72E7" w14:textId="77777777" w:rsidR="00B9732A" w:rsidRDefault="00B9732A" w:rsidP="00B9732A">
      <w:pPr>
        <w:pStyle w:val="ListParagraph"/>
        <w:numPr>
          <w:ilvl w:val="1"/>
          <w:numId w:val="23"/>
        </w:numPr>
      </w:pPr>
      <w:r w:rsidRPr="00871A14">
        <w:t>Transaction details (e.g., dates, amounts, merchant</w:t>
      </w:r>
      <w:r>
        <w:t xml:space="preserve"> information</w:t>
      </w:r>
      <w:r w:rsidRPr="00871A14">
        <w:t>, transaction</w:t>
      </w:r>
      <w:r>
        <w:t xml:space="preserve"> channel)</w:t>
      </w:r>
    </w:p>
    <w:p w14:paraId="5BB6DC5C" w14:textId="0B785358" w:rsidR="00B9732A" w:rsidDel="0043670F" w:rsidRDefault="00B9732A" w:rsidP="00B9732A">
      <w:pPr>
        <w:pStyle w:val="ListParagraph"/>
        <w:numPr>
          <w:ilvl w:val="1"/>
          <w:numId w:val="23"/>
        </w:numPr>
        <w:rPr>
          <w:del w:id="132" w:author="Danylenko, Victoria" w:date="2026-09-29T05:35:00Z" w16du:dateUtc="2026-09-28T19:35:00Z"/>
        </w:rPr>
      </w:pPr>
      <w:commentRangeStart w:id="133"/>
      <w:commentRangeStart w:id="134"/>
      <w:del w:id="135" w:author="Danylenko, Victoria" w:date="2026-09-29T05:35:00Z" w16du:dateUtc="2026-09-28T19:35:00Z">
        <w:r w:rsidDel="0043670F">
          <w:delText xml:space="preserve">Authorization </w:delText>
        </w:r>
      </w:del>
      <w:commentRangeEnd w:id="133"/>
      <w:r w:rsidR="0043670F">
        <w:rPr>
          <w:rStyle w:val="CommentReference"/>
          <w:sz w:val="20"/>
          <w:szCs w:val="20"/>
        </w:rPr>
        <w:commentReference w:id="133"/>
      </w:r>
      <w:commentRangeEnd w:id="134"/>
      <w:r w:rsidR="00E62C93">
        <w:rPr>
          <w:rStyle w:val="CommentReference"/>
          <w:sz w:val="20"/>
          <w:szCs w:val="20"/>
        </w:rPr>
        <w:commentReference w:id="134"/>
      </w:r>
      <w:del w:id="136" w:author="Danylenko, Victoria" w:date="2026-09-29T05:35:00Z" w16du:dateUtc="2026-09-28T19:35:00Z">
        <w:r w:rsidDel="0043670F">
          <w:delText>data (e.g., CVV2, AVS)</w:delText>
        </w:r>
      </w:del>
    </w:p>
    <w:p w14:paraId="1130AA77" w14:textId="77777777" w:rsidR="00B9732A" w:rsidRDefault="00B9732A" w:rsidP="00B9732A">
      <w:pPr>
        <w:pStyle w:val="ListParagraph"/>
        <w:numPr>
          <w:ilvl w:val="1"/>
          <w:numId w:val="23"/>
        </w:numPr>
      </w:pPr>
      <w:commentRangeStart w:id="137"/>
      <w:commentRangeStart w:id="138"/>
      <w:r>
        <w:t xml:space="preserve">Authentication </w:t>
      </w:r>
      <w:commentRangeEnd w:id="137"/>
      <w:r w:rsidR="00C95893">
        <w:rPr>
          <w:rStyle w:val="CommentReference"/>
          <w:sz w:val="20"/>
          <w:szCs w:val="20"/>
        </w:rPr>
        <w:commentReference w:id="137"/>
      </w:r>
      <w:commentRangeEnd w:id="138"/>
      <w:r w:rsidR="00B56747">
        <w:rPr>
          <w:rStyle w:val="CommentReference"/>
          <w:sz w:val="20"/>
          <w:szCs w:val="20"/>
        </w:rPr>
        <w:commentReference w:id="138"/>
      </w:r>
      <w:r>
        <w:t xml:space="preserve">results (e.g., </w:t>
      </w:r>
      <w:r w:rsidRPr="004004CB">
        <w:t>3D Secure results in eAuthenticate</w:t>
      </w:r>
      <w:r>
        <w:t>)</w:t>
      </w:r>
    </w:p>
    <w:p w14:paraId="13084012" w14:textId="4141C44F" w:rsidR="00B9732A" w:rsidDel="0043670F" w:rsidRDefault="00B9732A" w:rsidP="00B9732A">
      <w:pPr>
        <w:pStyle w:val="ListParagraph"/>
        <w:numPr>
          <w:ilvl w:val="1"/>
          <w:numId w:val="23"/>
        </w:numPr>
        <w:rPr>
          <w:del w:id="139" w:author="Danylenko, Victoria" w:date="2026-09-29T05:35:00Z" w16du:dateUtc="2026-09-28T19:35:00Z"/>
        </w:rPr>
      </w:pPr>
      <w:del w:id="140" w:author="Danylenko, Victoria" w:date="2026-09-29T05:35:00Z" w16du:dateUtc="2026-09-28T19:35:00Z">
        <w:r w:rsidDel="0043670F">
          <w:delText>Supporting information (e.g., screenshots, member correspondence)</w:delText>
        </w:r>
      </w:del>
    </w:p>
    <w:p w14:paraId="3E8EA5CA" w14:textId="3AEAF173" w:rsidR="00B9732A" w:rsidRDefault="00147BB9" w:rsidP="00B9732A">
      <w:pPr>
        <w:pStyle w:val="ListParagraph"/>
        <w:numPr>
          <w:ilvl w:val="0"/>
          <w:numId w:val="23"/>
        </w:numPr>
      </w:pPr>
      <w:r>
        <w:t>Based on the fraud reported by the member</w:t>
      </w:r>
      <w:r w:rsidR="00B9732A">
        <w:t>, determine whether there is sufficient information available to conduct the investigation</w:t>
      </w:r>
    </w:p>
    <w:p w14:paraId="017B1984" w14:textId="1E2A5187" w:rsidR="00B9732A" w:rsidRDefault="00B9732A" w:rsidP="00B9732A">
      <w:pPr>
        <w:pStyle w:val="ListParagraph"/>
        <w:numPr>
          <w:ilvl w:val="1"/>
          <w:numId w:val="23"/>
        </w:numPr>
      </w:pPr>
      <w:r w:rsidRPr="00B05964">
        <w:t xml:space="preserve">If the information is complete, </w:t>
      </w:r>
      <w:r w:rsidR="006F4DA9">
        <w:t>submit the suspected fraud to ICIC</w:t>
      </w:r>
      <w:r w:rsidR="007F053B">
        <w:t xml:space="preserve">I, then </w:t>
      </w:r>
      <w:r w:rsidR="00362907">
        <w:t xml:space="preserve">proceed </w:t>
      </w:r>
      <w:r w:rsidRPr="002F4184">
        <w:t xml:space="preserve">to Section </w:t>
      </w:r>
      <w:r w:rsidR="00330F7A">
        <w:t>4.2</w:t>
      </w:r>
      <w:r w:rsidRPr="002F4184">
        <w:t>.2- Conduct Investigation</w:t>
      </w:r>
      <w:r>
        <w:t>.</w:t>
      </w:r>
    </w:p>
    <w:p w14:paraId="2EA7E760" w14:textId="2A2F93C6" w:rsidR="00B9732A" w:rsidRDefault="00B9732A" w:rsidP="00B9732A">
      <w:pPr>
        <w:pStyle w:val="ListParagraph"/>
        <w:numPr>
          <w:ilvl w:val="1"/>
          <w:numId w:val="23"/>
        </w:numPr>
      </w:pPr>
      <w:r>
        <w:t xml:space="preserve">If information is incomplete, </w:t>
      </w:r>
      <w:r w:rsidRPr="00A60309">
        <w:t xml:space="preserve">request </w:t>
      </w:r>
      <w:ins w:id="141" w:author="Danylenko, Victoria" w:date="2026-09-29T06:26:00Z" w16du:dateUtc="2026-09-28T20:26:00Z">
        <w:r w:rsidR="00901FA5">
          <w:t xml:space="preserve">the </w:t>
        </w:r>
      </w:ins>
      <w:r w:rsidRPr="00A60309">
        <w:t>additional information from Growth</w:t>
      </w:r>
      <w:r w:rsidR="007F053B">
        <w:t xml:space="preserve">. Once </w:t>
      </w:r>
      <w:r w:rsidR="001633B7">
        <w:t xml:space="preserve">sufficient information is received, submit the suspected fraud to ICICI, then proceed </w:t>
      </w:r>
      <w:r w:rsidR="001633B7" w:rsidRPr="002F4184">
        <w:t xml:space="preserve">to Section </w:t>
      </w:r>
      <w:r w:rsidR="001633B7">
        <w:t>4.2</w:t>
      </w:r>
      <w:r w:rsidR="001633B7" w:rsidRPr="002F4184">
        <w:t>.2- Conduct Investigation</w:t>
      </w:r>
      <w:r w:rsidR="001633B7">
        <w:t>.</w:t>
      </w:r>
    </w:p>
    <w:p w14:paraId="6E4BDD07" w14:textId="3E487652" w:rsidR="0037599B" w:rsidRDefault="00D6122F" w:rsidP="0037599B">
      <w:pPr>
        <w:pStyle w:val="Heading3"/>
        <w:numPr>
          <w:ilvl w:val="0"/>
          <w:numId w:val="0"/>
        </w:numPr>
        <w:rPr>
          <w:rFonts w:cs="Arial"/>
          <w:sz w:val="28"/>
          <w:szCs w:val="32"/>
        </w:rPr>
      </w:pPr>
      <w:bookmarkStart w:id="142" w:name="_Toc241243080"/>
      <w:bookmarkStart w:id="143" w:name="_Toc241243292"/>
      <w:bookmarkStart w:id="144" w:name="_Toc241243588"/>
      <w:bookmarkStart w:id="145" w:name="_Toc241243624"/>
      <w:r w:rsidRPr="00531AEB">
        <w:rPr>
          <w:rFonts w:cs="Arial"/>
          <w:sz w:val="28"/>
          <w:szCs w:val="32"/>
        </w:rPr>
        <w:t>4.2.2</w:t>
      </w:r>
      <w:r w:rsidR="00925412" w:rsidRPr="00531AEB">
        <w:rPr>
          <w:rFonts w:cs="Arial"/>
          <w:sz w:val="28"/>
          <w:szCs w:val="32"/>
        </w:rPr>
        <w:t xml:space="preserve"> </w:t>
      </w:r>
      <w:r w:rsidR="006F3DFB" w:rsidRPr="00531AEB">
        <w:rPr>
          <w:rFonts w:cs="Arial"/>
          <w:sz w:val="28"/>
          <w:szCs w:val="32"/>
        </w:rPr>
        <w:t xml:space="preserve"> </w:t>
      </w:r>
      <w:commentRangeStart w:id="146"/>
      <w:commentRangeStart w:id="147"/>
      <w:r w:rsidRPr="00531AEB">
        <w:rPr>
          <w:rFonts w:cs="Arial"/>
          <w:sz w:val="28"/>
          <w:szCs w:val="32"/>
        </w:rPr>
        <w:t xml:space="preserve">Conduct </w:t>
      </w:r>
      <w:commentRangeEnd w:id="146"/>
      <w:r w:rsidR="0037599B" w:rsidRPr="00531AEB">
        <w:rPr>
          <w:rStyle w:val="CommentReference"/>
          <w:rFonts w:cs="Arial"/>
          <w:sz w:val="28"/>
          <w:szCs w:val="32"/>
        </w:rPr>
        <w:commentReference w:id="146"/>
      </w:r>
      <w:commentRangeEnd w:id="147"/>
      <w:r w:rsidR="00B56747" w:rsidRPr="00531AEB">
        <w:rPr>
          <w:rStyle w:val="CommentReference"/>
          <w:rFonts w:cs="Arial"/>
          <w:sz w:val="28"/>
          <w:szCs w:val="32"/>
        </w:rPr>
        <w:commentReference w:id="147"/>
      </w:r>
      <w:r w:rsidRPr="00531AEB">
        <w:rPr>
          <w:rFonts w:cs="Arial"/>
          <w:sz w:val="28"/>
          <w:szCs w:val="32"/>
        </w:rPr>
        <w:t>Investigation</w:t>
      </w:r>
      <w:bookmarkEnd w:id="142"/>
      <w:bookmarkEnd w:id="143"/>
      <w:bookmarkEnd w:id="144"/>
      <w:bookmarkEnd w:id="145"/>
    </w:p>
    <w:p w14:paraId="6293E2E1" w14:textId="1DD12D54" w:rsidR="007433FF" w:rsidRPr="007433FF" w:rsidRDefault="007433FF" w:rsidP="007433FF">
      <w:pPr>
        <w:rPr>
          <w:b/>
          <w:bCs/>
          <w:i/>
          <w:iCs/>
          <w:color w:val="196B24" w:themeColor="accent3"/>
          <w:lang w:eastAsia="en-CA"/>
        </w:rPr>
      </w:pPr>
      <w:r w:rsidRPr="00733910">
        <w:rPr>
          <w:b/>
          <w:bCs/>
          <w:i/>
          <w:iCs/>
          <w:color w:val="196B24" w:themeColor="accent3"/>
          <w:lang w:eastAsia="en-CA"/>
        </w:rPr>
        <w:t xml:space="preserve">ID </w:t>
      </w:r>
      <w:r>
        <w:rPr>
          <w:b/>
          <w:bCs/>
          <w:i/>
          <w:iCs/>
          <w:color w:val="196B24" w:themeColor="accent3"/>
          <w:lang w:eastAsia="en-CA"/>
        </w:rPr>
        <w:t xml:space="preserve">Process Flow </w:t>
      </w:r>
      <w:r w:rsidRPr="00733910">
        <w:rPr>
          <w:b/>
          <w:bCs/>
          <w:i/>
          <w:iCs/>
          <w:color w:val="196B24" w:themeColor="accent3"/>
          <w:lang w:eastAsia="en-CA"/>
        </w:rPr>
        <w:t>Reference (</w:t>
      </w:r>
      <w:r>
        <w:rPr>
          <w:b/>
          <w:bCs/>
          <w:i/>
          <w:iCs/>
          <w:color w:val="196B24" w:themeColor="accent3"/>
          <w:lang w:eastAsia="en-CA"/>
        </w:rPr>
        <w:t>A1.3</w:t>
      </w:r>
      <w:r w:rsidRPr="00733910">
        <w:rPr>
          <w:b/>
          <w:bCs/>
          <w:i/>
          <w:iCs/>
          <w:color w:val="196B24" w:themeColor="accent3"/>
          <w:lang w:eastAsia="en-CA"/>
        </w:rPr>
        <w:t>)</w:t>
      </w:r>
    </w:p>
    <w:p w14:paraId="42F407AE" w14:textId="02260E9D" w:rsidR="00106DB4" w:rsidDel="007E4030" w:rsidRDefault="00106DB4" w:rsidP="00204382">
      <w:pPr>
        <w:rPr>
          <w:del w:id="148" w:author="Adajar, Kassandra" w:date="2026-09-29T12:53:00Z" w16du:dateUtc="2026-09-29T16:53:00Z"/>
        </w:rPr>
      </w:pPr>
      <w:del w:id="149" w:author="Adajar, Kassandra" w:date="2026-09-29T12:53:00Z" w16du:dateUtc="2026-09-29T16:53:00Z">
        <w:r w:rsidRPr="00A966F6" w:rsidDel="00204382">
          <w:delText>The Fraud Specialist must conduct a detailed review of the available information</w:delText>
        </w:r>
        <w:r w:rsidDel="00204382">
          <w:delText xml:space="preserve"> and evidence</w:delText>
        </w:r>
        <w:r w:rsidRPr="00A966F6" w:rsidDel="00204382">
          <w:delText xml:space="preserve"> to assess whether the reported activity is consistent or inconsistent with the </w:delText>
        </w:r>
        <w:r w:rsidDel="00204382">
          <w:delText xml:space="preserve">member </w:delText>
        </w:r>
        <w:r w:rsidRPr="00A966F6" w:rsidDel="00204382">
          <w:delText>reported Visa Debit Card fraud.</w:delText>
        </w:r>
        <w:r w:rsidRPr="00A86172" w:rsidDel="00204382">
          <w:rPr>
            <w:rFonts w:ascii="Segoe UI" w:eastAsia="Times New Roman" w:hAnsi="Segoe UI" w:cs="Segoe UI"/>
            <w:sz w:val="21"/>
            <w:szCs w:val="21"/>
            <w:lang w:eastAsia="en-CA"/>
          </w:rPr>
          <w:delText xml:space="preserve"> </w:delText>
        </w:r>
      </w:del>
    </w:p>
    <w:p w14:paraId="313C6CF6" w14:textId="1555C787" w:rsidR="007E4030" w:rsidRPr="007E4030" w:rsidRDefault="007E4030" w:rsidP="007E4030">
      <w:pPr>
        <w:rPr>
          <w:ins w:id="150" w:author="Adajar, Kassandra" w:date="2026-09-29T14:05:00Z"/>
        </w:rPr>
      </w:pPr>
      <w:ins w:id="151" w:author="Adajar, Kassandra" w:date="2026-09-29T14:05:00Z">
        <w:r w:rsidRPr="007E4030">
          <w:t>The</w:t>
        </w:r>
      </w:ins>
      <w:ins w:id="152" w:author="Adajar, Kassandra" w:date="2026-09-29T14:09:00Z" w16du:dateUtc="2026-09-29T18:09:00Z">
        <w:r w:rsidR="0041541C">
          <w:t xml:space="preserve"> </w:t>
        </w:r>
      </w:ins>
      <w:ins w:id="153" w:author="Adajar, Kassandra" w:date="2026-09-29T14:09:00Z">
        <w:r w:rsidR="0041541C" w:rsidRPr="0041541C">
          <w:t xml:space="preserve">Fraud Specialist must conduct a detailed review of the available information and evidence to assess </w:t>
        </w:r>
      </w:ins>
      <w:ins w:id="154" w:author="Adajar, Kassandra" w:date="2026-10-01T09:45:00Z" w16du:dateUtc="2026-10-01T13:45:00Z">
        <w:r w:rsidR="00FC6DC9" w:rsidRPr="0041541C">
          <w:t>whether</w:t>
        </w:r>
      </w:ins>
      <w:ins w:id="155" w:author="Adajar, Kassandra" w:date="2026-09-29T14:09:00Z">
        <w:r w:rsidR="0041541C" w:rsidRPr="0041541C">
          <w:t xml:space="preserve"> </w:t>
        </w:r>
        <w:r w:rsidR="0041541C" w:rsidRPr="00DF038B">
          <w:t xml:space="preserve">it </w:t>
        </w:r>
        <w:r w:rsidR="0041541C" w:rsidRPr="00DF038B">
          <w:rPr>
            <w:rPrChange w:id="156" w:author="Adajar, Kassandra" w:date="2026-09-29T14:09:00Z" w16du:dateUtc="2026-09-29T18:09:00Z">
              <w:rPr>
                <w:b/>
                <w:bCs/>
              </w:rPr>
            </w:rPrChange>
          </w:rPr>
          <w:t>supports the member's reported Visa Debit Card fraud</w:t>
        </w:r>
        <w:r w:rsidR="0041541C" w:rsidRPr="00DF038B">
          <w:t>.</w:t>
        </w:r>
      </w:ins>
    </w:p>
    <w:p w14:paraId="00074D17" w14:textId="45A89A3C" w:rsidR="00D97F4F" w:rsidDel="0086005E" w:rsidRDefault="007E4030" w:rsidP="00204382">
      <w:pPr>
        <w:rPr>
          <w:del w:id="157" w:author="Adajar, Kassandra" w:date="2026-09-29T12:52:00Z" w16du:dateUtc="2026-09-29T16:52:00Z"/>
        </w:rPr>
      </w:pPr>
      <w:ins w:id="158" w:author="Adajar, Kassandra" w:date="2026-09-29T14:05:00Z">
        <w:r w:rsidRPr="007E4030">
          <w:t xml:space="preserve">The investigation matrix below outlines key review areas and indicators to support </w:t>
        </w:r>
      </w:ins>
      <w:ins w:id="159" w:author="Adajar, Kassandra" w:date="2026-09-29T14:10:00Z" w16du:dateUtc="2026-09-29T18:10:00Z">
        <w:r w:rsidR="005D6CC9">
          <w:t xml:space="preserve">the </w:t>
        </w:r>
      </w:ins>
      <w:ins w:id="160" w:author="Adajar, Kassandra" w:date="2026-09-29T14:05:00Z">
        <w:r w:rsidRPr="007E4030">
          <w:t>assessment.</w:t>
        </w:r>
      </w:ins>
      <w:ins w:id="161" w:author="Adajar, Kassandra" w:date="2026-09-29T14:05:00Z" w16du:dateUtc="2026-09-29T18:05:00Z">
        <w:r>
          <w:t xml:space="preserve"> </w:t>
        </w:r>
        <w:r w:rsidRPr="007E4030">
          <w:t>Before reviewing the key areas below, the Fraud Specialist should review the FIF to understand the nature of the reported fraud, including the fraud incident type, the member's narrative, and any red flags noted by Growth.</w:t>
        </w:r>
      </w:ins>
      <w:ins w:id="162" w:author="Adajar, Kassandra" w:date="2026-09-29T14:05:00Z">
        <w:r w:rsidRPr="007E4030">
          <w:t xml:space="preserve"> Once the </w:t>
        </w:r>
      </w:ins>
      <w:ins w:id="163" w:author="Adajar, Kassandra" w:date="2026-09-29T14:10:00Z" w16du:dateUtc="2026-09-29T18:10:00Z">
        <w:r w:rsidR="005D6CC9">
          <w:t>investigat</w:t>
        </w:r>
      </w:ins>
      <w:ins w:id="164" w:author="Adajar, Kassandra" w:date="2026-09-29T14:11:00Z" w16du:dateUtc="2026-09-29T18:11:00Z">
        <w:r w:rsidR="005D6CC9">
          <w:t>ion has been conducted</w:t>
        </w:r>
      </w:ins>
      <w:ins w:id="165" w:author="Adajar, Kassandra" w:date="2026-09-29T14:05:00Z">
        <w:r w:rsidRPr="007E4030">
          <w:t>, document the investigation findings to support Section 4.2.3 – Determine Investigation Outcome.</w:t>
        </w:r>
      </w:ins>
      <w:del w:id="166" w:author="Adajar, Kassandra" w:date="2026-09-29T12:53:00Z" w16du:dateUtc="2026-09-29T16:53:00Z">
        <w:r w:rsidR="00106DB4" w:rsidDel="00204382">
          <w:delText>The Fraud Specialist should:</w:delText>
        </w:r>
      </w:del>
    </w:p>
    <w:p w14:paraId="357581C1" w14:textId="3A049D68" w:rsidR="00106DB4" w:rsidDel="00FA0290" w:rsidRDefault="00106DB4" w:rsidP="00204382">
      <w:pPr>
        <w:rPr>
          <w:del w:id="167" w:author="Adajar, Kassandra" w:date="2026-09-29T12:52:00Z" w16du:dateUtc="2026-09-29T16:52:00Z"/>
        </w:rPr>
      </w:pPr>
      <w:del w:id="168" w:author="Adajar, Kassandra" w:date="2026-09-29T12:52:00Z" w16du:dateUtc="2026-09-29T16:52:00Z">
        <w:r w:rsidRPr="008533AF" w:rsidDel="00FA0290">
          <w:delText xml:space="preserve">Review the </w:delText>
        </w:r>
        <w:r w:rsidDel="00FA0290">
          <w:delText xml:space="preserve">member’s </w:delText>
        </w:r>
        <w:r w:rsidRPr="008533AF" w:rsidDel="00FA0290">
          <w:delText xml:space="preserve">reported fraud, including but not limited to fraud incident type, member narrative, and </w:delText>
        </w:r>
        <w:commentRangeStart w:id="169"/>
        <w:commentRangeStart w:id="170"/>
        <w:commentRangeStart w:id="171"/>
        <w:r w:rsidRPr="008533AF" w:rsidDel="00FA0290">
          <w:delText>red flags identified by Growth</w:delText>
        </w:r>
        <w:commentRangeEnd w:id="169"/>
        <w:r w:rsidR="00901FA5" w:rsidRPr="008533AF" w:rsidDel="00FA0290">
          <w:rPr>
            <w:rStyle w:val="CommentReference"/>
            <w:sz w:val="20"/>
            <w:szCs w:val="20"/>
          </w:rPr>
          <w:commentReference w:id="169"/>
        </w:r>
        <w:commentRangeEnd w:id="170"/>
        <w:r w:rsidR="00AD2664" w:rsidRPr="008533AF" w:rsidDel="00FA0290">
          <w:rPr>
            <w:rStyle w:val="CommentReference"/>
            <w:sz w:val="20"/>
            <w:szCs w:val="20"/>
          </w:rPr>
          <w:commentReference w:id="170"/>
        </w:r>
        <w:commentRangeEnd w:id="171"/>
        <w:r w:rsidR="005361D7" w:rsidRPr="008533AF" w:rsidDel="00FA0290">
          <w:rPr>
            <w:rStyle w:val="CommentReference"/>
            <w:sz w:val="20"/>
            <w:szCs w:val="20"/>
          </w:rPr>
          <w:commentReference w:id="171"/>
        </w:r>
        <w:r w:rsidRPr="008533AF" w:rsidDel="00FA0290">
          <w:delText>, to understand the nature of the suspected fraud and identify any additional indicators of concern.</w:delText>
        </w:r>
      </w:del>
    </w:p>
    <w:p w14:paraId="77FF9D8E" w14:textId="3902ABD6" w:rsidR="00106DB4" w:rsidDel="00FA0290" w:rsidRDefault="00106DB4" w:rsidP="00204382">
      <w:pPr>
        <w:rPr>
          <w:del w:id="172" w:author="Adajar, Kassandra" w:date="2026-09-29T12:52:00Z" w16du:dateUtc="2026-09-29T16:52:00Z"/>
        </w:rPr>
      </w:pPr>
      <w:del w:id="173" w:author="Adajar, Kassandra" w:date="2026-09-29T12:52:00Z" w16du:dateUtc="2026-09-29T16:52:00Z">
        <w:r w:rsidRPr="002E416A" w:rsidDel="00FA0290">
          <w:delText xml:space="preserve">Review the reported </w:delText>
        </w:r>
        <w:r w:rsidDel="00FA0290">
          <w:delText xml:space="preserve">unauthorized </w:delText>
        </w:r>
        <w:r w:rsidRPr="002E416A" w:rsidDel="00FA0290">
          <w:delText>transaction(s), including the date, amount, merchant information, and transaction channel, to assess whether they are consistent or inconsistent with the member's account activity and spending pattern</w:delText>
        </w:r>
        <w:r w:rsidDel="00FA0290">
          <w:delText>.</w:delText>
        </w:r>
      </w:del>
    </w:p>
    <w:p w14:paraId="244C45A0" w14:textId="46304120" w:rsidR="00106DB4" w:rsidDel="00FA0290" w:rsidRDefault="00106DB4" w:rsidP="00204382">
      <w:pPr>
        <w:rPr>
          <w:del w:id="174" w:author="Adajar, Kassandra" w:date="2026-09-29T12:52:00Z" w16du:dateUtc="2026-09-29T16:52:00Z"/>
        </w:rPr>
      </w:pPr>
      <w:del w:id="175" w:author="Adajar, Kassandra" w:date="2026-09-29T12:52:00Z" w16du:dateUtc="2026-09-29T16:52:00Z">
        <w:r w:rsidRPr="00E50838" w:rsidDel="00FA0290">
          <w:delText>Review the available authorization data</w:delText>
        </w:r>
        <w:r w:rsidRPr="00EE3B8A" w:rsidDel="00FA0290">
          <w:delText>, to assess</w:delText>
        </w:r>
        <w:r w:rsidDel="00FA0290">
          <w:delText xml:space="preserve"> </w:delText>
        </w:r>
        <w:r w:rsidRPr="00EE3B8A" w:rsidDel="00FA0290">
          <w:delText xml:space="preserve">whether the </w:delText>
        </w:r>
        <w:r w:rsidDel="00FA0290">
          <w:delText>results are</w:delText>
        </w:r>
        <w:r w:rsidRPr="00EE3B8A" w:rsidDel="00FA0290">
          <w:delText xml:space="preserve"> consistent</w:delText>
        </w:r>
        <w:r w:rsidDel="00FA0290">
          <w:delText xml:space="preserve"> or inconsistent</w:delText>
        </w:r>
        <w:r w:rsidRPr="00EE3B8A" w:rsidDel="00FA0290">
          <w:delText xml:space="preserve"> with the member's reported fraud</w:delText>
        </w:r>
        <w:r w:rsidDel="00FA0290">
          <w:rPr>
            <w:rFonts w:ascii="Segoe UI" w:eastAsia="Times New Roman" w:hAnsi="Segoe UI" w:cs="Segoe UI"/>
            <w:sz w:val="21"/>
            <w:szCs w:val="21"/>
            <w:lang w:eastAsia="en-CA"/>
          </w:rPr>
          <w:delText>.</w:delText>
        </w:r>
      </w:del>
    </w:p>
    <w:p w14:paraId="1D17DA7A" w14:textId="41E9A7CC" w:rsidR="00106DB4" w:rsidDel="00FA0290" w:rsidRDefault="00106DB4" w:rsidP="00204382">
      <w:pPr>
        <w:rPr>
          <w:del w:id="176" w:author="Adajar, Kassandra" w:date="2026-09-29T12:52:00Z" w16du:dateUtc="2026-09-29T16:52:00Z"/>
        </w:rPr>
      </w:pPr>
      <w:del w:id="177" w:author="Adajar, Kassandra" w:date="2026-09-29T12:52:00Z" w16du:dateUtc="2026-09-29T16:52:00Z">
        <w:r w:rsidDel="00FA0290">
          <w:delText xml:space="preserve">Review </w:delText>
        </w:r>
        <w:r w:rsidRPr="000617A4" w:rsidDel="00FA0290">
          <w:delText xml:space="preserve">authentication </w:delText>
        </w:r>
        <w:r w:rsidDel="00FA0290">
          <w:delText>results</w:delText>
        </w:r>
        <w:r w:rsidRPr="000617A4" w:rsidDel="00FA0290">
          <w:delText xml:space="preserve"> in eAuthenticate </w:delText>
        </w:r>
        <w:r w:rsidDel="00FA0290">
          <w:delText>where applicable</w:delText>
        </w:r>
        <w:r w:rsidRPr="000617A4" w:rsidDel="00FA0290">
          <w:delText>, including transaction details (e.g., date/time stamp, currency code), authentication details (e.g., risk score, outcome), merchant details (e.g., name, location, MCC), device data (e.g., IP address, IP country/region, device ID), and raw messages (e.g., browser data, cardholder name)</w:delText>
        </w:r>
        <w:r w:rsidDel="00FA0290">
          <w:delText xml:space="preserve"> to assess whether </w:delText>
        </w:r>
        <w:r w:rsidRPr="000617A4" w:rsidDel="00FA0290">
          <w:delText xml:space="preserve">the authentication </w:delText>
        </w:r>
        <w:r w:rsidDel="00FA0290">
          <w:delText>results</w:delText>
        </w:r>
        <w:r w:rsidRPr="000617A4" w:rsidDel="00FA0290">
          <w:delText xml:space="preserve"> </w:delText>
        </w:r>
        <w:r w:rsidDel="00FA0290">
          <w:delText xml:space="preserve">are consistent or inconsistent </w:delText>
        </w:r>
        <w:r w:rsidRPr="000617A4" w:rsidDel="00FA0290">
          <w:delText xml:space="preserve">with the </w:delText>
        </w:r>
        <w:r w:rsidDel="00FA0290">
          <w:delText>member’s</w:delText>
        </w:r>
        <w:r w:rsidRPr="000617A4" w:rsidDel="00FA0290">
          <w:delText xml:space="preserve"> reported </w:delText>
        </w:r>
        <w:r w:rsidDel="00FA0290">
          <w:delText>fraud</w:delText>
        </w:r>
        <w:r w:rsidRPr="000617A4" w:rsidDel="00FA0290">
          <w:delText>.</w:delText>
        </w:r>
      </w:del>
    </w:p>
    <w:p w14:paraId="37253B82" w14:textId="1FBF14F7" w:rsidR="00106DB4" w:rsidDel="00FA0290" w:rsidRDefault="00106DB4" w:rsidP="00204382">
      <w:pPr>
        <w:rPr>
          <w:del w:id="178" w:author="Adajar, Kassandra" w:date="2026-09-29T12:52:00Z" w16du:dateUtc="2026-09-29T16:52:00Z"/>
        </w:rPr>
      </w:pPr>
      <w:del w:id="179" w:author="Adajar, Kassandra" w:date="2026-09-29T12:52:00Z" w16du:dateUtc="2026-09-29T16:52:00Z">
        <w:r w:rsidRPr="00EA329F" w:rsidDel="00FA0290">
          <w:lastRenderedPageBreak/>
          <w:delText xml:space="preserve">Review </w:delText>
        </w:r>
        <w:r w:rsidDel="00FA0290">
          <w:delText xml:space="preserve">available </w:delText>
        </w:r>
        <w:r w:rsidRPr="00EA329F" w:rsidDel="00FA0290">
          <w:delText xml:space="preserve">supporting </w:delText>
        </w:r>
        <w:r w:rsidDel="00FA0290">
          <w:delText>information</w:delText>
        </w:r>
        <w:r w:rsidRPr="00EA329F" w:rsidDel="00FA0290">
          <w:delText>, such as</w:delText>
        </w:r>
        <w:r w:rsidR="006933A3" w:rsidDel="00FA0290">
          <w:delText xml:space="preserve"> member correspondence,</w:delText>
        </w:r>
        <w:r w:rsidRPr="00EA329F" w:rsidDel="00FA0290">
          <w:delText xml:space="preserve"> screenshots (e.g., phishing emails received by members</w:delText>
        </w:r>
        <w:r w:rsidDel="00FA0290">
          <w:delText xml:space="preserve"> related to the fraud</w:delText>
        </w:r>
        <w:r w:rsidRPr="00EA329F" w:rsidDel="00FA0290">
          <w:delText xml:space="preserve">), </w:delText>
        </w:r>
        <w:r w:rsidDel="00FA0290">
          <w:delText xml:space="preserve">to assess whether it is </w:delText>
        </w:r>
        <w:r w:rsidRPr="00FD699B" w:rsidDel="00FA0290">
          <w:delText>consistent with, or inconsistent with the</w:delText>
        </w:r>
        <w:r w:rsidDel="00FA0290">
          <w:delText xml:space="preserve"> member’s reported fraud.</w:delText>
        </w:r>
      </w:del>
    </w:p>
    <w:p w14:paraId="2A68C51E" w14:textId="26E98784" w:rsidR="00106DB4" w:rsidDel="00FA0290" w:rsidRDefault="00106DB4" w:rsidP="00204382">
      <w:pPr>
        <w:rPr>
          <w:del w:id="180" w:author="Adajar, Kassandra" w:date="2026-09-29T12:52:00Z" w16du:dateUtc="2026-09-29T16:52:00Z"/>
        </w:rPr>
      </w:pPr>
      <w:del w:id="181" w:author="Adajar, Kassandra" w:date="2026-09-29T12:52:00Z" w16du:dateUtc="2026-09-29T16:52:00Z">
        <w:r w:rsidRPr="00684C54" w:rsidDel="00FA0290">
          <w:delText>Review the member's history and prior disputes to identify recurring dispute patterns (e.g., frequency, timing, or similarities in circumstances) and determine whether the review threshold for potential first-party fraud has been met.</w:delText>
        </w:r>
        <w:r w:rsidDel="00FA0290">
          <w:delText xml:space="preserve"> </w:delText>
        </w:r>
      </w:del>
    </w:p>
    <w:p w14:paraId="105ED00A" w14:textId="3F232609" w:rsidR="00106DB4" w:rsidDel="00FA0290" w:rsidRDefault="00106DB4" w:rsidP="00204382">
      <w:pPr>
        <w:rPr>
          <w:del w:id="182" w:author="Adajar, Kassandra" w:date="2026-09-29T12:52:00Z" w16du:dateUtc="2026-09-29T16:52:00Z"/>
        </w:rPr>
      </w:pPr>
      <w:commentRangeStart w:id="183"/>
      <w:del w:id="184" w:author="Adajar, Kassandra" w:date="2026-09-29T12:52:00Z" w16du:dateUtc="2026-09-29T16:52:00Z">
        <w:r w:rsidRPr="00B9484C" w:rsidDel="00FA0290">
          <w:rPr>
            <w:b/>
            <w:bCs/>
            <w:i/>
            <w:iCs/>
          </w:rPr>
          <w:delText>Important Note:</w:delText>
        </w:r>
        <w:r w:rsidRPr="00B9484C" w:rsidDel="00FA0290">
          <w:rPr>
            <w:i/>
            <w:iCs/>
          </w:rPr>
          <w:delText xml:space="preserve"> Visa requires issuers to monitor for cardholders with 5 or more disputes within a rolling 12-month period as this can signal potential first party abuse and require a formal review. Visa may request a synopsis of the investigation</w:delText>
        </w:r>
        <w:r w:rsidR="00A52B39" w:rsidDel="00FA0290">
          <w:rPr>
            <w:i/>
            <w:iCs/>
          </w:rPr>
          <w:delText xml:space="preserve">; therefore, </w:delText>
        </w:r>
        <w:r w:rsidRPr="00B9484C" w:rsidDel="00FA0290">
          <w:rPr>
            <w:i/>
            <w:iCs/>
          </w:rPr>
          <w:delText xml:space="preserve">findings should be documented </w:delText>
        </w:r>
        <w:r w:rsidDel="00FA0290">
          <w:rPr>
            <w:i/>
            <w:iCs/>
          </w:rPr>
          <w:delText>clearly in a case record</w:delText>
        </w:r>
        <w:r w:rsidR="00A70C10" w:rsidDel="00FA0290">
          <w:rPr>
            <w:i/>
            <w:iCs/>
          </w:rPr>
          <w:delText xml:space="preserve"> (i.e., CRM)</w:delText>
        </w:r>
        <w:r w:rsidDel="00FA0290">
          <w:rPr>
            <w:i/>
            <w:iCs/>
          </w:rPr>
          <w:delText xml:space="preserve"> </w:delText>
        </w:r>
        <w:r w:rsidRPr="00B9484C" w:rsidDel="00FA0290">
          <w:rPr>
            <w:i/>
            <w:iCs/>
          </w:rPr>
          <w:delText>to support a timely response</w:delText>
        </w:r>
        <w:r w:rsidRPr="00B9484C" w:rsidDel="00FA0290">
          <w:delText>.</w:delText>
        </w:r>
        <w:commentRangeEnd w:id="183"/>
        <w:r w:rsidR="007436A9" w:rsidDel="00FA0290">
          <w:rPr>
            <w:rStyle w:val="CommentReference"/>
            <w:sz w:val="20"/>
            <w:szCs w:val="20"/>
          </w:rPr>
          <w:commentReference w:id="183"/>
        </w:r>
      </w:del>
    </w:p>
    <w:p w14:paraId="205FD5B1" w14:textId="35E1B0C1" w:rsidR="00106DB4" w:rsidDel="00FA0290" w:rsidRDefault="00106DB4" w:rsidP="00204382">
      <w:pPr>
        <w:rPr>
          <w:del w:id="185" w:author="Adajar, Kassandra" w:date="2026-09-29T12:52:00Z" w16du:dateUtc="2026-09-29T16:52:00Z"/>
        </w:rPr>
      </w:pPr>
      <w:del w:id="186" w:author="Adajar, Kassandra" w:date="2026-09-29T12:52:00Z" w16du:dateUtc="2026-09-29T16:52:00Z">
        <w:r w:rsidRPr="005A2DD3" w:rsidDel="00FA0290">
          <w:delText xml:space="preserve">Assess other </w:delText>
        </w:r>
        <w:r w:rsidDel="00FA0290">
          <w:delText>available</w:delText>
        </w:r>
        <w:r w:rsidRPr="005A2DD3" w:rsidDel="00FA0290">
          <w:delText xml:space="preserve"> </w:delText>
        </w:r>
        <w:r w:rsidDel="00FA0290">
          <w:delText>information</w:delText>
        </w:r>
        <w:r w:rsidRPr="005A2DD3" w:rsidDel="00FA0290">
          <w:delText xml:space="preserve"> not addressed above to determine whether it is consistent with, or inconsistent with, the member's reported fraud.</w:delText>
        </w:r>
      </w:del>
    </w:p>
    <w:p w14:paraId="1795BAC6" w14:textId="6766CED6" w:rsidR="00106DB4" w:rsidDel="00FA0290" w:rsidRDefault="00106DB4" w:rsidP="00204382">
      <w:pPr>
        <w:rPr>
          <w:ins w:id="187" w:author="Danylenko, Victoria" w:date="2026-09-29T06:36:00Z" w16du:dateUtc="2026-09-28T20:36:00Z"/>
          <w:del w:id="188" w:author="Adajar, Kassandra" w:date="2026-09-29T12:52:00Z" w16du:dateUtc="2026-09-29T16:52:00Z"/>
        </w:rPr>
      </w:pPr>
      <w:del w:id="189" w:author="Adajar, Kassandra" w:date="2026-09-29T12:52:00Z" w16du:dateUtc="2026-09-29T16:52:00Z">
        <w:r w:rsidRPr="009D0B2A" w:rsidDel="00FA0290">
          <w:delText xml:space="preserve">Document </w:delText>
        </w:r>
        <w:r w:rsidDel="00FA0290">
          <w:delText xml:space="preserve">the investigative findings and evidence identified through the review of available information to prepare for Section </w:delText>
        </w:r>
        <w:r w:rsidR="00330F7A" w:rsidDel="00FA0290">
          <w:delText>4.2</w:delText>
        </w:r>
        <w:r w:rsidDel="00FA0290">
          <w:delText>.3- Determination of Investigation Outcome.</w:delText>
        </w:r>
      </w:del>
    </w:p>
    <w:p w14:paraId="2DA67D64" w14:textId="77777777" w:rsidR="00633AB7" w:rsidRDefault="00633AB7" w:rsidP="00204382">
      <w:pPr>
        <w:rPr>
          <w:ins w:id="190" w:author="Danylenko, Victoria" w:date="2026-09-29T06:36:00Z" w16du:dateUtc="2026-09-28T20:36:00Z"/>
        </w:rPr>
      </w:pPr>
    </w:p>
    <w:tbl>
      <w:tblPr>
        <w:tblStyle w:val="TealFINAL"/>
        <w:tblW w:w="9367" w:type="dxa"/>
        <w:tblLayout w:type="fixed"/>
        <w:tblLook w:val="04A0" w:firstRow="1" w:lastRow="0" w:firstColumn="1" w:lastColumn="0" w:noHBand="0" w:noVBand="1"/>
        <w:tblPrChange w:id="191" w:author="Adajar, Kassandra" w:date="2026-10-01T09:46:00Z" w16du:dateUtc="2026-10-01T13:46:00Z">
          <w:tblPr>
            <w:tblStyle w:val="TealFINAL"/>
            <w:tblW w:w="9360" w:type="dxa"/>
            <w:tblLayout w:type="fixed"/>
            <w:tblLook w:val="04A0" w:firstRow="1" w:lastRow="0" w:firstColumn="1" w:lastColumn="0" w:noHBand="0" w:noVBand="1"/>
          </w:tblPr>
        </w:tblPrChange>
      </w:tblPr>
      <w:tblGrid>
        <w:gridCol w:w="427"/>
        <w:gridCol w:w="1639"/>
        <w:gridCol w:w="2473"/>
        <w:gridCol w:w="2310"/>
        <w:gridCol w:w="2518"/>
        <w:tblGridChange w:id="192">
          <w:tblGrid>
            <w:gridCol w:w="352"/>
            <w:gridCol w:w="75"/>
            <w:gridCol w:w="1274"/>
            <w:gridCol w:w="365"/>
            <w:gridCol w:w="1670"/>
            <w:gridCol w:w="803"/>
            <w:gridCol w:w="1098"/>
            <w:gridCol w:w="1212"/>
            <w:gridCol w:w="860"/>
            <w:gridCol w:w="1658"/>
          </w:tblGrid>
        </w:tblGridChange>
      </w:tblGrid>
      <w:tr w:rsidR="00D82E33" w:rsidRPr="00C56FAD" w14:paraId="3AAD0D0C" w14:textId="77777777" w:rsidTr="00D82E33">
        <w:trPr>
          <w:cnfStyle w:val="100000000000" w:firstRow="1" w:lastRow="0" w:firstColumn="0" w:lastColumn="0" w:oddVBand="0" w:evenVBand="0" w:oddHBand="0" w:evenHBand="0" w:firstRowFirstColumn="0" w:firstRowLastColumn="0" w:lastRowFirstColumn="0" w:lastRowLastColumn="0"/>
          <w:trHeight w:val="658"/>
          <w:ins w:id="193" w:author="Danylenko, Victoria" w:date="2026-09-29T06:36:00Z"/>
          <w:trPrChange w:id="194" w:author="Adajar, Kassandra" w:date="2026-10-01T09:46:00Z" w16du:dateUtc="2026-10-01T13:46:00Z">
            <w:trPr>
              <w:gridAfter w:val="0"/>
              <w:trHeight w:val="697"/>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195" w:author="Adajar, Kassandra" w:date="2026-10-01T09:46:00Z" w16du:dateUtc="2026-10-01T13:46:00Z">
              <w:tcPr>
                <w:tcW w:w="352" w:type="dxa"/>
                <w:hideMark/>
              </w:tcPr>
            </w:tcPrChange>
          </w:tcPr>
          <w:p w14:paraId="30DCF6FC" w14:textId="77777777"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1000000000" w:firstRow="1" w:lastRow="0" w:firstColumn="1" w:lastColumn="0" w:oddVBand="0" w:evenVBand="0" w:oddHBand="0" w:evenHBand="0" w:firstRowFirstColumn="0" w:firstRowLastColumn="0" w:lastRowFirstColumn="0" w:lastRowLastColumn="0"/>
              <w:rPr>
                <w:ins w:id="196" w:author="Danylenko, Victoria" w:date="2026-09-29T06:36:00Z" w16du:dateUtc="2026-09-28T20:36:00Z"/>
                <w:rFonts w:asciiTheme="minorHAnsi" w:eastAsia="Times New Roman" w:hAnsiTheme="minorHAnsi" w:cs="Times New Roman"/>
                <w:b w:val="0"/>
                <w:bCs/>
                <w:sz w:val="20"/>
                <w:rPrChange w:id="197" w:author="Adajar, Kassandra" w:date="2026-09-29T12:55:00Z" w16du:dateUtc="2026-09-29T16:55:00Z">
                  <w:rPr>
                    <w:ins w:id="198" w:author="Danylenko, Victoria" w:date="2026-09-29T06:36:00Z" w16du:dateUtc="2026-09-28T20:36:00Z"/>
                    <w:rFonts w:ascii="Times New Roman" w:eastAsia="Times New Roman" w:hAnsi="Times New Roman" w:cs="Times New Roman"/>
                    <w:b w:val="0"/>
                    <w:bCs/>
                    <w:sz w:val="24"/>
                    <w:szCs w:val="24"/>
                  </w:rPr>
                </w:rPrChange>
              </w:rPr>
            </w:pPr>
            <w:ins w:id="199" w:author="Danylenko, Victoria" w:date="2026-09-29T06:36:00Z" w16du:dateUtc="2026-09-28T20:36:00Z">
              <w:r w:rsidRPr="00746EC3">
                <w:rPr>
                  <w:rFonts w:asciiTheme="minorHAnsi" w:eastAsia="Times New Roman" w:hAnsiTheme="minorHAnsi" w:cs="Times New Roman"/>
                  <w:bCs/>
                  <w:sz w:val="20"/>
                  <w:rPrChange w:id="200" w:author="Adajar, Kassandra" w:date="2026-09-29T12:55:00Z" w16du:dateUtc="2026-09-29T16:55:00Z">
                    <w:rPr>
                      <w:rFonts w:ascii="Times New Roman" w:eastAsia="Times New Roman" w:hAnsi="Times New Roman" w:cs="Times New Roman"/>
                      <w:bCs/>
                      <w:sz w:val="24"/>
                      <w:szCs w:val="24"/>
                    </w:rPr>
                  </w:rPrChange>
                </w:rPr>
                <w:t>#</w:t>
              </w:r>
            </w:ins>
          </w:p>
        </w:tc>
        <w:tc>
          <w:tcPr>
            <w:tcW w:w="1639" w:type="dxa"/>
            <w:hideMark/>
            <w:tcPrChange w:id="201" w:author="Adajar, Kassandra" w:date="2026-10-01T09:46:00Z" w16du:dateUtc="2026-10-01T13:46:00Z">
              <w:tcPr>
                <w:tcW w:w="1349" w:type="dxa"/>
                <w:gridSpan w:val="2"/>
                <w:hideMark/>
              </w:tcPr>
            </w:tcPrChange>
          </w:tcPr>
          <w:p w14:paraId="27FBE8A8" w14:textId="77777777"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ins w:id="202" w:author="Danylenko, Victoria" w:date="2026-09-29T06:36:00Z" w16du:dateUtc="2026-09-28T20:36:00Z"/>
                <w:rFonts w:asciiTheme="minorHAnsi" w:eastAsia="Times New Roman" w:hAnsiTheme="minorHAnsi" w:cs="Times New Roman"/>
                <w:b w:val="0"/>
                <w:bCs/>
                <w:szCs w:val="22"/>
                <w:rPrChange w:id="203" w:author="Adajar, Kassandra" w:date="2026-09-29T12:55:00Z" w16du:dateUtc="2026-09-29T16:55:00Z">
                  <w:rPr>
                    <w:ins w:id="204" w:author="Danylenko, Victoria" w:date="2026-09-29T06:36:00Z" w16du:dateUtc="2026-09-28T20:36:00Z"/>
                    <w:rFonts w:ascii="Times New Roman" w:eastAsia="Times New Roman" w:hAnsi="Times New Roman" w:cs="Times New Roman"/>
                    <w:b w:val="0"/>
                    <w:bCs/>
                    <w:sz w:val="24"/>
                    <w:szCs w:val="24"/>
                  </w:rPr>
                </w:rPrChange>
              </w:rPr>
            </w:pPr>
            <w:commentRangeStart w:id="205"/>
            <w:commentRangeStart w:id="206"/>
            <w:ins w:id="207" w:author="Danylenko, Victoria" w:date="2026-09-29T06:36:00Z" w16du:dateUtc="2026-09-28T20:36:00Z">
              <w:r w:rsidRPr="00746EC3">
                <w:rPr>
                  <w:rFonts w:asciiTheme="minorHAnsi" w:eastAsia="Times New Roman" w:hAnsiTheme="minorHAnsi" w:cs="Times New Roman"/>
                  <w:sz w:val="20"/>
                  <w:szCs w:val="22"/>
                  <w:rPrChange w:id="208" w:author="Adajar, Kassandra" w:date="2026-09-29T12:55:00Z" w16du:dateUtc="2026-09-29T16:55:00Z">
                    <w:rPr>
                      <w:rFonts w:ascii="Times New Roman" w:eastAsia="Times New Roman" w:hAnsi="Times New Roman" w:cs="Times New Roman"/>
                      <w:bCs/>
                      <w:sz w:val="24"/>
                      <w:szCs w:val="24"/>
                    </w:rPr>
                  </w:rPrChange>
                </w:rPr>
                <w:t xml:space="preserve">Review </w:t>
              </w:r>
            </w:ins>
            <w:commentRangeEnd w:id="205"/>
            <w:r w:rsidRPr="00746EC3">
              <w:rPr>
                <w:rStyle w:val="CommentReference"/>
                <w:rFonts w:asciiTheme="minorHAnsi" w:eastAsia="Times New Roman" w:hAnsiTheme="minorHAnsi" w:cs="Times New Roman"/>
                <w:sz w:val="20"/>
                <w:szCs w:val="22"/>
                <w:rPrChange w:id="209" w:author="Adajar, Kassandra" w:date="2026-09-29T12:55:00Z" w16du:dateUtc="2026-09-29T16:55:00Z">
                  <w:rPr>
                    <w:rStyle w:val="CommentReference"/>
                    <w:rFonts w:ascii="Times New Roman" w:eastAsia="Times New Roman" w:hAnsi="Times New Roman" w:cs="Times New Roman"/>
                    <w:bCs/>
                    <w:sz w:val="24"/>
                    <w:szCs w:val="24"/>
                  </w:rPr>
                </w:rPrChange>
              </w:rPr>
              <w:commentReference w:id="205"/>
            </w:r>
            <w:commentRangeEnd w:id="206"/>
            <w:r w:rsidR="0016374E" w:rsidRPr="00746EC3">
              <w:rPr>
                <w:rStyle w:val="CommentReference"/>
                <w:rFonts w:asciiTheme="minorHAnsi" w:eastAsia="Times New Roman" w:hAnsiTheme="minorHAnsi" w:cs="Times New Roman"/>
                <w:sz w:val="20"/>
                <w:szCs w:val="22"/>
                <w:rPrChange w:id="210" w:author="Adajar, Kassandra" w:date="2026-09-29T12:55:00Z" w16du:dateUtc="2026-09-29T16:55:00Z">
                  <w:rPr>
                    <w:rStyle w:val="CommentReference"/>
                    <w:rFonts w:ascii="Times New Roman" w:eastAsia="Times New Roman" w:hAnsi="Times New Roman" w:cs="Times New Roman"/>
                    <w:bCs/>
                    <w:sz w:val="24"/>
                    <w:szCs w:val="24"/>
                  </w:rPr>
                </w:rPrChange>
              </w:rPr>
              <w:commentReference w:id="206"/>
            </w:r>
            <w:ins w:id="211" w:author="Danylenko, Victoria" w:date="2026-09-29T06:36:00Z" w16du:dateUtc="2026-09-28T20:36:00Z">
              <w:r w:rsidRPr="00746EC3">
                <w:rPr>
                  <w:rFonts w:asciiTheme="minorHAnsi" w:eastAsia="Times New Roman" w:hAnsiTheme="minorHAnsi" w:cs="Times New Roman"/>
                  <w:sz w:val="20"/>
                  <w:szCs w:val="22"/>
                  <w:rPrChange w:id="212" w:author="Adajar, Kassandra" w:date="2026-09-29T12:55:00Z" w16du:dateUtc="2026-09-29T16:55:00Z">
                    <w:rPr>
                      <w:rFonts w:ascii="Times New Roman" w:eastAsia="Times New Roman" w:hAnsi="Times New Roman" w:cs="Times New Roman"/>
                      <w:bCs/>
                      <w:sz w:val="24"/>
                      <w:szCs w:val="24"/>
                    </w:rPr>
                  </w:rPrChange>
                </w:rPr>
                <w:t>Area</w:t>
              </w:r>
            </w:ins>
          </w:p>
        </w:tc>
        <w:tc>
          <w:tcPr>
            <w:tcW w:w="2473" w:type="dxa"/>
            <w:hideMark/>
            <w:tcPrChange w:id="213" w:author="Adajar, Kassandra" w:date="2026-10-01T09:46:00Z" w16du:dateUtc="2026-10-01T13:46:00Z">
              <w:tcPr>
                <w:tcW w:w="2035" w:type="dxa"/>
                <w:gridSpan w:val="2"/>
                <w:hideMark/>
              </w:tcPr>
            </w:tcPrChange>
          </w:tcPr>
          <w:p w14:paraId="061936F9" w14:textId="355C195A"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ins w:id="214" w:author="Danylenko, Victoria" w:date="2026-09-29T06:36:00Z" w16du:dateUtc="2026-09-28T20:36:00Z"/>
                <w:rFonts w:asciiTheme="minorHAnsi" w:eastAsia="Times New Roman" w:hAnsiTheme="minorHAnsi" w:cs="Times New Roman"/>
                <w:b w:val="0"/>
                <w:bCs/>
                <w:szCs w:val="22"/>
                <w:rPrChange w:id="215" w:author="Adajar, Kassandra" w:date="2026-09-29T12:55:00Z" w16du:dateUtc="2026-09-29T16:55:00Z">
                  <w:rPr>
                    <w:ins w:id="216" w:author="Danylenko, Victoria" w:date="2026-09-29T06:36:00Z" w16du:dateUtc="2026-09-28T20:36:00Z"/>
                    <w:rFonts w:ascii="Times New Roman" w:eastAsia="Times New Roman" w:hAnsi="Times New Roman" w:cs="Times New Roman"/>
                    <w:b w:val="0"/>
                    <w:bCs/>
                    <w:sz w:val="24"/>
                    <w:szCs w:val="24"/>
                  </w:rPr>
                </w:rPrChange>
              </w:rPr>
            </w:pPr>
            <w:ins w:id="217" w:author="Danylenko, Victoria" w:date="2026-09-29T06:36:00Z" w16du:dateUtc="2026-09-28T20:36:00Z">
              <w:del w:id="218" w:author="Adajar, Kassandra" w:date="2026-09-29T12:52:00Z" w16du:dateUtc="2026-09-29T16:52:00Z">
                <w:r w:rsidRPr="00746EC3" w:rsidDel="0086005E">
                  <w:rPr>
                    <w:rFonts w:asciiTheme="minorHAnsi" w:eastAsia="Times New Roman" w:hAnsiTheme="minorHAnsi" w:cs="Times New Roman"/>
                    <w:sz w:val="20"/>
                    <w:szCs w:val="22"/>
                    <w:rPrChange w:id="219" w:author="Adajar, Kassandra" w:date="2026-09-29T12:55:00Z" w16du:dateUtc="2026-09-29T16:55:00Z">
                      <w:rPr>
                        <w:rFonts w:ascii="Times New Roman" w:eastAsia="Times New Roman" w:hAnsi="Times New Roman" w:cs="Times New Roman"/>
                        <w:bCs/>
                        <w:sz w:val="24"/>
                        <w:szCs w:val="24"/>
                      </w:rPr>
                    </w:rPrChange>
                  </w:rPr>
                  <w:delText>What to Review</w:delText>
                </w:r>
              </w:del>
            </w:ins>
            <w:ins w:id="220" w:author="Adajar, Kassandra" w:date="2026-09-29T15:26:00Z" w16du:dateUtc="2026-09-29T19:26:00Z">
              <w:r>
                <w:rPr>
                  <w:rFonts w:asciiTheme="minorHAnsi" w:eastAsia="Times New Roman" w:hAnsiTheme="minorHAnsi" w:cs="Times New Roman"/>
                  <w:bCs/>
                  <w:szCs w:val="22"/>
                </w:rPr>
                <w:t>Specific Data Elements</w:t>
              </w:r>
            </w:ins>
            <w:ins w:id="221" w:author="Adajar, Kassandra" w:date="2026-09-29T12:52:00Z" w16du:dateUtc="2026-09-29T16:52:00Z">
              <w:r w:rsidRPr="00746EC3">
                <w:rPr>
                  <w:rFonts w:asciiTheme="minorHAnsi" w:eastAsia="Times New Roman" w:hAnsiTheme="minorHAnsi" w:cs="Times New Roman"/>
                  <w:sz w:val="20"/>
                  <w:szCs w:val="22"/>
                  <w:rPrChange w:id="222" w:author="Adajar, Kassandra" w:date="2026-09-29T12:55:00Z" w16du:dateUtc="2026-09-29T16:55:00Z">
                    <w:rPr>
                      <w:rFonts w:ascii="Times New Roman" w:eastAsia="Times New Roman" w:hAnsi="Times New Roman" w:cs="Times New Roman"/>
                      <w:bCs/>
                      <w:sz w:val="24"/>
                      <w:szCs w:val="24"/>
                    </w:rPr>
                  </w:rPrChange>
                </w:rPr>
                <w:t xml:space="preserve"> </w:t>
              </w:r>
            </w:ins>
          </w:p>
        </w:tc>
        <w:tc>
          <w:tcPr>
            <w:tcW w:w="2310" w:type="dxa"/>
            <w:hideMark/>
            <w:tcPrChange w:id="223" w:author="Adajar, Kassandra" w:date="2026-10-01T09:46:00Z" w16du:dateUtc="2026-10-01T13:46:00Z">
              <w:tcPr>
                <w:tcW w:w="1901" w:type="dxa"/>
                <w:gridSpan w:val="2"/>
                <w:hideMark/>
              </w:tcPr>
            </w:tcPrChange>
          </w:tcPr>
          <w:p w14:paraId="105E9BF1" w14:textId="4CCB7777"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ins w:id="224" w:author="Danylenko, Victoria" w:date="2026-09-29T06:36:00Z" w16du:dateUtc="2026-09-28T20:36:00Z"/>
                <w:rFonts w:asciiTheme="minorHAnsi" w:eastAsia="Times New Roman" w:hAnsiTheme="minorHAnsi" w:cs="Times New Roman"/>
                <w:b w:val="0"/>
                <w:bCs/>
                <w:szCs w:val="22"/>
                <w:rPrChange w:id="225" w:author="Adajar, Kassandra" w:date="2026-09-29T12:55:00Z" w16du:dateUtc="2026-09-29T16:55:00Z">
                  <w:rPr>
                    <w:ins w:id="226" w:author="Danylenko, Victoria" w:date="2026-09-29T06:36:00Z" w16du:dateUtc="2026-09-28T20:36:00Z"/>
                    <w:rFonts w:ascii="Times New Roman" w:eastAsia="Times New Roman" w:hAnsi="Times New Roman" w:cs="Times New Roman"/>
                    <w:b w:val="0"/>
                    <w:bCs/>
                    <w:sz w:val="24"/>
                    <w:szCs w:val="24"/>
                  </w:rPr>
                </w:rPrChange>
              </w:rPr>
            </w:pPr>
            <w:ins w:id="227" w:author="Danylenko, Victoria" w:date="2026-09-29T06:36:00Z" w16du:dateUtc="2026-09-28T20:36:00Z">
              <w:del w:id="228" w:author="Adajar, Kassandra" w:date="2026-09-29T15:22:00Z" w16du:dateUtc="2026-09-29T19:22:00Z">
                <w:r w:rsidRPr="00746EC3" w:rsidDel="00262A0A">
                  <w:rPr>
                    <w:rFonts w:asciiTheme="minorHAnsi" w:eastAsia="Times New Roman" w:hAnsiTheme="minorHAnsi" w:cs="Times New Roman"/>
                    <w:sz w:val="20"/>
                    <w:szCs w:val="22"/>
                    <w:rPrChange w:id="229" w:author="Adajar, Kassandra" w:date="2026-09-29T12:55:00Z" w16du:dateUtc="2026-09-29T16:55:00Z">
                      <w:rPr>
                        <w:rFonts w:ascii="Times New Roman" w:eastAsia="Times New Roman" w:hAnsi="Times New Roman" w:cs="Times New Roman"/>
                        <w:bCs/>
                        <w:sz w:val="24"/>
                        <w:szCs w:val="24"/>
                      </w:rPr>
                    </w:rPrChange>
                  </w:rPr>
                  <w:delText>Indicators Supporting Fraud</w:delText>
                </w:r>
              </w:del>
            </w:ins>
            <w:ins w:id="230" w:author="Adajar, Kassandra" w:date="2026-09-29T15:22:00Z" w16du:dateUtc="2026-09-29T19:22:00Z">
              <w:r>
                <w:rPr>
                  <w:rFonts w:asciiTheme="minorHAnsi" w:eastAsia="Times New Roman" w:hAnsiTheme="minorHAnsi" w:cs="Times New Roman"/>
                  <w:bCs/>
                  <w:szCs w:val="22"/>
                </w:rPr>
                <w:t>Fraud Indicators</w:t>
              </w:r>
            </w:ins>
          </w:p>
        </w:tc>
        <w:tc>
          <w:tcPr>
            <w:tcW w:w="2518" w:type="dxa"/>
            <w:hideMark/>
            <w:tcPrChange w:id="231" w:author="Adajar, Kassandra" w:date="2026-10-01T09:46:00Z" w16du:dateUtc="2026-10-01T13:46:00Z">
              <w:tcPr>
                <w:tcW w:w="2072" w:type="dxa"/>
                <w:gridSpan w:val="2"/>
                <w:hideMark/>
              </w:tcPr>
            </w:tcPrChange>
          </w:tcPr>
          <w:p w14:paraId="189129D8" w14:textId="0B47147D"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jc w:val="center"/>
              <w:cnfStyle w:val="100000000000" w:firstRow="1" w:lastRow="0" w:firstColumn="0" w:lastColumn="0" w:oddVBand="0" w:evenVBand="0" w:oddHBand="0" w:evenHBand="0" w:firstRowFirstColumn="0" w:firstRowLastColumn="0" w:lastRowFirstColumn="0" w:lastRowLastColumn="0"/>
              <w:rPr>
                <w:ins w:id="232" w:author="Danylenko, Victoria" w:date="2026-09-29T06:36:00Z" w16du:dateUtc="2026-09-28T20:36:00Z"/>
                <w:rFonts w:asciiTheme="minorHAnsi" w:eastAsia="Times New Roman" w:hAnsiTheme="minorHAnsi" w:cs="Times New Roman"/>
                <w:b w:val="0"/>
                <w:bCs/>
                <w:szCs w:val="22"/>
                <w:rPrChange w:id="233" w:author="Adajar, Kassandra" w:date="2026-09-29T12:55:00Z" w16du:dateUtc="2026-09-29T16:55:00Z">
                  <w:rPr>
                    <w:ins w:id="234" w:author="Danylenko, Victoria" w:date="2026-09-29T06:36:00Z" w16du:dateUtc="2026-09-28T20:36:00Z"/>
                    <w:rFonts w:ascii="Times New Roman" w:eastAsia="Times New Roman" w:hAnsi="Times New Roman" w:cs="Times New Roman"/>
                    <w:b w:val="0"/>
                    <w:bCs/>
                    <w:sz w:val="24"/>
                    <w:szCs w:val="24"/>
                  </w:rPr>
                </w:rPrChange>
              </w:rPr>
            </w:pPr>
            <w:ins w:id="235" w:author="Danylenko, Victoria" w:date="2026-09-29T06:36:00Z" w16du:dateUtc="2026-09-28T20:36:00Z">
              <w:r w:rsidRPr="00746EC3">
                <w:rPr>
                  <w:rFonts w:asciiTheme="minorHAnsi" w:eastAsia="Times New Roman" w:hAnsiTheme="minorHAnsi" w:cs="Times New Roman"/>
                  <w:sz w:val="20"/>
                  <w:szCs w:val="22"/>
                  <w:rPrChange w:id="236" w:author="Adajar, Kassandra" w:date="2026-09-29T12:55:00Z" w16du:dateUtc="2026-09-29T16:55:00Z">
                    <w:rPr>
                      <w:rFonts w:ascii="Times New Roman" w:eastAsia="Times New Roman" w:hAnsi="Times New Roman" w:cs="Times New Roman"/>
                      <w:bCs/>
                      <w:sz w:val="24"/>
                      <w:szCs w:val="24"/>
                    </w:rPr>
                  </w:rPrChange>
                </w:rPr>
                <w:t>Indicators Inconsistent with Fraud</w:t>
              </w:r>
            </w:ins>
          </w:p>
        </w:tc>
      </w:tr>
      <w:tr w:rsidR="00D82E33" w:rsidRPr="00C56FAD" w:rsidDel="00AD3110" w14:paraId="67CB7EDE" w14:textId="77777777" w:rsidTr="00D82E33">
        <w:trPr>
          <w:cnfStyle w:val="000000100000" w:firstRow="0" w:lastRow="0" w:firstColumn="0" w:lastColumn="0" w:oddVBand="0" w:evenVBand="0" w:oddHBand="1" w:evenHBand="0" w:firstRowFirstColumn="0" w:firstRowLastColumn="0" w:lastRowFirstColumn="0" w:lastRowLastColumn="0"/>
          <w:trHeight w:val="1999"/>
          <w:ins w:id="237" w:author="Danylenko, Victoria" w:date="2026-09-29T06:36:00Z"/>
          <w:del w:id="238" w:author="Adajar, Kassandra" w:date="2026-09-29T14:00:00Z"/>
          <w:trPrChange w:id="239" w:author="Adajar, Kassandra" w:date="2026-10-01T09:46:00Z" w16du:dateUtc="2026-10-01T13:46:00Z">
            <w:trPr>
              <w:gridAfter w:val="0"/>
              <w:trHeight w:val="2116"/>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240" w:author="Adajar, Kassandra" w:date="2026-10-01T09:46:00Z" w16du:dateUtc="2026-10-01T13:46:00Z">
              <w:tcPr>
                <w:tcW w:w="352" w:type="dxa"/>
                <w:hideMark/>
              </w:tcPr>
            </w:tcPrChange>
          </w:tcPr>
          <w:p w14:paraId="1BDA5E4D" w14:textId="23FF8919" w:rsidR="00D82E33" w:rsidRPr="00746EC3" w:rsidDel="00AD3110"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1000100000" w:firstRow="0" w:lastRow="0" w:firstColumn="1" w:lastColumn="0" w:oddVBand="0" w:evenVBand="0" w:oddHBand="1" w:evenHBand="0" w:firstRowFirstColumn="0" w:firstRowLastColumn="0" w:lastRowFirstColumn="0" w:lastRowLastColumn="0"/>
              <w:rPr>
                <w:ins w:id="241" w:author="Danylenko, Victoria" w:date="2026-09-29T06:36:00Z" w16du:dateUtc="2026-09-28T20:36:00Z"/>
                <w:del w:id="242" w:author="Adajar, Kassandra" w:date="2026-09-29T14:00:00Z" w16du:dateUtc="2026-09-29T18:00:00Z"/>
                <w:rFonts w:asciiTheme="minorHAnsi" w:eastAsia="Times New Roman" w:hAnsiTheme="minorHAnsi" w:cs="Times New Roman"/>
                <w:sz w:val="20"/>
                <w:rPrChange w:id="243" w:author="Adajar, Kassandra" w:date="2026-09-29T12:55:00Z" w16du:dateUtc="2026-09-29T16:55:00Z">
                  <w:rPr>
                    <w:ins w:id="244" w:author="Danylenko, Victoria" w:date="2026-09-29T06:36:00Z" w16du:dateUtc="2026-09-28T20:36:00Z"/>
                    <w:del w:id="245" w:author="Adajar, Kassandra" w:date="2026-09-29T14:00:00Z" w16du:dateUtc="2026-09-29T18:00:00Z"/>
                    <w:rFonts w:ascii="Times New Roman" w:eastAsia="Times New Roman" w:hAnsi="Times New Roman" w:cs="Times New Roman"/>
                    <w:sz w:val="24"/>
                    <w:szCs w:val="24"/>
                  </w:rPr>
                </w:rPrChange>
              </w:rPr>
            </w:pPr>
            <w:ins w:id="246" w:author="Danylenko, Victoria" w:date="2026-09-29T06:36:00Z" w16du:dateUtc="2026-09-28T20:36:00Z">
              <w:del w:id="247" w:author="Adajar, Kassandra" w:date="2026-09-29T14:00:00Z" w16du:dateUtc="2026-09-29T18:00:00Z">
                <w:r w:rsidRPr="00746EC3" w:rsidDel="00AD3110">
                  <w:rPr>
                    <w:rFonts w:asciiTheme="minorHAnsi" w:eastAsia="Times New Roman" w:hAnsiTheme="minorHAnsi" w:cs="Times New Roman"/>
                    <w:sz w:val="20"/>
                    <w:rPrChange w:id="248" w:author="Adajar, Kassandra" w:date="2026-09-29T12:55:00Z" w16du:dateUtc="2026-09-29T16:55:00Z">
                      <w:rPr>
                        <w:rFonts w:ascii="Times New Roman" w:eastAsia="Times New Roman" w:hAnsi="Times New Roman" w:cs="Times New Roman"/>
                        <w:sz w:val="24"/>
                        <w:szCs w:val="24"/>
                      </w:rPr>
                    </w:rPrChange>
                  </w:rPr>
                  <w:delText>1</w:delText>
                </w:r>
              </w:del>
            </w:ins>
          </w:p>
        </w:tc>
        <w:tc>
          <w:tcPr>
            <w:tcW w:w="1639" w:type="dxa"/>
            <w:hideMark/>
            <w:tcPrChange w:id="249" w:author="Adajar, Kassandra" w:date="2026-10-01T09:46:00Z" w16du:dateUtc="2026-10-01T13:46:00Z">
              <w:tcPr>
                <w:tcW w:w="1349" w:type="dxa"/>
                <w:gridSpan w:val="2"/>
                <w:hideMark/>
              </w:tcPr>
            </w:tcPrChange>
          </w:tcPr>
          <w:p w14:paraId="23607AC1" w14:textId="08CB8134" w:rsidR="00D82E33" w:rsidRPr="00746EC3" w:rsidDel="00AD3110"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250" w:author="Danylenko, Victoria" w:date="2026-09-29T06:36:00Z" w16du:dateUtc="2026-09-28T20:36:00Z"/>
                <w:del w:id="251" w:author="Adajar, Kassandra" w:date="2026-09-29T14:00:00Z" w16du:dateUtc="2026-09-29T18:00:00Z"/>
                <w:rFonts w:asciiTheme="minorHAnsi" w:eastAsia="Times New Roman" w:hAnsiTheme="minorHAnsi" w:cs="Times New Roman"/>
                <w:rPrChange w:id="252" w:author="Adajar, Kassandra" w:date="2026-09-29T12:55:00Z" w16du:dateUtc="2026-09-29T16:55:00Z">
                  <w:rPr>
                    <w:ins w:id="253" w:author="Danylenko, Victoria" w:date="2026-09-29T06:36:00Z" w16du:dateUtc="2026-09-28T20:36:00Z"/>
                    <w:del w:id="254" w:author="Adajar, Kassandra" w:date="2026-09-29T14:00:00Z" w16du:dateUtc="2026-09-29T18:00:00Z"/>
                    <w:rFonts w:ascii="Times New Roman" w:eastAsia="Times New Roman" w:hAnsi="Times New Roman" w:cs="Times New Roman"/>
                    <w:sz w:val="24"/>
                    <w:szCs w:val="24"/>
                  </w:rPr>
                </w:rPrChange>
              </w:rPr>
            </w:pPr>
            <w:ins w:id="255" w:author="Danylenko, Victoria" w:date="2026-09-29T06:36:00Z" w16du:dateUtc="2026-09-28T20:36:00Z">
              <w:del w:id="256" w:author="Adajar, Kassandra" w:date="2026-09-29T12:56:00Z" w16du:dateUtc="2026-09-29T16:56:00Z">
                <w:r w:rsidRPr="00746EC3" w:rsidDel="00746EC3">
                  <w:rPr>
                    <w:rFonts w:asciiTheme="minorHAnsi" w:eastAsia="Times New Roman" w:hAnsiTheme="minorHAnsi" w:cs="Times New Roman"/>
                    <w:b/>
                    <w:bCs/>
                    <w:rPrChange w:id="257" w:author="Adajar, Kassandra" w:date="2026-09-29T12:55:00Z" w16du:dateUtc="2026-09-29T16:55:00Z">
                      <w:rPr>
                        <w:rFonts w:ascii="Times New Roman" w:eastAsia="Times New Roman" w:hAnsi="Times New Roman" w:cs="Times New Roman"/>
                        <w:b/>
                        <w:bCs/>
                        <w:sz w:val="24"/>
                        <w:szCs w:val="24"/>
                      </w:rPr>
                    </w:rPrChange>
                  </w:rPr>
                  <w:delText>Reported Fraud Intake</w:delText>
                </w:r>
              </w:del>
            </w:ins>
          </w:p>
        </w:tc>
        <w:tc>
          <w:tcPr>
            <w:tcW w:w="2473" w:type="dxa"/>
            <w:hideMark/>
            <w:tcPrChange w:id="258" w:author="Adajar, Kassandra" w:date="2026-10-01T09:46:00Z" w16du:dateUtc="2026-10-01T13:46:00Z">
              <w:tcPr>
                <w:tcW w:w="2035" w:type="dxa"/>
                <w:gridSpan w:val="2"/>
                <w:hideMark/>
              </w:tcPr>
            </w:tcPrChange>
          </w:tcPr>
          <w:p w14:paraId="4751FC3B" w14:textId="30088876" w:rsidR="00D82E33" w:rsidRPr="00746EC3" w:rsidDel="00AD3110"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259" w:author="Danylenko, Victoria" w:date="2026-09-29T06:36:00Z" w16du:dateUtc="2026-09-28T20:36:00Z"/>
                <w:del w:id="260" w:author="Adajar, Kassandra" w:date="2026-09-29T14:00:00Z" w16du:dateUtc="2026-09-29T18:00:00Z"/>
                <w:rFonts w:asciiTheme="minorHAnsi" w:eastAsia="Times New Roman" w:hAnsiTheme="minorHAnsi" w:cs="Times New Roman"/>
                <w:rPrChange w:id="261" w:author="Adajar, Kassandra" w:date="2026-09-29T12:55:00Z" w16du:dateUtc="2026-09-29T16:55:00Z">
                  <w:rPr>
                    <w:ins w:id="262" w:author="Danylenko, Victoria" w:date="2026-09-29T06:36:00Z" w16du:dateUtc="2026-09-28T20:36:00Z"/>
                    <w:del w:id="263" w:author="Adajar, Kassandra" w:date="2026-09-29T14:00:00Z" w16du:dateUtc="2026-09-29T18:00:00Z"/>
                    <w:rFonts w:ascii="Times New Roman" w:eastAsia="Times New Roman" w:hAnsi="Times New Roman" w:cs="Times New Roman"/>
                    <w:sz w:val="24"/>
                    <w:szCs w:val="24"/>
                  </w:rPr>
                </w:rPrChange>
              </w:rPr>
            </w:pPr>
            <w:ins w:id="264" w:author="Danylenko, Victoria" w:date="2026-09-29T06:36:00Z" w16du:dateUtc="2026-09-28T20:36:00Z">
              <w:del w:id="265" w:author="Adajar, Kassandra" w:date="2026-09-29T14:00:00Z" w16du:dateUtc="2026-09-29T18:00:00Z">
                <w:r w:rsidRPr="00526700" w:rsidDel="00AD3110">
                  <w:rPr>
                    <w:rFonts w:asciiTheme="minorHAnsi" w:eastAsia="Times New Roman" w:hAnsiTheme="minorHAnsi" w:cs="Times New Roman"/>
                    <w:rPrChange w:id="266" w:author="Adajar, Kassandra" w:date="2026-09-29T12:59:00Z" w16du:dateUtc="2026-09-29T16:59:00Z">
                      <w:rPr>
                        <w:rFonts w:ascii="Times New Roman" w:eastAsia="Times New Roman" w:hAnsi="Times New Roman" w:cs="Times New Roman"/>
                        <w:sz w:val="24"/>
                        <w:szCs w:val="24"/>
                      </w:rPr>
                    </w:rPrChange>
                  </w:rPr>
                  <w:delText>Fraud incident type</w:delText>
                </w:r>
              </w:del>
              <w:del w:id="267" w:author="Adajar, Kassandra" w:date="2026-09-29T12:59:00Z" w16du:dateUtc="2026-09-29T16:59:00Z">
                <w:r w:rsidRPr="00746EC3" w:rsidDel="004A77F8">
                  <w:rPr>
                    <w:rFonts w:asciiTheme="minorHAnsi" w:eastAsia="Times New Roman" w:hAnsiTheme="minorHAnsi" w:cs="Times New Roman"/>
                    <w:rPrChange w:id="268" w:author="Adajar, Kassandra" w:date="2026-09-29T12:55:00Z" w16du:dateUtc="2026-09-29T16:55:00Z">
                      <w:rPr>
                        <w:rFonts w:ascii="Times New Roman" w:eastAsia="Times New Roman" w:hAnsi="Times New Roman" w:cs="Times New Roman"/>
                        <w:sz w:val="24"/>
                        <w:szCs w:val="24"/>
                      </w:rPr>
                    </w:rPrChange>
                  </w:rPr>
                  <w:delText xml:space="preserve">, </w:delText>
                </w:r>
              </w:del>
              <w:del w:id="269" w:author="Adajar, Kassandra" w:date="2026-09-29T14:00:00Z" w16du:dateUtc="2026-09-29T18:00:00Z">
                <w:r w:rsidRPr="00746EC3" w:rsidDel="00AD3110">
                  <w:rPr>
                    <w:rFonts w:asciiTheme="minorHAnsi" w:eastAsia="Times New Roman" w:hAnsiTheme="minorHAnsi" w:cs="Times New Roman"/>
                    <w:rPrChange w:id="270" w:author="Adajar, Kassandra" w:date="2026-09-29T12:55:00Z" w16du:dateUtc="2026-09-29T16:55:00Z">
                      <w:rPr>
                        <w:rFonts w:ascii="Times New Roman" w:eastAsia="Times New Roman" w:hAnsi="Times New Roman" w:cs="Times New Roman"/>
                        <w:sz w:val="24"/>
                        <w:szCs w:val="24"/>
                      </w:rPr>
                    </w:rPrChange>
                  </w:rPr>
                  <w:delText>member narrative, and information captured on the Fraud Intake Form</w:delText>
                </w:r>
              </w:del>
            </w:ins>
          </w:p>
        </w:tc>
        <w:tc>
          <w:tcPr>
            <w:tcW w:w="2310" w:type="dxa"/>
            <w:hideMark/>
            <w:tcPrChange w:id="271" w:author="Adajar, Kassandra" w:date="2026-10-01T09:46:00Z" w16du:dateUtc="2026-10-01T13:46:00Z">
              <w:tcPr>
                <w:tcW w:w="1901" w:type="dxa"/>
                <w:gridSpan w:val="2"/>
                <w:hideMark/>
              </w:tcPr>
            </w:tcPrChange>
          </w:tcPr>
          <w:p w14:paraId="2F462D2A" w14:textId="7CFE8680" w:rsidR="00D82E33" w:rsidRPr="00746EC3" w:rsidDel="00AD3110"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272" w:author="Danylenko, Victoria" w:date="2026-09-29T06:36:00Z" w16du:dateUtc="2026-09-28T20:36:00Z"/>
                <w:del w:id="273" w:author="Adajar, Kassandra" w:date="2026-09-29T14:00:00Z" w16du:dateUtc="2026-09-29T18:00:00Z"/>
                <w:rFonts w:asciiTheme="minorHAnsi" w:eastAsia="Times New Roman" w:hAnsiTheme="minorHAnsi" w:cs="Times New Roman"/>
                <w:rPrChange w:id="274" w:author="Adajar, Kassandra" w:date="2026-09-29T12:55:00Z" w16du:dateUtc="2026-09-29T16:55:00Z">
                  <w:rPr>
                    <w:ins w:id="275" w:author="Danylenko, Victoria" w:date="2026-09-29T06:36:00Z" w16du:dateUtc="2026-09-28T20:36:00Z"/>
                    <w:del w:id="276" w:author="Adajar, Kassandra" w:date="2026-09-29T14:00:00Z" w16du:dateUtc="2026-09-29T18:00:00Z"/>
                    <w:rFonts w:ascii="Times New Roman" w:eastAsia="Times New Roman" w:hAnsi="Times New Roman" w:cs="Times New Roman"/>
                    <w:sz w:val="24"/>
                    <w:szCs w:val="24"/>
                  </w:rPr>
                </w:rPrChange>
              </w:rPr>
            </w:pPr>
            <w:ins w:id="277" w:author="Danylenko, Victoria" w:date="2026-09-29T06:36:00Z" w16du:dateUtc="2026-09-28T20:36:00Z">
              <w:del w:id="278" w:author="Adajar, Kassandra" w:date="2026-09-29T14:00:00Z" w16du:dateUtc="2026-09-29T18:00:00Z">
                <w:r w:rsidRPr="00746EC3" w:rsidDel="00AD3110">
                  <w:rPr>
                    <w:rFonts w:asciiTheme="minorHAnsi" w:eastAsia="Times New Roman" w:hAnsiTheme="minorHAnsi" w:cs="Times New Roman"/>
                    <w:rPrChange w:id="279" w:author="Adajar, Kassandra" w:date="2026-09-29T12:55:00Z" w16du:dateUtc="2026-09-29T16:55:00Z">
                      <w:rPr>
                        <w:rFonts w:ascii="Times New Roman" w:eastAsia="Times New Roman" w:hAnsi="Times New Roman" w:cs="Times New Roman"/>
                        <w:sz w:val="24"/>
                        <w:szCs w:val="24"/>
                      </w:rPr>
                    </w:rPrChange>
                  </w:rPr>
                  <w:delText xml:space="preserve">Narrative aligns with a recognized </w:delText>
                </w:r>
              </w:del>
              <w:del w:id="280" w:author="Adajar, Kassandra" w:date="2026-09-29T12:58:00Z" w16du:dateUtc="2026-09-29T16:58:00Z">
                <w:r w:rsidRPr="00746EC3" w:rsidDel="00F9205B">
                  <w:rPr>
                    <w:rFonts w:asciiTheme="minorHAnsi" w:eastAsia="Times New Roman" w:hAnsiTheme="minorHAnsi" w:cs="Times New Roman"/>
                    <w:rPrChange w:id="281" w:author="Adajar, Kassandra" w:date="2026-09-29T12:55:00Z" w16du:dateUtc="2026-09-29T16:55:00Z">
                      <w:rPr>
                        <w:rFonts w:ascii="Times New Roman" w:eastAsia="Times New Roman" w:hAnsi="Times New Roman" w:cs="Times New Roman"/>
                        <w:sz w:val="24"/>
                        <w:szCs w:val="24"/>
                      </w:rPr>
                    </w:rPrChange>
                  </w:rPr>
                  <w:delText xml:space="preserve">scam/fraud typology </w:delText>
                </w:r>
              </w:del>
              <w:del w:id="282" w:author="Adajar, Kassandra" w:date="2026-09-29T14:00:00Z" w16du:dateUtc="2026-09-29T18:00:00Z">
                <w:r w:rsidRPr="00746EC3" w:rsidDel="00AD3110">
                  <w:rPr>
                    <w:rFonts w:asciiTheme="minorHAnsi" w:eastAsia="Times New Roman" w:hAnsiTheme="minorHAnsi" w:cs="Times New Roman"/>
                    <w:rPrChange w:id="283" w:author="Adajar, Kassandra" w:date="2026-09-29T12:55:00Z" w16du:dateUtc="2026-09-29T16:55:00Z">
                      <w:rPr>
                        <w:rFonts w:ascii="Times New Roman" w:eastAsia="Times New Roman" w:hAnsi="Times New Roman" w:cs="Times New Roman"/>
                        <w:sz w:val="24"/>
                        <w:szCs w:val="24"/>
                      </w:rPr>
                    </w:rPrChange>
                  </w:rPr>
                  <w:delText xml:space="preserve">(e.g., </w:delText>
                </w:r>
              </w:del>
              <w:del w:id="284" w:author="Adajar, Kassandra" w:date="2026-09-29T12:58:00Z" w16du:dateUtc="2026-09-29T16:58:00Z">
                <w:r w:rsidRPr="00746EC3" w:rsidDel="00F9205B">
                  <w:rPr>
                    <w:rFonts w:asciiTheme="minorHAnsi" w:eastAsia="Times New Roman" w:hAnsiTheme="minorHAnsi" w:cs="Times New Roman"/>
                    <w:rPrChange w:id="285" w:author="Adajar, Kassandra" w:date="2026-09-29T12:55:00Z" w16du:dateUtc="2026-09-29T16:55:00Z">
                      <w:rPr>
                        <w:rFonts w:ascii="Times New Roman" w:eastAsia="Times New Roman" w:hAnsi="Times New Roman" w:cs="Times New Roman"/>
                        <w:sz w:val="24"/>
                        <w:szCs w:val="24"/>
                      </w:rPr>
                    </w:rPrChange>
                  </w:rPr>
                  <w:delText>phishing, account takeover</w:delText>
                </w:r>
              </w:del>
              <w:del w:id="286" w:author="Adajar, Kassandra" w:date="2026-09-29T14:00:00Z" w16du:dateUtc="2026-09-29T18:00:00Z">
                <w:r w:rsidRPr="00746EC3" w:rsidDel="00AD3110">
                  <w:rPr>
                    <w:rFonts w:asciiTheme="minorHAnsi" w:eastAsia="Times New Roman" w:hAnsiTheme="minorHAnsi" w:cs="Times New Roman"/>
                    <w:rPrChange w:id="287" w:author="Adajar, Kassandra" w:date="2026-09-29T12:55:00Z" w16du:dateUtc="2026-09-29T16:55:00Z">
                      <w:rPr>
                        <w:rFonts w:ascii="Times New Roman" w:eastAsia="Times New Roman" w:hAnsi="Times New Roman" w:cs="Times New Roman"/>
                        <w:sz w:val="24"/>
                        <w:szCs w:val="24"/>
                      </w:rPr>
                    </w:rPrChange>
                  </w:rPr>
                  <w:delText>); member reports no knowledge of or benefit from the transaction</w:delText>
                </w:r>
              </w:del>
            </w:ins>
          </w:p>
        </w:tc>
        <w:tc>
          <w:tcPr>
            <w:tcW w:w="2518" w:type="dxa"/>
            <w:hideMark/>
            <w:tcPrChange w:id="288" w:author="Adajar, Kassandra" w:date="2026-10-01T09:46:00Z" w16du:dateUtc="2026-10-01T13:46:00Z">
              <w:tcPr>
                <w:tcW w:w="2072" w:type="dxa"/>
                <w:gridSpan w:val="2"/>
                <w:hideMark/>
              </w:tcPr>
            </w:tcPrChange>
          </w:tcPr>
          <w:p w14:paraId="323F73E8" w14:textId="6ACE5D2B" w:rsidR="00D82E33" w:rsidRPr="00746EC3" w:rsidDel="00AD3110"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289" w:author="Danylenko, Victoria" w:date="2026-09-29T06:36:00Z" w16du:dateUtc="2026-09-28T20:36:00Z"/>
                <w:del w:id="290" w:author="Adajar, Kassandra" w:date="2026-09-29T14:00:00Z" w16du:dateUtc="2026-09-29T18:00:00Z"/>
                <w:rFonts w:asciiTheme="minorHAnsi" w:eastAsia="Times New Roman" w:hAnsiTheme="minorHAnsi" w:cs="Times New Roman"/>
                <w:rPrChange w:id="291" w:author="Adajar, Kassandra" w:date="2026-09-29T12:55:00Z" w16du:dateUtc="2026-09-29T16:55:00Z">
                  <w:rPr>
                    <w:ins w:id="292" w:author="Danylenko, Victoria" w:date="2026-09-29T06:36:00Z" w16du:dateUtc="2026-09-28T20:36:00Z"/>
                    <w:del w:id="293" w:author="Adajar, Kassandra" w:date="2026-09-29T14:00:00Z" w16du:dateUtc="2026-09-29T18:00:00Z"/>
                    <w:rFonts w:ascii="Times New Roman" w:eastAsia="Times New Roman" w:hAnsi="Times New Roman" w:cs="Times New Roman"/>
                    <w:sz w:val="24"/>
                    <w:szCs w:val="24"/>
                  </w:rPr>
                </w:rPrChange>
              </w:rPr>
            </w:pPr>
            <w:ins w:id="294" w:author="Danylenko, Victoria" w:date="2026-09-29T06:36:00Z" w16du:dateUtc="2026-09-28T20:36:00Z">
              <w:del w:id="295" w:author="Adajar, Kassandra" w:date="2026-09-29T14:00:00Z" w16du:dateUtc="2026-09-29T18:00:00Z">
                <w:r w:rsidRPr="00746EC3" w:rsidDel="00AD3110">
                  <w:rPr>
                    <w:rFonts w:asciiTheme="minorHAnsi" w:eastAsia="Times New Roman" w:hAnsiTheme="minorHAnsi" w:cs="Times New Roman"/>
                    <w:rPrChange w:id="296" w:author="Adajar, Kassandra" w:date="2026-09-29T12:55:00Z" w16du:dateUtc="2026-09-29T16:55:00Z">
                      <w:rPr>
                        <w:rFonts w:ascii="Times New Roman" w:eastAsia="Times New Roman" w:hAnsi="Times New Roman" w:cs="Times New Roman"/>
                        <w:sz w:val="24"/>
                        <w:szCs w:val="24"/>
                      </w:rPr>
                    </w:rPrChange>
                  </w:rPr>
                  <w:delText>Vague, inconsistent, or evolving narrative; member unable to explain how card details were compromised</w:delText>
                </w:r>
              </w:del>
            </w:ins>
          </w:p>
        </w:tc>
      </w:tr>
      <w:tr w:rsidR="00D82E33" w:rsidRPr="00C56FAD" w14:paraId="6C0C1E3A" w14:textId="77777777" w:rsidTr="00D82E33">
        <w:trPr>
          <w:trHeight w:val="1401"/>
          <w:ins w:id="297" w:author="Danylenko, Victoria" w:date="2026-09-29T06:36:00Z"/>
          <w:trPrChange w:id="298" w:author="Adajar, Kassandra" w:date="2026-10-01T09:46:00Z" w16du:dateUtc="2026-10-01T13:46:00Z">
            <w:trPr>
              <w:gridAfter w:val="0"/>
              <w:trHeight w:val="1483"/>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299" w:author="Adajar, Kassandra" w:date="2026-10-01T09:46:00Z" w16du:dateUtc="2026-10-01T13:46:00Z">
              <w:tcPr>
                <w:tcW w:w="352" w:type="dxa"/>
                <w:hideMark/>
              </w:tcPr>
            </w:tcPrChange>
          </w:tcPr>
          <w:p w14:paraId="45FE9E83" w14:textId="46D96B8E"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rPr>
                <w:ins w:id="300" w:author="Danylenko, Victoria" w:date="2026-09-29T06:36:00Z" w16du:dateUtc="2026-09-28T20:36:00Z"/>
                <w:rFonts w:asciiTheme="minorHAnsi" w:eastAsia="Times New Roman" w:hAnsiTheme="minorHAnsi" w:cs="Times New Roman"/>
                <w:sz w:val="20"/>
                <w:rPrChange w:id="301" w:author="Adajar, Kassandra" w:date="2026-09-29T12:55:00Z" w16du:dateUtc="2026-09-29T16:55:00Z">
                  <w:rPr>
                    <w:ins w:id="302" w:author="Danylenko, Victoria" w:date="2026-09-29T06:36:00Z" w16du:dateUtc="2026-09-28T20:36:00Z"/>
                    <w:rFonts w:ascii="Times New Roman" w:eastAsia="Times New Roman" w:hAnsi="Times New Roman" w:cs="Times New Roman"/>
                    <w:sz w:val="24"/>
                    <w:szCs w:val="24"/>
                  </w:rPr>
                </w:rPrChange>
              </w:rPr>
            </w:pPr>
            <w:ins w:id="303" w:author="Adajar, Kassandra" w:date="2026-09-29T15:24:00Z" w16du:dateUtc="2026-09-29T19:24:00Z">
              <w:r>
                <w:rPr>
                  <w:rFonts w:asciiTheme="minorHAnsi" w:eastAsia="Times New Roman" w:hAnsiTheme="minorHAnsi" w:cs="Times New Roman"/>
                  <w:sz w:val="20"/>
                </w:rPr>
                <w:t>1</w:t>
              </w:r>
            </w:ins>
            <w:ins w:id="304" w:author="Danylenko, Victoria" w:date="2026-09-29T06:36:00Z" w16du:dateUtc="2026-09-28T20:36:00Z">
              <w:del w:id="305" w:author="Adajar, Kassandra" w:date="2026-09-29T15:24:00Z" w16du:dateUtc="2026-09-29T19:24:00Z">
                <w:r w:rsidRPr="00746EC3" w:rsidDel="005C122F">
                  <w:rPr>
                    <w:rFonts w:asciiTheme="minorHAnsi" w:eastAsia="Times New Roman" w:hAnsiTheme="minorHAnsi" w:cs="Times New Roman"/>
                    <w:sz w:val="20"/>
                    <w:rPrChange w:id="306" w:author="Adajar, Kassandra" w:date="2026-09-29T12:55:00Z" w16du:dateUtc="2026-09-29T16:55:00Z">
                      <w:rPr>
                        <w:rFonts w:ascii="Times New Roman" w:eastAsia="Times New Roman" w:hAnsi="Times New Roman" w:cs="Times New Roman"/>
                        <w:sz w:val="24"/>
                        <w:szCs w:val="24"/>
                      </w:rPr>
                    </w:rPrChange>
                  </w:rPr>
                  <w:delText>2</w:delText>
                </w:r>
              </w:del>
            </w:ins>
          </w:p>
        </w:tc>
        <w:tc>
          <w:tcPr>
            <w:tcW w:w="1639" w:type="dxa"/>
            <w:hideMark/>
            <w:tcPrChange w:id="307" w:author="Adajar, Kassandra" w:date="2026-10-01T09:46:00Z" w16du:dateUtc="2026-10-01T13:46:00Z">
              <w:tcPr>
                <w:tcW w:w="1349" w:type="dxa"/>
                <w:gridSpan w:val="2"/>
                <w:hideMark/>
              </w:tcPr>
            </w:tcPrChange>
          </w:tcPr>
          <w:p w14:paraId="46050638" w14:textId="125C22DC" w:rsidR="00D82E3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08" w:author="Adajar, Kassandra" w:date="2026-09-29T15:23:00Z" w16du:dateUtc="2026-09-29T19:23:00Z"/>
                <w:rFonts w:asciiTheme="minorHAnsi" w:eastAsia="Times New Roman" w:hAnsiTheme="minorHAnsi" w:cs="Times New Roman"/>
                <w:b/>
                <w:bCs/>
              </w:rPr>
            </w:pPr>
            <w:ins w:id="309" w:author="Danylenko, Victoria" w:date="2026-09-29T06:36:00Z" w16du:dateUtc="2026-09-28T20:36:00Z">
              <w:del w:id="310" w:author="Adajar, Kassandra" w:date="2026-09-29T13:21:00Z" w16du:dateUtc="2026-09-29T17:21:00Z">
                <w:r w:rsidRPr="00746EC3" w:rsidDel="00437E14">
                  <w:rPr>
                    <w:rFonts w:asciiTheme="minorHAnsi" w:eastAsia="Times New Roman" w:hAnsiTheme="minorHAnsi" w:cs="Times New Roman"/>
                    <w:b/>
                    <w:bCs/>
                    <w:rPrChange w:id="311" w:author="Adajar, Kassandra" w:date="2026-09-29T12:55:00Z" w16du:dateUtc="2026-09-29T16:55:00Z">
                      <w:rPr>
                        <w:rFonts w:ascii="Times New Roman" w:eastAsia="Times New Roman" w:hAnsi="Times New Roman" w:cs="Times New Roman"/>
                        <w:b/>
                        <w:bCs/>
                        <w:sz w:val="24"/>
                        <w:szCs w:val="24"/>
                      </w:rPr>
                    </w:rPrChange>
                  </w:rPr>
                  <w:delText>Disputed Transaction(s)</w:delText>
                </w:r>
              </w:del>
            </w:ins>
            <w:ins w:id="312" w:author="Adajar, Kassandra" w:date="2026-09-29T13:21:00Z" w16du:dateUtc="2026-09-29T17:21:00Z">
              <w:r>
                <w:rPr>
                  <w:rFonts w:asciiTheme="minorHAnsi" w:eastAsia="Times New Roman" w:hAnsiTheme="minorHAnsi" w:cs="Times New Roman"/>
                  <w:b/>
                  <w:bCs/>
                </w:rPr>
                <w:t xml:space="preserve">Transaction </w:t>
              </w:r>
            </w:ins>
            <w:ins w:id="313" w:author="Adajar, Kassandra" w:date="2026-09-29T15:24:00Z" w16du:dateUtc="2026-09-29T19:24:00Z">
              <w:r>
                <w:rPr>
                  <w:rFonts w:asciiTheme="minorHAnsi" w:eastAsia="Times New Roman" w:hAnsiTheme="minorHAnsi" w:cs="Times New Roman"/>
                  <w:b/>
                  <w:bCs/>
                </w:rPr>
                <w:t>Data</w:t>
              </w:r>
            </w:ins>
          </w:p>
          <w:p w14:paraId="5413E5EC" w14:textId="5916308A"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14" w:author="Danylenko, Victoria" w:date="2026-09-29T06:36:00Z" w16du:dateUtc="2026-09-28T20:36:00Z"/>
                <w:rFonts w:asciiTheme="minorHAnsi" w:eastAsia="Times New Roman" w:hAnsiTheme="minorHAnsi" w:cs="Times New Roman"/>
                <w:rPrChange w:id="315" w:author="Adajar, Kassandra" w:date="2026-09-29T12:55:00Z" w16du:dateUtc="2026-09-29T16:55:00Z">
                  <w:rPr>
                    <w:ins w:id="316" w:author="Danylenko, Victoria" w:date="2026-09-29T06:36:00Z" w16du:dateUtc="2026-09-28T20:36:00Z"/>
                    <w:rFonts w:ascii="Times New Roman" w:eastAsia="Times New Roman" w:hAnsi="Times New Roman" w:cs="Times New Roman"/>
                    <w:sz w:val="24"/>
                    <w:szCs w:val="24"/>
                  </w:rPr>
                </w:rPrChange>
              </w:rPr>
            </w:pPr>
          </w:p>
        </w:tc>
        <w:tc>
          <w:tcPr>
            <w:tcW w:w="2473" w:type="dxa"/>
            <w:hideMark/>
            <w:tcPrChange w:id="317" w:author="Adajar, Kassandra" w:date="2026-10-01T09:46:00Z" w16du:dateUtc="2026-10-01T13:46:00Z">
              <w:tcPr>
                <w:tcW w:w="2035" w:type="dxa"/>
                <w:gridSpan w:val="2"/>
                <w:hideMark/>
              </w:tcPr>
            </w:tcPrChange>
          </w:tcPr>
          <w:p w14:paraId="6EFF3310" w14:textId="5F62DFA4" w:rsidR="00D82E33" w:rsidRPr="00DD4ABB" w:rsidRDefault="00D82E33">
            <w:pPr>
              <w:pStyle w:val="ListParagraph"/>
              <w:numPr>
                <w:ilvl w:val="0"/>
                <w:numId w:val="56"/>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18" w:author="Adajar, Kassandra" w:date="2026-09-29T13:58:00Z" w16du:dateUtc="2026-09-29T17:58:00Z"/>
                <w:rFonts w:asciiTheme="minorHAnsi" w:eastAsia="Times New Roman" w:hAnsiTheme="minorHAnsi" w:cs="Times New Roman"/>
                <w:rPrChange w:id="319" w:author="Adajar, Kassandra" w:date="2026-09-29T13:58:00Z" w16du:dateUtc="2026-09-29T17:58:00Z">
                  <w:rPr>
                    <w:ins w:id="320" w:author="Adajar, Kassandra" w:date="2026-09-29T13:58:00Z" w16du:dateUtc="2026-09-29T17:58:00Z"/>
                  </w:rPr>
                </w:rPrChange>
              </w:rPr>
              <w:pPrChange w:id="321" w:author="Adajar, Kassandra" w:date="2026-09-29T13:58:00Z" w16du:dateUtc="2026-09-29T17:58: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322" w:author="Danylenko, Victoria" w:date="2026-09-29T06:36:00Z" w16du:dateUtc="2026-09-28T20:36:00Z">
              <w:r w:rsidRPr="00DD4ABB">
                <w:rPr>
                  <w:rFonts w:asciiTheme="minorHAnsi" w:eastAsia="Times New Roman" w:hAnsiTheme="minorHAnsi" w:cs="Times New Roman"/>
                  <w:rPrChange w:id="323" w:author="Adajar, Kassandra" w:date="2026-09-29T13:58:00Z" w16du:dateUtc="2026-09-29T17:58:00Z">
                    <w:rPr>
                      <w:rFonts w:ascii="Times New Roman" w:eastAsia="Times New Roman" w:hAnsi="Times New Roman" w:cs="Times New Roman"/>
                      <w:sz w:val="24"/>
                      <w:szCs w:val="24"/>
                    </w:rPr>
                  </w:rPrChange>
                </w:rPr>
                <w:t>Date</w:t>
              </w:r>
            </w:ins>
            <w:ins w:id="324" w:author="Adajar, Kassandra" w:date="2026-09-29T15:02:00Z" w16du:dateUtc="2026-09-29T19:02:00Z">
              <w:r>
                <w:rPr>
                  <w:rFonts w:asciiTheme="minorHAnsi" w:eastAsia="Times New Roman" w:hAnsiTheme="minorHAnsi" w:cs="Times New Roman"/>
                </w:rPr>
                <w:t xml:space="preserve"> of transaction</w:t>
              </w:r>
            </w:ins>
          </w:p>
          <w:p w14:paraId="1115B9AF" w14:textId="786C0197" w:rsidR="00D82E33" w:rsidRPr="00DD4ABB" w:rsidRDefault="00D82E33">
            <w:pPr>
              <w:pStyle w:val="ListParagraph"/>
              <w:numPr>
                <w:ilvl w:val="0"/>
                <w:numId w:val="56"/>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25" w:author="Adajar, Kassandra" w:date="2026-09-29T13:58:00Z" w16du:dateUtc="2026-09-29T17:58:00Z"/>
                <w:rFonts w:asciiTheme="minorHAnsi" w:eastAsia="Times New Roman" w:hAnsiTheme="minorHAnsi" w:cs="Times New Roman"/>
                <w:rPrChange w:id="326" w:author="Adajar, Kassandra" w:date="2026-09-29T13:58:00Z" w16du:dateUtc="2026-09-29T17:58:00Z">
                  <w:rPr>
                    <w:ins w:id="327" w:author="Adajar, Kassandra" w:date="2026-09-29T13:58:00Z" w16du:dateUtc="2026-09-29T17:58:00Z"/>
                  </w:rPr>
                </w:rPrChange>
              </w:rPr>
              <w:pPrChange w:id="328" w:author="Adajar, Kassandra" w:date="2026-09-29T13:58:00Z" w16du:dateUtc="2026-09-29T17:58: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329" w:author="Danylenko, Victoria" w:date="2026-09-29T06:36:00Z" w16du:dateUtc="2026-09-28T20:36:00Z">
              <w:del w:id="330" w:author="Adajar, Kassandra" w:date="2026-09-29T13:58:00Z" w16du:dateUtc="2026-09-29T17:58:00Z">
                <w:r w:rsidRPr="00DD4ABB" w:rsidDel="00DD4ABB">
                  <w:rPr>
                    <w:rFonts w:asciiTheme="minorHAnsi" w:eastAsia="Times New Roman" w:hAnsiTheme="minorHAnsi" w:cs="Times New Roman"/>
                    <w:rPrChange w:id="331" w:author="Adajar, Kassandra" w:date="2026-09-29T13:58:00Z" w16du:dateUtc="2026-09-29T17:58:00Z">
                      <w:rPr>
                        <w:rFonts w:ascii="Times New Roman" w:eastAsia="Times New Roman" w:hAnsi="Times New Roman" w:cs="Times New Roman"/>
                        <w:sz w:val="24"/>
                        <w:szCs w:val="24"/>
                      </w:rPr>
                    </w:rPrChange>
                  </w:rPr>
                  <w:delText xml:space="preserve">, </w:delText>
                </w:r>
              </w:del>
            </w:ins>
            <w:ins w:id="332" w:author="Adajar, Kassandra" w:date="2026-09-29T15:03:00Z" w16du:dateUtc="2026-09-29T19:03:00Z">
              <w:r>
                <w:rPr>
                  <w:rFonts w:asciiTheme="minorHAnsi" w:eastAsia="Times New Roman" w:hAnsiTheme="minorHAnsi" w:cs="Times New Roman"/>
                </w:rPr>
                <w:t>Transaction Amount</w:t>
              </w:r>
            </w:ins>
            <w:ins w:id="333" w:author="Danylenko, Victoria" w:date="2026-09-29T06:36:00Z" w16du:dateUtc="2026-09-28T20:36:00Z">
              <w:del w:id="334" w:author="Adajar, Kassandra" w:date="2026-09-29T14:11:00Z" w16du:dateUtc="2026-09-29T18:11:00Z">
                <w:r w:rsidRPr="00DD4ABB" w:rsidDel="005D6CC9">
                  <w:rPr>
                    <w:rFonts w:asciiTheme="minorHAnsi" w:eastAsia="Times New Roman" w:hAnsiTheme="minorHAnsi" w:cs="Times New Roman"/>
                    <w:rPrChange w:id="335" w:author="Adajar, Kassandra" w:date="2026-09-29T13:58:00Z" w16du:dateUtc="2026-09-29T17:58:00Z">
                      <w:rPr>
                        <w:rFonts w:ascii="Times New Roman" w:eastAsia="Times New Roman" w:hAnsi="Times New Roman" w:cs="Times New Roman"/>
                        <w:sz w:val="24"/>
                        <w:szCs w:val="24"/>
                      </w:rPr>
                    </w:rPrChange>
                  </w:rPr>
                  <w:delText>a</w:delText>
                </w:r>
              </w:del>
              <w:del w:id="336" w:author="Adajar, Kassandra" w:date="2026-09-29T15:03:00Z" w16du:dateUtc="2026-09-29T19:03:00Z">
                <w:r w:rsidRPr="00DD4ABB" w:rsidDel="007C751D">
                  <w:rPr>
                    <w:rFonts w:asciiTheme="minorHAnsi" w:eastAsia="Times New Roman" w:hAnsiTheme="minorHAnsi" w:cs="Times New Roman"/>
                    <w:rPrChange w:id="337" w:author="Adajar, Kassandra" w:date="2026-09-29T13:58:00Z" w16du:dateUtc="2026-09-29T17:58:00Z">
                      <w:rPr>
                        <w:rFonts w:ascii="Times New Roman" w:eastAsia="Times New Roman" w:hAnsi="Times New Roman" w:cs="Times New Roman"/>
                        <w:sz w:val="24"/>
                        <w:szCs w:val="24"/>
                      </w:rPr>
                    </w:rPrChange>
                  </w:rPr>
                  <w:delText>mount</w:delText>
                </w:r>
              </w:del>
            </w:ins>
          </w:p>
          <w:p w14:paraId="2FBEF4B9" w14:textId="7D7B5D72" w:rsidR="00D82E33" w:rsidRPr="00DD4ABB" w:rsidRDefault="00D82E33">
            <w:pPr>
              <w:pStyle w:val="ListParagraph"/>
              <w:numPr>
                <w:ilvl w:val="0"/>
                <w:numId w:val="56"/>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38" w:author="Adajar, Kassandra" w:date="2026-09-29T13:58:00Z" w16du:dateUtc="2026-09-29T17:58:00Z"/>
                <w:rFonts w:asciiTheme="minorHAnsi" w:eastAsia="Times New Roman" w:hAnsiTheme="minorHAnsi" w:cs="Times New Roman"/>
                <w:rPrChange w:id="339" w:author="Adajar, Kassandra" w:date="2026-09-29T13:58:00Z" w16du:dateUtc="2026-09-29T17:58:00Z">
                  <w:rPr>
                    <w:ins w:id="340" w:author="Adajar, Kassandra" w:date="2026-09-29T13:58:00Z" w16du:dateUtc="2026-09-29T17:58:00Z"/>
                  </w:rPr>
                </w:rPrChange>
              </w:rPr>
              <w:pPrChange w:id="341" w:author="Adajar, Kassandra" w:date="2026-09-29T13:58:00Z" w16du:dateUtc="2026-09-29T17:58: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342" w:author="Danylenko, Victoria" w:date="2026-09-29T06:36:00Z" w16du:dateUtc="2026-09-28T20:36:00Z">
              <w:del w:id="343" w:author="Adajar, Kassandra" w:date="2026-09-29T13:58:00Z" w16du:dateUtc="2026-09-29T17:58:00Z">
                <w:r w:rsidRPr="00DD4ABB" w:rsidDel="00DD4ABB">
                  <w:rPr>
                    <w:rFonts w:asciiTheme="minorHAnsi" w:eastAsia="Times New Roman" w:hAnsiTheme="minorHAnsi" w:cs="Times New Roman"/>
                    <w:rPrChange w:id="344" w:author="Adajar, Kassandra" w:date="2026-09-29T13:58:00Z" w16du:dateUtc="2026-09-29T17:58:00Z">
                      <w:rPr>
                        <w:rFonts w:ascii="Times New Roman" w:eastAsia="Times New Roman" w:hAnsi="Times New Roman" w:cs="Times New Roman"/>
                        <w:sz w:val="24"/>
                        <w:szCs w:val="24"/>
                      </w:rPr>
                    </w:rPrChange>
                  </w:rPr>
                  <w:delText xml:space="preserve">, </w:delText>
                </w:r>
              </w:del>
            </w:ins>
            <w:ins w:id="345" w:author="Adajar, Kassandra" w:date="2026-09-29T14:11:00Z" w16du:dateUtc="2026-09-29T18:11:00Z">
              <w:r>
                <w:rPr>
                  <w:rFonts w:asciiTheme="minorHAnsi" w:eastAsia="Times New Roman" w:hAnsiTheme="minorHAnsi" w:cs="Times New Roman"/>
                </w:rPr>
                <w:t>M</w:t>
              </w:r>
            </w:ins>
            <w:ins w:id="346" w:author="Danylenko, Victoria" w:date="2026-09-29T06:36:00Z" w16du:dateUtc="2026-09-28T20:36:00Z">
              <w:del w:id="347" w:author="Adajar, Kassandra" w:date="2026-09-29T14:11:00Z" w16du:dateUtc="2026-09-29T18:11:00Z">
                <w:r w:rsidRPr="00DD4ABB" w:rsidDel="005D6CC9">
                  <w:rPr>
                    <w:rFonts w:asciiTheme="minorHAnsi" w:eastAsia="Times New Roman" w:hAnsiTheme="minorHAnsi" w:cs="Times New Roman"/>
                    <w:rPrChange w:id="348" w:author="Adajar, Kassandra" w:date="2026-09-29T13:58:00Z" w16du:dateUtc="2026-09-29T17:58:00Z">
                      <w:rPr>
                        <w:rFonts w:ascii="Times New Roman" w:eastAsia="Times New Roman" w:hAnsi="Times New Roman" w:cs="Times New Roman"/>
                        <w:sz w:val="24"/>
                        <w:szCs w:val="24"/>
                      </w:rPr>
                    </w:rPrChange>
                  </w:rPr>
                  <w:delText>m</w:delText>
                </w:r>
              </w:del>
              <w:r w:rsidRPr="00DD4ABB">
                <w:rPr>
                  <w:rFonts w:asciiTheme="minorHAnsi" w:eastAsia="Times New Roman" w:hAnsiTheme="minorHAnsi" w:cs="Times New Roman"/>
                  <w:rPrChange w:id="349" w:author="Adajar, Kassandra" w:date="2026-09-29T13:58:00Z" w16du:dateUtc="2026-09-29T17:58:00Z">
                    <w:rPr>
                      <w:rFonts w:ascii="Times New Roman" w:eastAsia="Times New Roman" w:hAnsi="Times New Roman" w:cs="Times New Roman"/>
                      <w:sz w:val="24"/>
                      <w:szCs w:val="24"/>
                    </w:rPr>
                  </w:rPrChange>
                </w:rPr>
                <w:t>erchant information</w:t>
              </w:r>
            </w:ins>
          </w:p>
          <w:p w14:paraId="1A6882E0" w14:textId="69C1EE1C" w:rsidR="00D82E33" w:rsidRPr="00DD4ABB" w:rsidRDefault="00D82E33">
            <w:pPr>
              <w:pStyle w:val="ListParagraph"/>
              <w:numPr>
                <w:ilvl w:val="0"/>
                <w:numId w:val="56"/>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50" w:author="Danylenko, Victoria" w:date="2026-09-29T06:36:00Z" w16du:dateUtc="2026-09-28T20:36:00Z"/>
                <w:rFonts w:asciiTheme="minorHAnsi" w:eastAsia="Times New Roman" w:hAnsiTheme="minorHAnsi" w:cs="Times New Roman"/>
                <w:rPrChange w:id="351" w:author="Adajar, Kassandra" w:date="2026-09-29T13:58:00Z" w16du:dateUtc="2026-09-29T17:58:00Z">
                  <w:rPr>
                    <w:ins w:id="352" w:author="Danylenko, Victoria" w:date="2026-09-29T06:36:00Z" w16du:dateUtc="2026-09-28T20:36:00Z"/>
                    <w:rFonts w:ascii="Times New Roman" w:eastAsia="Times New Roman" w:hAnsi="Times New Roman" w:cs="Times New Roman"/>
                    <w:sz w:val="24"/>
                    <w:szCs w:val="24"/>
                  </w:rPr>
                </w:rPrChange>
              </w:rPr>
              <w:pPrChange w:id="353" w:author="Adajar, Kassandra" w:date="2026-09-29T13:58:00Z" w16du:dateUtc="2026-09-29T17:58: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354" w:author="Danylenko, Victoria" w:date="2026-09-29T06:36:00Z" w16du:dateUtc="2026-09-28T20:36:00Z">
              <w:del w:id="355" w:author="Adajar, Kassandra" w:date="2026-09-29T13:58:00Z" w16du:dateUtc="2026-09-29T17:58:00Z">
                <w:r w:rsidRPr="00DD4ABB" w:rsidDel="00DD4ABB">
                  <w:rPr>
                    <w:rFonts w:asciiTheme="minorHAnsi" w:eastAsia="Times New Roman" w:hAnsiTheme="minorHAnsi" w:cs="Times New Roman"/>
                    <w:rPrChange w:id="356" w:author="Adajar, Kassandra" w:date="2026-09-29T13:58:00Z" w16du:dateUtc="2026-09-29T17:58:00Z">
                      <w:rPr>
                        <w:rFonts w:ascii="Times New Roman" w:eastAsia="Times New Roman" w:hAnsi="Times New Roman" w:cs="Times New Roman"/>
                        <w:sz w:val="24"/>
                        <w:szCs w:val="24"/>
                      </w:rPr>
                    </w:rPrChange>
                  </w:rPr>
                  <w:delText xml:space="preserve">, and </w:delText>
                </w:r>
              </w:del>
            </w:ins>
            <w:ins w:id="357" w:author="Adajar, Kassandra" w:date="2026-09-29T14:11:00Z" w16du:dateUtc="2026-09-29T18:11:00Z">
              <w:r>
                <w:rPr>
                  <w:rFonts w:asciiTheme="minorHAnsi" w:eastAsia="Times New Roman" w:hAnsiTheme="minorHAnsi" w:cs="Times New Roman"/>
                </w:rPr>
                <w:t>Tr</w:t>
              </w:r>
            </w:ins>
            <w:ins w:id="358" w:author="Danylenko, Victoria" w:date="2026-09-29T06:36:00Z" w16du:dateUtc="2026-09-28T20:36:00Z">
              <w:del w:id="359" w:author="Adajar, Kassandra" w:date="2026-09-29T14:11:00Z" w16du:dateUtc="2026-09-29T18:11:00Z">
                <w:r w:rsidRPr="00DD4ABB" w:rsidDel="005D6CC9">
                  <w:rPr>
                    <w:rFonts w:asciiTheme="minorHAnsi" w:eastAsia="Times New Roman" w:hAnsiTheme="minorHAnsi" w:cs="Times New Roman"/>
                    <w:rPrChange w:id="360" w:author="Adajar, Kassandra" w:date="2026-09-29T13:58:00Z" w16du:dateUtc="2026-09-29T17:58:00Z">
                      <w:rPr>
                        <w:rFonts w:ascii="Times New Roman" w:eastAsia="Times New Roman" w:hAnsi="Times New Roman" w:cs="Times New Roman"/>
                        <w:sz w:val="24"/>
                        <w:szCs w:val="24"/>
                      </w:rPr>
                    </w:rPrChange>
                  </w:rPr>
                  <w:delText>tr</w:delText>
                </w:r>
              </w:del>
              <w:r w:rsidRPr="00DD4ABB">
                <w:rPr>
                  <w:rFonts w:asciiTheme="minorHAnsi" w:eastAsia="Times New Roman" w:hAnsiTheme="minorHAnsi" w:cs="Times New Roman"/>
                  <w:rPrChange w:id="361" w:author="Adajar, Kassandra" w:date="2026-09-29T13:58:00Z" w16du:dateUtc="2026-09-29T17:58:00Z">
                    <w:rPr>
                      <w:rFonts w:ascii="Times New Roman" w:eastAsia="Times New Roman" w:hAnsi="Times New Roman" w:cs="Times New Roman"/>
                      <w:sz w:val="24"/>
                      <w:szCs w:val="24"/>
                    </w:rPr>
                  </w:rPrChange>
                </w:rPr>
                <w:t>ansaction channel</w:t>
              </w:r>
            </w:ins>
            <w:ins w:id="362" w:author="Adajar, Kassandra" w:date="2026-09-29T15:02:00Z" w16du:dateUtc="2026-09-29T19:02:00Z">
              <w:r>
                <w:rPr>
                  <w:rFonts w:asciiTheme="minorHAnsi" w:eastAsia="Times New Roman" w:hAnsiTheme="minorHAnsi" w:cs="Times New Roman"/>
                </w:rPr>
                <w:t xml:space="preserve"> </w:t>
              </w:r>
            </w:ins>
          </w:p>
        </w:tc>
        <w:tc>
          <w:tcPr>
            <w:tcW w:w="2310" w:type="dxa"/>
            <w:hideMark/>
            <w:tcPrChange w:id="363" w:author="Adajar, Kassandra" w:date="2026-10-01T09:46:00Z" w16du:dateUtc="2026-10-01T13:46:00Z">
              <w:tcPr>
                <w:tcW w:w="1901" w:type="dxa"/>
                <w:gridSpan w:val="2"/>
                <w:hideMark/>
              </w:tcPr>
            </w:tcPrChange>
          </w:tcPr>
          <w:p w14:paraId="367193AF" w14:textId="22310184" w:rsidR="00D82E33" w:rsidRPr="00987C55" w:rsidRDefault="00D82E33">
            <w:pPr>
              <w:pStyle w:val="ListParagraph"/>
              <w:numPr>
                <w:ilvl w:val="0"/>
                <w:numId w:val="56"/>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64" w:author="Danylenko, Victoria" w:date="2026-09-29T06:36:00Z" w16du:dateUtc="2026-09-28T20:36:00Z"/>
                <w:rFonts w:asciiTheme="minorHAnsi" w:eastAsia="Times New Roman" w:hAnsiTheme="minorHAnsi" w:cs="Times New Roman"/>
                <w:rPrChange w:id="365" w:author="Adajar, Kassandra" w:date="2026-09-29T15:05:00Z" w16du:dateUtc="2026-09-29T19:05:00Z">
                  <w:rPr>
                    <w:ins w:id="366" w:author="Danylenko, Victoria" w:date="2026-09-29T06:36:00Z" w16du:dateUtc="2026-09-28T20:36:00Z"/>
                    <w:rFonts w:ascii="Times New Roman" w:eastAsia="Times New Roman" w:hAnsi="Times New Roman" w:cs="Times New Roman"/>
                    <w:sz w:val="24"/>
                    <w:szCs w:val="24"/>
                  </w:rPr>
                </w:rPrChange>
              </w:rPr>
              <w:pPrChange w:id="367" w:author="Adajar, Kassandra" w:date="2026-09-29T15:05:00Z" w16du:dateUtc="2026-09-29T19:05: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368" w:author="Adajar, Kassandra" w:date="2026-09-29T15:03:00Z" w16du:dateUtc="2026-09-29T19:03:00Z">
              <w:r w:rsidRPr="00987C55">
                <w:rPr>
                  <w:rFonts w:asciiTheme="minorHAnsi" w:eastAsia="Times New Roman" w:hAnsiTheme="minorHAnsi" w:cs="Times New Roman"/>
                  <w:rPrChange w:id="369" w:author="Adajar, Kassandra" w:date="2026-09-29T15:05:00Z" w16du:dateUtc="2026-09-29T19:05:00Z">
                    <w:rPr/>
                  </w:rPrChange>
                </w:rPr>
                <w:t>Transaction (s) fall outside the member's normal spending pattern, merchant category, location or time of day</w:t>
              </w:r>
            </w:ins>
            <w:ins w:id="370" w:author="Danylenko, Victoria" w:date="2026-09-29T06:36:00Z" w16du:dateUtc="2026-09-28T20:36:00Z">
              <w:del w:id="371" w:author="Adajar, Kassandra" w:date="2026-09-29T15:03:00Z" w16du:dateUtc="2026-09-29T19:03:00Z">
                <w:r w:rsidRPr="00987C55" w:rsidDel="003548A5">
                  <w:rPr>
                    <w:rFonts w:asciiTheme="minorHAnsi" w:eastAsia="Times New Roman" w:hAnsiTheme="minorHAnsi" w:cs="Times New Roman"/>
                    <w:rPrChange w:id="372" w:author="Adajar, Kassandra" w:date="2026-09-29T15:05:00Z" w16du:dateUtc="2026-09-29T19:05:00Z">
                      <w:rPr>
                        <w:rFonts w:ascii="Times New Roman" w:eastAsia="Times New Roman" w:hAnsi="Times New Roman" w:cs="Times New Roman"/>
                        <w:sz w:val="24"/>
                        <w:szCs w:val="24"/>
                      </w:rPr>
                    </w:rPrChange>
                  </w:rPr>
                  <w:delText>Transaction(s) fall outside member's normal spending pattern, merchant category, geography, or time of day</w:delText>
                </w:r>
              </w:del>
            </w:ins>
          </w:p>
        </w:tc>
        <w:tc>
          <w:tcPr>
            <w:tcW w:w="2518" w:type="dxa"/>
            <w:hideMark/>
            <w:tcPrChange w:id="373" w:author="Adajar, Kassandra" w:date="2026-10-01T09:46:00Z" w16du:dateUtc="2026-10-01T13:46:00Z">
              <w:tcPr>
                <w:tcW w:w="2072" w:type="dxa"/>
                <w:gridSpan w:val="2"/>
                <w:hideMark/>
              </w:tcPr>
            </w:tcPrChange>
          </w:tcPr>
          <w:p w14:paraId="3E3B5EEA" w14:textId="2D4128D3" w:rsidR="00D82E33" w:rsidRPr="00987C55" w:rsidRDefault="00D82E33">
            <w:pPr>
              <w:pStyle w:val="ListParagraph"/>
              <w:numPr>
                <w:ilvl w:val="0"/>
                <w:numId w:val="56"/>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374" w:author="Danylenko, Victoria" w:date="2026-09-29T06:36:00Z" w16du:dateUtc="2026-09-28T20:36:00Z"/>
                <w:rFonts w:asciiTheme="minorHAnsi" w:eastAsia="Times New Roman" w:hAnsiTheme="minorHAnsi" w:cs="Times New Roman"/>
                <w:rPrChange w:id="375" w:author="Adajar, Kassandra" w:date="2026-09-29T15:05:00Z" w16du:dateUtc="2026-09-29T19:05:00Z">
                  <w:rPr>
                    <w:ins w:id="376" w:author="Danylenko, Victoria" w:date="2026-09-29T06:36:00Z" w16du:dateUtc="2026-09-28T20:36:00Z"/>
                    <w:rFonts w:ascii="Times New Roman" w:eastAsia="Times New Roman" w:hAnsi="Times New Roman" w:cs="Times New Roman"/>
                    <w:sz w:val="24"/>
                    <w:szCs w:val="24"/>
                  </w:rPr>
                </w:rPrChange>
              </w:rPr>
              <w:pPrChange w:id="377" w:author="Adajar, Kassandra" w:date="2026-09-29T15:05:00Z" w16du:dateUtc="2026-09-29T19:05: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378" w:author="Adajar, Kassandra" w:date="2026-09-29T15:03:00Z" w16du:dateUtc="2026-09-29T19:03:00Z">
              <w:r w:rsidRPr="00987C55">
                <w:rPr>
                  <w:rFonts w:asciiTheme="minorHAnsi" w:eastAsia="Times New Roman" w:hAnsiTheme="minorHAnsi" w:cs="Times New Roman"/>
                  <w:rPrChange w:id="379" w:author="Adajar, Kassandra" w:date="2026-09-29T15:05:00Z" w16du:dateUtc="2026-09-29T19:05:00Z">
                    <w:rPr/>
                  </w:rPrChange>
                </w:rPr>
                <w:t>Transaction(s) match the member's usual spending, a merchant they use regularly, or their usual transaction channel</w:t>
              </w:r>
            </w:ins>
            <w:ins w:id="380" w:author="Danylenko, Victoria" w:date="2026-09-29T06:36:00Z" w16du:dateUtc="2026-09-28T20:36:00Z">
              <w:del w:id="381" w:author="Adajar, Kassandra" w:date="2026-09-29T15:03:00Z" w16du:dateUtc="2026-09-29T19:03:00Z">
                <w:r w:rsidRPr="00987C55" w:rsidDel="003548A5">
                  <w:rPr>
                    <w:rFonts w:asciiTheme="minorHAnsi" w:eastAsia="Times New Roman" w:hAnsiTheme="minorHAnsi" w:cs="Times New Roman"/>
                    <w:rPrChange w:id="382" w:author="Adajar, Kassandra" w:date="2026-09-29T15:05:00Z" w16du:dateUtc="2026-09-29T19:05:00Z">
                      <w:rPr>
                        <w:rFonts w:ascii="Times New Roman" w:eastAsia="Times New Roman" w:hAnsi="Times New Roman" w:cs="Times New Roman"/>
                        <w:sz w:val="24"/>
                        <w:szCs w:val="24"/>
                      </w:rPr>
                    </w:rPrChange>
                  </w:rPr>
                  <w:delText>Transaction(s) align with member's typical spend profile, recurring merchant, or usual transaction channel</w:delText>
                </w:r>
              </w:del>
            </w:ins>
          </w:p>
        </w:tc>
      </w:tr>
      <w:tr w:rsidR="00D82E33" w:rsidRPr="00C56FAD" w:rsidDel="00746EC3" w14:paraId="04CEEB03" w14:textId="77777777" w:rsidTr="00D82E33">
        <w:trPr>
          <w:cnfStyle w:val="000000100000" w:firstRow="0" w:lastRow="0" w:firstColumn="0" w:lastColumn="0" w:oddVBand="0" w:evenVBand="0" w:oddHBand="1" w:evenHBand="0" w:firstRowFirstColumn="0" w:firstRowLastColumn="0" w:lastRowFirstColumn="0" w:lastRowLastColumn="0"/>
          <w:trHeight w:val="116"/>
          <w:ins w:id="383" w:author="Danylenko, Victoria" w:date="2026-09-29T06:36:00Z"/>
          <w:del w:id="384" w:author="Adajar, Kassandra" w:date="2026-09-29T12:57:00Z"/>
          <w:trPrChange w:id="385" w:author="Adajar, Kassandra" w:date="2026-10-01T09:46:00Z" w16du:dateUtc="2026-10-01T13:46:00Z">
            <w:trPr>
              <w:gridAfter w:val="0"/>
              <w:trHeight w:val="123"/>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386" w:author="Adajar, Kassandra" w:date="2026-10-01T09:46:00Z" w16du:dateUtc="2026-10-01T13:46:00Z">
              <w:tcPr>
                <w:tcW w:w="352" w:type="dxa"/>
                <w:hideMark/>
              </w:tcPr>
            </w:tcPrChange>
          </w:tcPr>
          <w:p w14:paraId="27F07542" w14:textId="0346391C"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1000100000" w:firstRow="0" w:lastRow="0" w:firstColumn="1" w:lastColumn="0" w:oddVBand="0" w:evenVBand="0" w:oddHBand="1" w:evenHBand="0" w:firstRowFirstColumn="0" w:firstRowLastColumn="0" w:lastRowFirstColumn="0" w:lastRowLastColumn="0"/>
              <w:rPr>
                <w:ins w:id="387" w:author="Danylenko, Victoria" w:date="2026-09-29T06:36:00Z" w16du:dateUtc="2026-09-28T20:36:00Z"/>
                <w:del w:id="388" w:author="Adajar, Kassandra" w:date="2026-09-29T12:57:00Z" w16du:dateUtc="2026-09-29T16:57:00Z"/>
                <w:rFonts w:asciiTheme="minorHAnsi" w:eastAsia="Times New Roman" w:hAnsiTheme="minorHAnsi" w:cs="Times New Roman"/>
                <w:sz w:val="20"/>
                <w:rPrChange w:id="389" w:author="Adajar, Kassandra" w:date="2026-09-29T12:55:00Z" w16du:dateUtc="2026-09-29T16:55:00Z">
                  <w:rPr>
                    <w:ins w:id="390" w:author="Danylenko, Victoria" w:date="2026-09-29T06:36:00Z" w16du:dateUtc="2026-09-28T20:36:00Z"/>
                    <w:del w:id="391" w:author="Adajar, Kassandra" w:date="2026-09-29T12:57:00Z" w16du:dateUtc="2026-09-29T16:57:00Z"/>
                    <w:rFonts w:ascii="Times New Roman" w:eastAsia="Times New Roman" w:hAnsi="Times New Roman" w:cs="Times New Roman"/>
                    <w:sz w:val="24"/>
                    <w:szCs w:val="24"/>
                  </w:rPr>
                </w:rPrChange>
              </w:rPr>
            </w:pPr>
            <w:ins w:id="392" w:author="Danylenko, Victoria" w:date="2026-09-29T06:36:00Z" w16du:dateUtc="2026-09-28T20:36:00Z">
              <w:del w:id="393" w:author="Adajar, Kassandra" w:date="2026-09-29T12:57:00Z" w16du:dateUtc="2026-09-29T16:57:00Z">
                <w:r w:rsidRPr="00746EC3" w:rsidDel="00746EC3">
                  <w:rPr>
                    <w:rFonts w:asciiTheme="minorHAnsi" w:eastAsia="Times New Roman" w:hAnsiTheme="minorHAnsi" w:cs="Times New Roman"/>
                    <w:sz w:val="20"/>
                    <w:rPrChange w:id="394" w:author="Adajar, Kassandra" w:date="2026-09-29T12:55:00Z" w16du:dateUtc="2026-09-29T16:55:00Z">
                      <w:rPr>
                        <w:rFonts w:ascii="Times New Roman" w:eastAsia="Times New Roman" w:hAnsi="Times New Roman" w:cs="Times New Roman"/>
                        <w:sz w:val="24"/>
                        <w:szCs w:val="24"/>
                      </w:rPr>
                    </w:rPrChange>
                  </w:rPr>
                  <w:delText>3</w:delText>
                </w:r>
              </w:del>
            </w:ins>
          </w:p>
        </w:tc>
        <w:tc>
          <w:tcPr>
            <w:tcW w:w="1639" w:type="dxa"/>
            <w:hideMark/>
            <w:tcPrChange w:id="395" w:author="Adajar, Kassandra" w:date="2026-10-01T09:46:00Z" w16du:dateUtc="2026-10-01T13:46:00Z">
              <w:tcPr>
                <w:tcW w:w="1349" w:type="dxa"/>
                <w:gridSpan w:val="2"/>
                <w:hideMark/>
              </w:tcPr>
            </w:tcPrChange>
          </w:tcPr>
          <w:p w14:paraId="4ECF24E4" w14:textId="64BAD5C0"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396" w:author="Danylenko, Victoria" w:date="2026-09-29T06:36:00Z" w16du:dateUtc="2026-09-28T20:36:00Z"/>
                <w:del w:id="397" w:author="Adajar, Kassandra" w:date="2026-09-29T12:57:00Z" w16du:dateUtc="2026-09-29T16:57:00Z"/>
                <w:rFonts w:asciiTheme="minorHAnsi" w:eastAsia="Times New Roman" w:hAnsiTheme="minorHAnsi" w:cs="Times New Roman"/>
                <w:rPrChange w:id="398" w:author="Adajar, Kassandra" w:date="2026-09-29T12:55:00Z" w16du:dateUtc="2026-09-29T16:55:00Z">
                  <w:rPr>
                    <w:ins w:id="399" w:author="Danylenko, Victoria" w:date="2026-09-29T06:36:00Z" w16du:dateUtc="2026-09-28T20:36:00Z"/>
                    <w:del w:id="400" w:author="Adajar, Kassandra" w:date="2026-09-29T12:57:00Z" w16du:dateUtc="2026-09-29T16:57:00Z"/>
                    <w:rFonts w:ascii="Times New Roman" w:eastAsia="Times New Roman" w:hAnsi="Times New Roman" w:cs="Times New Roman"/>
                    <w:sz w:val="24"/>
                    <w:szCs w:val="24"/>
                  </w:rPr>
                </w:rPrChange>
              </w:rPr>
            </w:pPr>
            <w:ins w:id="401" w:author="Danylenko, Victoria" w:date="2026-09-29T06:36:00Z" w16du:dateUtc="2026-09-28T20:36:00Z">
              <w:del w:id="402" w:author="Adajar, Kassandra" w:date="2026-09-29T12:57:00Z" w16du:dateUtc="2026-09-29T16:57:00Z">
                <w:r w:rsidRPr="00746EC3" w:rsidDel="00746EC3">
                  <w:rPr>
                    <w:rFonts w:asciiTheme="minorHAnsi" w:eastAsia="Times New Roman" w:hAnsiTheme="minorHAnsi" w:cs="Times New Roman"/>
                    <w:b/>
                    <w:bCs/>
                    <w:rPrChange w:id="403" w:author="Adajar, Kassandra" w:date="2026-09-29T12:55:00Z" w16du:dateUtc="2026-09-29T16:55:00Z">
                      <w:rPr>
                        <w:rFonts w:ascii="Times New Roman" w:eastAsia="Times New Roman" w:hAnsi="Times New Roman" w:cs="Times New Roman"/>
                        <w:b/>
                        <w:bCs/>
                        <w:sz w:val="24"/>
                        <w:szCs w:val="24"/>
                      </w:rPr>
                    </w:rPrChange>
                  </w:rPr>
                  <w:delText>Authorization Data</w:delText>
                </w:r>
              </w:del>
            </w:ins>
          </w:p>
        </w:tc>
        <w:tc>
          <w:tcPr>
            <w:tcW w:w="2473" w:type="dxa"/>
            <w:hideMark/>
            <w:tcPrChange w:id="404" w:author="Adajar, Kassandra" w:date="2026-10-01T09:46:00Z" w16du:dateUtc="2026-10-01T13:46:00Z">
              <w:tcPr>
                <w:tcW w:w="2035" w:type="dxa"/>
                <w:gridSpan w:val="2"/>
                <w:hideMark/>
              </w:tcPr>
            </w:tcPrChange>
          </w:tcPr>
          <w:p w14:paraId="7BC71657" w14:textId="1C3DDF72"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405" w:author="Danylenko, Victoria" w:date="2026-09-29T06:36:00Z" w16du:dateUtc="2026-09-28T20:36:00Z"/>
                <w:del w:id="406" w:author="Adajar, Kassandra" w:date="2026-09-29T12:57:00Z" w16du:dateUtc="2026-09-29T16:57:00Z"/>
                <w:rFonts w:asciiTheme="minorHAnsi" w:eastAsia="Times New Roman" w:hAnsiTheme="minorHAnsi" w:cs="Times New Roman"/>
                <w:rPrChange w:id="407" w:author="Adajar, Kassandra" w:date="2026-09-29T12:55:00Z" w16du:dateUtc="2026-09-29T16:55:00Z">
                  <w:rPr>
                    <w:ins w:id="408" w:author="Danylenko, Victoria" w:date="2026-09-29T06:36:00Z" w16du:dateUtc="2026-09-28T20:36:00Z"/>
                    <w:del w:id="409" w:author="Adajar, Kassandra" w:date="2026-09-29T12:57:00Z" w16du:dateUtc="2026-09-29T16:57:00Z"/>
                    <w:rFonts w:ascii="Times New Roman" w:eastAsia="Times New Roman" w:hAnsi="Times New Roman" w:cs="Times New Roman"/>
                    <w:sz w:val="24"/>
                    <w:szCs w:val="24"/>
                  </w:rPr>
                </w:rPrChange>
              </w:rPr>
            </w:pPr>
            <w:ins w:id="410" w:author="Danylenko, Victoria" w:date="2026-09-29T06:36:00Z" w16du:dateUtc="2026-09-28T20:36:00Z">
              <w:del w:id="411" w:author="Adajar, Kassandra" w:date="2026-09-29T12:57:00Z" w16du:dateUtc="2026-09-29T16:57:00Z">
                <w:r w:rsidRPr="00746EC3" w:rsidDel="00746EC3">
                  <w:rPr>
                    <w:rFonts w:asciiTheme="minorHAnsi" w:eastAsia="Times New Roman" w:hAnsiTheme="minorHAnsi" w:cs="Times New Roman"/>
                    <w:rPrChange w:id="412" w:author="Adajar, Kassandra" w:date="2026-09-29T12:55:00Z" w16du:dateUtc="2026-09-29T16:55:00Z">
                      <w:rPr>
                        <w:rFonts w:ascii="Times New Roman" w:eastAsia="Times New Roman" w:hAnsi="Times New Roman" w:cs="Times New Roman"/>
                        <w:sz w:val="24"/>
                        <w:szCs w:val="24"/>
                      </w:rPr>
                    </w:rPrChange>
                  </w:rPr>
                  <w:delText>Available authorization data for the disputed transaction(s)</w:delText>
                </w:r>
              </w:del>
            </w:ins>
          </w:p>
        </w:tc>
        <w:tc>
          <w:tcPr>
            <w:tcW w:w="2310" w:type="dxa"/>
            <w:hideMark/>
            <w:tcPrChange w:id="413" w:author="Adajar, Kassandra" w:date="2026-10-01T09:46:00Z" w16du:dateUtc="2026-10-01T13:46:00Z">
              <w:tcPr>
                <w:tcW w:w="1901" w:type="dxa"/>
                <w:gridSpan w:val="2"/>
                <w:hideMark/>
              </w:tcPr>
            </w:tcPrChange>
          </w:tcPr>
          <w:p w14:paraId="1FB10DCE" w14:textId="34F8CA3F"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414" w:author="Danylenko, Victoria" w:date="2026-09-29T06:36:00Z" w16du:dateUtc="2026-09-28T20:36:00Z"/>
                <w:del w:id="415" w:author="Adajar, Kassandra" w:date="2026-09-29T12:57:00Z" w16du:dateUtc="2026-09-29T16:57:00Z"/>
                <w:rFonts w:asciiTheme="minorHAnsi" w:eastAsia="Times New Roman" w:hAnsiTheme="minorHAnsi" w:cs="Times New Roman"/>
                <w:rPrChange w:id="416" w:author="Adajar, Kassandra" w:date="2026-09-29T12:55:00Z" w16du:dateUtc="2026-09-29T16:55:00Z">
                  <w:rPr>
                    <w:ins w:id="417" w:author="Danylenko, Victoria" w:date="2026-09-29T06:36:00Z" w16du:dateUtc="2026-09-28T20:36:00Z"/>
                    <w:del w:id="418" w:author="Adajar, Kassandra" w:date="2026-09-29T12:57:00Z" w16du:dateUtc="2026-09-29T16:57:00Z"/>
                    <w:rFonts w:ascii="Times New Roman" w:eastAsia="Times New Roman" w:hAnsi="Times New Roman" w:cs="Times New Roman"/>
                    <w:sz w:val="24"/>
                    <w:szCs w:val="24"/>
                  </w:rPr>
                </w:rPrChange>
              </w:rPr>
            </w:pPr>
            <w:ins w:id="419" w:author="Danylenko, Victoria" w:date="2026-09-29T06:36:00Z" w16du:dateUtc="2026-09-28T20:36:00Z">
              <w:del w:id="420" w:author="Adajar, Kassandra" w:date="2026-09-29T12:57:00Z" w16du:dateUtc="2026-09-29T16:57:00Z">
                <w:r w:rsidRPr="00746EC3" w:rsidDel="00746EC3">
                  <w:rPr>
                    <w:rFonts w:asciiTheme="minorHAnsi" w:eastAsia="Times New Roman" w:hAnsiTheme="minorHAnsi" w:cs="Times New Roman"/>
                    <w:rPrChange w:id="421" w:author="Adajar, Kassandra" w:date="2026-09-29T12:55:00Z" w16du:dateUtc="2026-09-29T16:55:00Z">
                      <w:rPr>
                        <w:rFonts w:ascii="Times New Roman" w:eastAsia="Times New Roman" w:hAnsi="Times New Roman" w:cs="Times New Roman"/>
                        <w:sz w:val="24"/>
                        <w:szCs w:val="24"/>
                      </w:rPr>
                    </w:rPrChange>
                  </w:rPr>
                  <w:delText xml:space="preserve">Authorization data shows anomalies (e.g., failed CVV/AVS overridden, unusual </w:delText>
                </w:r>
                <w:r w:rsidRPr="00746EC3" w:rsidDel="00746EC3">
                  <w:rPr>
                    <w:rFonts w:asciiTheme="minorHAnsi" w:eastAsia="Times New Roman" w:hAnsiTheme="minorHAnsi" w:cs="Times New Roman"/>
                    <w:rPrChange w:id="422" w:author="Adajar, Kassandra" w:date="2026-09-29T12:55:00Z" w16du:dateUtc="2026-09-29T16:55:00Z">
                      <w:rPr>
                        <w:rFonts w:ascii="Times New Roman" w:eastAsia="Times New Roman" w:hAnsi="Times New Roman" w:cs="Times New Roman"/>
                        <w:sz w:val="24"/>
                        <w:szCs w:val="24"/>
                      </w:rPr>
                    </w:rPrChange>
                  </w:rPr>
                  <w:lastRenderedPageBreak/>
                  <w:delText>velocity, device/IP mismatch)</w:delText>
                </w:r>
              </w:del>
            </w:ins>
          </w:p>
        </w:tc>
        <w:tc>
          <w:tcPr>
            <w:tcW w:w="2518" w:type="dxa"/>
            <w:hideMark/>
            <w:tcPrChange w:id="423" w:author="Adajar, Kassandra" w:date="2026-10-01T09:46:00Z" w16du:dateUtc="2026-10-01T13:46:00Z">
              <w:tcPr>
                <w:tcW w:w="2072" w:type="dxa"/>
                <w:gridSpan w:val="2"/>
                <w:hideMark/>
              </w:tcPr>
            </w:tcPrChange>
          </w:tcPr>
          <w:p w14:paraId="666B5799" w14:textId="691DF10B"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424" w:author="Danylenko, Victoria" w:date="2026-09-29T06:36:00Z" w16du:dateUtc="2026-09-28T20:36:00Z"/>
                <w:del w:id="425" w:author="Adajar, Kassandra" w:date="2026-09-29T12:57:00Z" w16du:dateUtc="2026-09-29T16:57:00Z"/>
                <w:rFonts w:asciiTheme="minorHAnsi" w:eastAsia="Times New Roman" w:hAnsiTheme="minorHAnsi" w:cs="Times New Roman"/>
                <w:rPrChange w:id="426" w:author="Adajar, Kassandra" w:date="2026-09-29T12:55:00Z" w16du:dateUtc="2026-09-29T16:55:00Z">
                  <w:rPr>
                    <w:ins w:id="427" w:author="Danylenko, Victoria" w:date="2026-09-29T06:36:00Z" w16du:dateUtc="2026-09-28T20:36:00Z"/>
                    <w:del w:id="428" w:author="Adajar, Kassandra" w:date="2026-09-29T12:57:00Z" w16du:dateUtc="2026-09-29T16:57:00Z"/>
                    <w:rFonts w:ascii="Times New Roman" w:eastAsia="Times New Roman" w:hAnsi="Times New Roman" w:cs="Times New Roman"/>
                    <w:sz w:val="24"/>
                    <w:szCs w:val="24"/>
                  </w:rPr>
                </w:rPrChange>
              </w:rPr>
            </w:pPr>
            <w:ins w:id="429" w:author="Danylenko, Victoria" w:date="2026-09-29T06:36:00Z" w16du:dateUtc="2026-09-28T20:36:00Z">
              <w:del w:id="430" w:author="Adajar, Kassandra" w:date="2026-09-29T12:57:00Z" w16du:dateUtc="2026-09-29T16:57:00Z">
                <w:r w:rsidRPr="00746EC3" w:rsidDel="00746EC3">
                  <w:rPr>
                    <w:rFonts w:asciiTheme="minorHAnsi" w:eastAsia="Times New Roman" w:hAnsiTheme="minorHAnsi" w:cs="Times New Roman"/>
                    <w:rPrChange w:id="431" w:author="Adajar, Kassandra" w:date="2026-09-29T12:55:00Z" w16du:dateUtc="2026-09-29T16:55:00Z">
                      <w:rPr>
                        <w:rFonts w:ascii="Times New Roman" w:eastAsia="Times New Roman" w:hAnsi="Times New Roman" w:cs="Times New Roman"/>
                        <w:sz w:val="24"/>
                        <w:szCs w:val="24"/>
                      </w:rPr>
                    </w:rPrChange>
                  </w:rPr>
                  <w:lastRenderedPageBreak/>
                  <w:delText xml:space="preserve">Authorization data shows normal approval pattern consistent with genuine </w:delText>
                </w:r>
                <w:r w:rsidRPr="00746EC3" w:rsidDel="00746EC3">
                  <w:rPr>
                    <w:rFonts w:asciiTheme="minorHAnsi" w:eastAsia="Times New Roman" w:hAnsiTheme="minorHAnsi" w:cs="Times New Roman"/>
                    <w:rPrChange w:id="432" w:author="Adajar, Kassandra" w:date="2026-09-29T12:55:00Z" w16du:dateUtc="2026-09-29T16:55:00Z">
                      <w:rPr>
                        <w:rFonts w:ascii="Times New Roman" w:eastAsia="Times New Roman" w:hAnsi="Times New Roman" w:cs="Times New Roman"/>
                        <w:sz w:val="24"/>
                        <w:szCs w:val="24"/>
                      </w:rPr>
                    </w:rPrChange>
                  </w:rPr>
                  <w:lastRenderedPageBreak/>
                  <w:delText>cardholder-present activity</w:delText>
                </w:r>
              </w:del>
            </w:ins>
          </w:p>
        </w:tc>
      </w:tr>
      <w:tr w:rsidR="00D82E33" w:rsidRPr="00C56FAD" w14:paraId="667898C7" w14:textId="77777777" w:rsidTr="00D82E33">
        <w:trPr>
          <w:trHeight w:val="1014"/>
          <w:ins w:id="433" w:author="Danylenko, Victoria" w:date="2026-09-29T06:36:00Z"/>
          <w:trPrChange w:id="434" w:author="Adajar, Kassandra" w:date="2026-10-01T09:46:00Z" w16du:dateUtc="2026-10-01T13:46:00Z">
            <w:trPr>
              <w:gridAfter w:val="0"/>
              <w:trHeight w:val="1074"/>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435" w:author="Adajar, Kassandra" w:date="2026-10-01T09:46:00Z" w16du:dateUtc="2026-10-01T13:46:00Z">
              <w:tcPr>
                <w:tcW w:w="352" w:type="dxa"/>
                <w:hideMark/>
              </w:tcPr>
            </w:tcPrChange>
          </w:tcPr>
          <w:p w14:paraId="18EF956B" w14:textId="511CF849"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rPr>
                <w:ins w:id="436" w:author="Danylenko, Victoria" w:date="2026-09-29T06:36:00Z" w16du:dateUtc="2026-09-28T20:36:00Z"/>
                <w:rFonts w:asciiTheme="minorHAnsi" w:eastAsia="Times New Roman" w:hAnsiTheme="minorHAnsi" w:cs="Times New Roman"/>
                <w:sz w:val="20"/>
                <w:rPrChange w:id="437" w:author="Adajar, Kassandra" w:date="2026-09-29T12:55:00Z" w16du:dateUtc="2026-09-29T16:55:00Z">
                  <w:rPr>
                    <w:ins w:id="438" w:author="Danylenko, Victoria" w:date="2026-09-29T06:36:00Z" w16du:dateUtc="2026-09-28T20:36:00Z"/>
                    <w:rFonts w:ascii="Times New Roman" w:eastAsia="Times New Roman" w:hAnsi="Times New Roman" w:cs="Times New Roman"/>
                    <w:sz w:val="24"/>
                    <w:szCs w:val="24"/>
                  </w:rPr>
                </w:rPrChange>
              </w:rPr>
            </w:pPr>
            <w:ins w:id="439" w:author="Adajar, Kassandra" w:date="2026-09-29T15:24:00Z" w16du:dateUtc="2026-09-29T19:24:00Z">
              <w:r>
                <w:rPr>
                  <w:rFonts w:asciiTheme="minorHAnsi" w:eastAsia="Times New Roman" w:hAnsiTheme="minorHAnsi" w:cs="Times New Roman"/>
                  <w:sz w:val="20"/>
                </w:rPr>
                <w:lastRenderedPageBreak/>
                <w:t>2</w:t>
              </w:r>
            </w:ins>
            <w:ins w:id="440" w:author="Danylenko, Victoria" w:date="2026-09-29T06:36:00Z" w16du:dateUtc="2026-09-28T20:36:00Z">
              <w:del w:id="441" w:author="Adajar, Kassandra" w:date="2026-09-29T15:24:00Z" w16du:dateUtc="2026-09-29T19:24:00Z">
                <w:r w:rsidRPr="00746EC3" w:rsidDel="005C122F">
                  <w:rPr>
                    <w:rFonts w:asciiTheme="minorHAnsi" w:eastAsia="Times New Roman" w:hAnsiTheme="minorHAnsi" w:cs="Times New Roman"/>
                    <w:sz w:val="20"/>
                    <w:rPrChange w:id="442" w:author="Adajar, Kassandra" w:date="2026-09-29T12:55:00Z" w16du:dateUtc="2026-09-29T16:55:00Z">
                      <w:rPr>
                        <w:rFonts w:ascii="Times New Roman" w:eastAsia="Times New Roman" w:hAnsi="Times New Roman" w:cs="Times New Roman"/>
                        <w:sz w:val="24"/>
                        <w:szCs w:val="24"/>
                      </w:rPr>
                    </w:rPrChange>
                  </w:rPr>
                  <w:delText>4</w:delText>
                </w:r>
              </w:del>
            </w:ins>
          </w:p>
        </w:tc>
        <w:tc>
          <w:tcPr>
            <w:tcW w:w="1639" w:type="dxa"/>
            <w:hideMark/>
            <w:tcPrChange w:id="443" w:author="Adajar, Kassandra" w:date="2026-10-01T09:46:00Z" w16du:dateUtc="2026-10-01T13:46:00Z">
              <w:tcPr>
                <w:tcW w:w="1349" w:type="dxa"/>
                <w:gridSpan w:val="2"/>
                <w:hideMark/>
              </w:tcPr>
            </w:tcPrChange>
          </w:tcPr>
          <w:p w14:paraId="3A43F387" w14:textId="24B5E455"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44" w:author="Danylenko, Victoria" w:date="2026-09-29T06:36:00Z" w16du:dateUtc="2026-09-28T20:36:00Z"/>
                <w:rFonts w:asciiTheme="minorHAnsi" w:eastAsia="Times New Roman" w:hAnsiTheme="minorHAnsi" w:cs="Times New Roman"/>
                <w:rPrChange w:id="445" w:author="Adajar, Kassandra" w:date="2026-09-29T12:55:00Z" w16du:dateUtc="2026-09-29T16:55:00Z">
                  <w:rPr>
                    <w:ins w:id="446" w:author="Danylenko, Victoria" w:date="2026-09-29T06:36:00Z" w16du:dateUtc="2026-09-28T20:36:00Z"/>
                    <w:rFonts w:ascii="Times New Roman" w:eastAsia="Times New Roman" w:hAnsi="Times New Roman" w:cs="Times New Roman"/>
                    <w:sz w:val="24"/>
                    <w:szCs w:val="24"/>
                  </w:rPr>
                </w:rPrChange>
              </w:rPr>
            </w:pPr>
            <w:ins w:id="447" w:author="Danylenko, Victoria" w:date="2026-09-29T06:36:00Z" w16du:dateUtc="2026-09-28T20:36:00Z">
              <w:r w:rsidRPr="00746EC3">
                <w:rPr>
                  <w:rFonts w:asciiTheme="minorHAnsi" w:eastAsia="Times New Roman" w:hAnsiTheme="minorHAnsi" w:cs="Times New Roman"/>
                  <w:b/>
                  <w:bCs/>
                  <w:rPrChange w:id="448" w:author="Adajar, Kassandra" w:date="2026-09-29T12:55:00Z" w16du:dateUtc="2026-09-29T16:55:00Z">
                    <w:rPr>
                      <w:rFonts w:ascii="Times New Roman" w:eastAsia="Times New Roman" w:hAnsi="Times New Roman" w:cs="Times New Roman"/>
                      <w:b/>
                      <w:bCs/>
                      <w:sz w:val="24"/>
                      <w:szCs w:val="24"/>
                    </w:rPr>
                  </w:rPrChange>
                </w:rPr>
                <w:t>Authentication Data (</w:t>
              </w:r>
            </w:ins>
            <w:ins w:id="449" w:author="Adajar, Kassandra" w:date="2026-09-29T13:21:00Z" w16du:dateUtc="2026-09-29T17:21:00Z">
              <w:r>
                <w:rPr>
                  <w:rFonts w:asciiTheme="minorHAnsi" w:eastAsia="Times New Roman" w:hAnsiTheme="minorHAnsi" w:cs="Times New Roman"/>
                  <w:b/>
                  <w:bCs/>
                </w:rPr>
                <w:t xml:space="preserve">via </w:t>
              </w:r>
            </w:ins>
            <w:ins w:id="450" w:author="Danylenko, Victoria" w:date="2026-09-29T06:36:00Z" w16du:dateUtc="2026-09-28T20:36:00Z">
              <w:r w:rsidRPr="00746EC3">
                <w:rPr>
                  <w:rFonts w:asciiTheme="minorHAnsi" w:eastAsia="Times New Roman" w:hAnsiTheme="minorHAnsi" w:cs="Times New Roman"/>
                  <w:b/>
                  <w:bCs/>
                  <w:rPrChange w:id="451" w:author="Adajar, Kassandra" w:date="2026-09-29T12:55:00Z" w16du:dateUtc="2026-09-29T16:55:00Z">
                    <w:rPr>
                      <w:rFonts w:ascii="Times New Roman" w:eastAsia="Times New Roman" w:hAnsi="Times New Roman" w:cs="Times New Roman"/>
                      <w:b/>
                      <w:bCs/>
                      <w:sz w:val="24"/>
                      <w:szCs w:val="24"/>
                    </w:rPr>
                  </w:rPrChange>
                </w:rPr>
                <w:t>eAuthenticate)</w:t>
              </w:r>
            </w:ins>
          </w:p>
        </w:tc>
        <w:tc>
          <w:tcPr>
            <w:tcW w:w="2473" w:type="dxa"/>
            <w:hideMark/>
            <w:tcPrChange w:id="452" w:author="Adajar, Kassandra" w:date="2026-10-01T09:46:00Z" w16du:dateUtc="2026-10-01T13:46:00Z">
              <w:tcPr>
                <w:tcW w:w="2035" w:type="dxa"/>
                <w:gridSpan w:val="2"/>
                <w:hideMark/>
              </w:tcPr>
            </w:tcPrChange>
          </w:tcPr>
          <w:p w14:paraId="67C3990C" w14:textId="6CF9F348" w:rsidR="00D82E33" w:rsidRDefault="00D82E33" w:rsidP="00DD4ABB">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53" w:author="Adajar, Kassandra" w:date="2026-09-29T15:25:00Z" w16du:dateUtc="2026-09-29T19:25:00Z"/>
              </w:rPr>
            </w:pPr>
            <w:ins w:id="454" w:author="Danylenko, Victoria" w:date="2026-09-29T06:36:00Z" w16du:dateUtc="2026-09-28T20:36:00Z">
              <w:del w:id="455" w:author="Adajar, Kassandra" w:date="2026-09-29T12:59:00Z" w16du:dateUtc="2026-09-29T16:59:00Z">
                <w:r w:rsidRPr="00DD4ABB" w:rsidDel="004A77F8">
                  <w:rPr>
                    <w:rFonts w:asciiTheme="minorHAnsi" w:eastAsia="Times New Roman" w:hAnsiTheme="minorHAnsi" w:cs="Times New Roman"/>
                    <w:rPrChange w:id="456" w:author="Adajar, Kassandra" w:date="2026-09-29T13:57:00Z" w16du:dateUtc="2026-09-29T17:57:00Z">
                      <w:rPr>
                        <w:rFonts w:ascii="Times New Roman" w:eastAsia="Times New Roman" w:hAnsi="Times New Roman" w:cs="Times New Roman"/>
                        <w:sz w:val="24"/>
                        <w:szCs w:val="24"/>
                      </w:rPr>
                    </w:rPrChange>
                  </w:rPr>
                  <w:delText xml:space="preserve">Where applicable: </w:delText>
                </w:r>
              </w:del>
              <w:del w:id="457" w:author="Adajar, Kassandra" w:date="2026-09-29T13:56:00Z" w16du:dateUtc="2026-09-29T17:56:00Z">
                <w:r w:rsidRPr="00DD4ABB" w:rsidDel="00EE03F6">
                  <w:rPr>
                    <w:rFonts w:asciiTheme="minorHAnsi" w:eastAsia="Times New Roman" w:hAnsiTheme="minorHAnsi" w:cs="Times New Roman"/>
                    <w:rPrChange w:id="458" w:author="Adajar, Kassandra" w:date="2026-09-29T13:57:00Z" w16du:dateUtc="2026-09-29T17:57:00Z">
                      <w:rPr>
                        <w:rFonts w:ascii="Times New Roman" w:eastAsia="Times New Roman" w:hAnsi="Times New Roman" w:cs="Times New Roman"/>
                        <w:sz w:val="24"/>
                        <w:szCs w:val="24"/>
                      </w:rPr>
                    </w:rPrChange>
                  </w:rPr>
                  <w:delText>transaction/authentication details (date/time, currency,</w:delText>
                </w:r>
              </w:del>
            </w:ins>
            <w:ins w:id="459" w:author="Adajar, Kassandra" w:date="2026-09-29T13:57:00Z" w16du:dateUtc="2026-09-29T17:57:00Z">
              <w:r>
                <w:t>A</w:t>
              </w:r>
            </w:ins>
            <w:ins w:id="460" w:author="Adajar, Kassandra" w:date="2026-09-29T13:56:00Z" w16du:dateUtc="2026-09-29T17:56:00Z">
              <w:r w:rsidRPr="000617A4">
                <w:t>uthentication details (e.g., risk score, outcome)</w:t>
              </w:r>
            </w:ins>
          </w:p>
          <w:p w14:paraId="1B83D63A" w14:textId="3031ABEA" w:rsidR="00D82E33" w:rsidRDefault="00D82E33">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61" w:author="Adajar, Kassandra" w:date="2026-09-29T13:57:00Z" w16du:dateUtc="2026-09-29T17:57:00Z"/>
              </w:rPr>
              <w:pPrChange w:id="462" w:author="Adajar, Kassandra" w:date="2026-09-29T13:57:00Z" w16du:dateUtc="2026-09-29T17:57: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463" w:author="Adajar, Kassandra" w:date="2026-09-29T15:25:00Z" w16du:dateUtc="2026-09-29T19:25:00Z">
              <w:r>
                <w:t>Authentication Status (Card holder or Merchant Cancelled)</w:t>
              </w:r>
            </w:ins>
          </w:p>
          <w:p w14:paraId="13D28A33" w14:textId="77777777" w:rsidR="00D82E33" w:rsidRDefault="00D82E33" w:rsidP="00DD4ABB">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64" w:author="Adajar, Kassandra" w:date="2026-09-29T13:57:00Z" w16du:dateUtc="2026-09-29T17:57:00Z"/>
              </w:rPr>
            </w:pPr>
            <w:ins w:id="465" w:author="Danylenko, Victoria" w:date="2026-09-29T06:36:00Z" w16du:dateUtc="2026-09-28T20:36:00Z">
              <w:del w:id="466" w:author="Adajar, Kassandra" w:date="2026-09-29T13:56:00Z" w16du:dateUtc="2026-09-29T17:56:00Z">
                <w:r w:rsidRPr="00DD4ABB" w:rsidDel="00E75005">
                  <w:rPr>
                    <w:rFonts w:asciiTheme="minorHAnsi" w:eastAsia="Times New Roman" w:hAnsiTheme="minorHAnsi" w:cs="Times New Roman"/>
                    <w:rPrChange w:id="467" w:author="Adajar, Kassandra" w:date="2026-09-29T13:57:00Z" w16du:dateUtc="2026-09-29T17:57:00Z">
                      <w:rPr>
                        <w:rFonts w:ascii="Times New Roman" w:eastAsia="Times New Roman" w:hAnsi="Times New Roman" w:cs="Times New Roman"/>
                        <w:sz w:val="24"/>
                        <w:szCs w:val="24"/>
                      </w:rPr>
                    </w:rPrChange>
                  </w:rPr>
                  <w:delText xml:space="preserve"> risk score, outcome), </w:delText>
                </w:r>
              </w:del>
            </w:ins>
            <w:ins w:id="468" w:author="Adajar, Kassandra" w:date="2026-09-29T13:57:00Z" w16du:dateUtc="2026-09-29T17:57:00Z">
              <w:r>
                <w:t>M</w:t>
              </w:r>
              <w:r w:rsidRPr="000617A4">
                <w:t>erchant details (e.g., name, location, MCC),</w:t>
              </w:r>
            </w:ins>
          </w:p>
          <w:p w14:paraId="40DAB6C0" w14:textId="77777777" w:rsidR="00D82E33" w:rsidRDefault="00D82E33" w:rsidP="00DD4ABB">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69" w:author="Adajar, Kassandra" w:date="2026-09-29T14:59:00Z" w16du:dateUtc="2026-09-29T18:59:00Z"/>
              </w:rPr>
            </w:pPr>
            <w:ins w:id="470" w:author="Adajar, Kassandra" w:date="2026-09-29T13:57:00Z" w16du:dateUtc="2026-09-29T17:57:00Z">
              <w:r>
                <w:t>D</w:t>
              </w:r>
              <w:r w:rsidRPr="000617A4">
                <w:t>evice data (e.g., IP address, IP country/region, device ID)</w:t>
              </w:r>
            </w:ins>
            <w:ins w:id="471" w:author="Danylenko, Victoria" w:date="2026-09-29T06:36:00Z" w16du:dateUtc="2026-09-28T20:36:00Z">
              <w:del w:id="472" w:author="Adajar, Kassandra" w:date="2026-09-29T13:57:00Z" w16du:dateUtc="2026-09-29T17:57:00Z">
                <w:r w:rsidRPr="00DD4ABB" w:rsidDel="00DD4ABB">
                  <w:rPr>
                    <w:rFonts w:asciiTheme="minorHAnsi" w:eastAsia="Times New Roman" w:hAnsiTheme="minorHAnsi" w:cs="Times New Roman"/>
                    <w:rPrChange w:id="473" w:author="Adajar, Kassandra" w:date="2026-09-29T13:57:00Z" w16du:dateUtc="2026-09-29T17:57:00Z">
                      <w:rPr>
                        <w:rFonts w:ascii="Times New Roman" w:eastAsia="Times New Roman" w:hAnsi="Times New Roman" w:cs="Times New Roman"/>
                        <w:sz w:val="24"/>
                        <w:szCs w:val="24"/>
                      </w:rPr>
                    </w:rPrChange>
                  </w:rPr>
                  <w:delText>merchant details (name, location, MCC), device data (IP, IP country/region, device ID), raw messages (browser data, cardholder name)</w:delText>
                </w:r>
              </w:del>
            </w:ins>
          </w:p>
          <w:p w14:paraId="5BE24AB9" w14:textId="1847CF67" w:rsidR="00D82E33" w:rsidRPr="00DD4ABB" w:rsidRDefault="00D82E33">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74" w:author="Danylenko, Victoria" w:date="2026-09-29T06:36:00Z" w16du:dateUtc="2026-09-28T20:36:00Z"/>
                <w:rPrChange w:id="475" w:author="Adajar, Kassandra" w:date="2026-09-29T13:57:00Z" w16du:dateUtc="2026-09-29T17:57:00Z">
                  <w:rPr>
                    <w:ins w:id="476" w:author="Danylenko, Victoria" w:date="2026-09-29T06:36:00Z" w16du:dateUtc="2026-09-28T20:36:00Z"/>
                    <w:rFonts w:ascii="Times New Roman" w:eastAsia="Times New Roman" w:hAnsi="Times New Roman" w:cs="Times New Roman"/>
                    <w:sz w:val="24"/>
                    <w:szCs w:val="24"/>
                  </w:rPr>
                </w:rPrChange>
              </w:rPr>
              <w:pPrChange w:id="477" w:author="Adajar, Kassandra" w:date="2026-09-29T13:57:00Z" w16du:dateUtc="2026-09-29T17:57: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478" w:author="Adajar, Kassandra" w:date="2026-09-29T14:59:00Z" w16du:dateUtc="2026-09-29T18:59:00Z">
              <w:r>
                <w:t>Raw message (e.g., cardholder name)</w:t>
              </w:r>
            </w:ins>
          </w:p>
        </w:tc>
        <w:tc>
          <w:tcPr>
            <w:tcW w:w="2310" w:type="dxa"/>
            <w:hideMark/>
            <w:tcPrChange w:id="479" w:author="Adajar, Kassandra" w:date="2026-10-01T09:46:00Z" w16du:dateUtc="2026-10-01T13:46:00Z">
              <w:tcPr>
                <w:tcW w:w="1901" w:type="dxa"/>
                <w:gridSpan w:val="2"/>
                <w:hideMark/>
              </w:tcPr>
            </w:tcPrChange>
          </w:tcPr>
          <w:p w14:paraId="73DB9B73" w14:textId="57B24536" w:rsidR="00D82E33" w:rsidRPr="008839A3" w:rsidRDefault="00D82E33">
            <w:pPr>
              <w:pStyle w:val="ListParagraph"/>
              <w:numPr>
                <w:ilvl w:val="0"/>
                <w:numId w:val="54"/>
              </w:numPr>
              <w:spacing w:line="240" w:lineRule="auto"/>
              <w:cnfStyle w:val="000000000000" w:firstRow="0" w:lastRow="0" w:firstColumn="0" w:lastColumn="0" w:oddVBand="0" w:evenVBand="0" w:oddHBand="0" w:evenHBand="0" w:firstRowFirstColumn="0" w:firstRowLastColumn="0" w:lastRowFirstColumn="0" w:lastRowLastColumn="0"/>
              <w:rPr>
                <w:ins w:id="480" w:author="Adajar, Kassandra" w:date="2026-09-29T15:05:00Z" w16du:dateUtc="2026-09-29T19:05:00Z"/>
                <w:rFonts w:asciiTheme="minorHAnsi" w:eastAsia="Times New Roman" w:hAnsiTheme="minorHAnsi" w:cs="Times New Roman"/>
                <w:rPrChange w:id="481" w:author="Adajar, Kassandra" w:date="2026-09-29T15:05:00Z" w16du:dateUtc="2026-09-29T19:05:00Z">
                  <w:rPr>
                    <w:ins w:id="482" w:author="Adajar, Kassandra" w:date="2026-09-29T15:05:00Z" w16du:dateUtc="2026-09-29T19:05:00Z"/>
                  </w:rPr>
                </w:rPrChange>
              </w:rPr>
              <w:pPrChange w:id="483" w:author="Adajar, Kassandra" w:date="2026-09-29T15:05:00Z" w16du:dateUtc="2026-09-29T19:05:00Z">
                <w:pPr>
                  <w:pStyle w:val="ListParagraph"/>
                  <w:numPr>
                    <w:numId w:val="54"/>
                  </w:numPr>
                  <w:pBdr>
                    <w:top w:val="none" w:sz="0" w:space="0" w:color="auto"/>
                    <w:left w:val="none" w:sz="0" w:space="0" w:color="auto"/>
                    <w:bottom w:val="none" w:sz="0" w:space="0" w:color="auto"/>
                    <w:right w:val="none" w:sz="0" w:space="0" w:color="auto"/>
                    <w:between w:val="none" w:sz="0" w:space="0" w:color="auto"/>
                  </w:pBdr>
                  <w:spacing w:before="0" w:line="240" w:lineRule="auto"/>
                  <w:ind w:left="360" w:hanging="360"/>
                  <w:cnfStyle w:val="000000000000" w:firstRow="0" w:lastRow="0" w:firstColumn="0" w:lastColumn="0" w:oddVBand="0" w:evenVBand="0" w:oddHBand="0" w:evenHBand="0" w:firstRowFirstColumn="0" w:firstRowLastColumn="0" w:lastRowFirstColumn="0" w:lastRowLastColumn="0"/>
                </w:pPr>
              </w:pPrChange>
            </w:pPr>
            <w:ins w:id="484" w:author="Adajar, Kassandra" w:date="2026-09-29T15:05:00Z">
              <w:r w:rsidRPr="008839A3">
                <w:rPr>
                  <w:rFonts w:asciiTheme="minorHAnsi" w:eastAsia="Times New Roman" w:hAnsiTheme="minorHAnsi" w:cs="Times New Roman"/>
                </w:rPr>
                <w:t>IP address or device not seen on the member's previous undisputed transactions</w:t>
              </w:r>
            </w:ins>
          </w:p>
          <w:p w14:paraId="113CA4DA" w14:textId="5906C5B5" w:rsidR="00D82E33" w:rsidRPr="00987C55" w:rsidRDefault="00D82E33">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85" w:author="Adajar, Kassandra" w:date="2026-09-29T15:05:00Z" w16du:dateUtc="2026-09-29T19:05:00Z"/>
                <w:rFonts w:asciiTheme="minorHAnsi" w:eastAsia="Times New Roman" w:hAnsiTheme="minorHAnsi" w:cs="Times New Roman"/>
                <w:rPrChange w:id="486" w:author="Adajar, Kassandra" w:date="2026-09-29T15:05:00Z" w16du:dateUtc="2026-09-29T19:05:00Z">
                  <w:rPr>
                    <w:ins w:id="487" w:author="Adajar, Kassandra" w:date="2026-09-29T15:05:00Z" w16du:dateUtc="2026-09-29T19:05:00Z"/>
                  </w:rPr>
                </w:rPrChange>
              </w:rPr>
              <w:pPrChange w:id="488" w:author="Adajar, Kassandra" w:date="2026-09-29T15:05:00Z" w16du:dateUtc="2026-09-29T19:05: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489" w:author="Adajar, Kassandra" w:date="2026-09-29T15:05:00Z" w16du:dateUtc="2026-09-29T19:05:00Z">
              <w:r w:rsidRPr="00987C55">
                <w:rPr>
                  <w:rFonts w:asciiTheme="minorHAnsi" w:eastAsia="Times New Roman" w:hAnsiTheme="minorHAnsi" w:cs="Times New Roman"/>
                  <w:rPrChange w:id="490" w:author="Adajar, Kassandra" w:date="2026-09-29T15:05:00Z" w16du:dateUtc="2026-09-29T19:05:00Z">
                    <w:rPr/>
                  </w:rPrChange>
                </w:rPr>
                <w:t>IP location doesn't match where the member lives or works</w:t>
              </w:r>
            </w:ins>
            <w:ins w:id="491" w:author="Danylenko, Victoria" w:date="2026-09-29T06:36:00Z" w16du:dateUtc="2026-09-28T20:36:00Z">
              <w:del w:id="492" w:author="Adajar, Kassandra" w:date="2026-09-29T15:05:00Z" w16du:dateUtc="2026-09-29T19:05:00Z">
                <w:r w:rsidRPr="00987C55" w:rsidDel="002778D1">
                  <w:rPr>
                    <w:rFonts w:asciiTheme="minorHAnsi" w:eastAsia="Times New Roman" w:hAnsiTheme="minorHAnsi" w:cs="Times New Roman"/>
                    <w:rPrChange w:id="493" w:author="Adajar, Kassandra" w:date="2026-09-29T15:05:00Z" w16du:dateUtc="2026-09-29T19:05:00Z">
                      <w:rPr>
                        <w:rFonts w:ascii="Times New Roman" w:eastAsia="Times New Roman" w:hAnsi="Times New Roman" w:cs="Times New Roman"/>
                        <w:sz w:val="24"/>
                        <w:szCs w:val="24"/>
                      </w:rPr>
                    </w:rPrChange>
                  </w:rPr>
                  <w:delText>Low authentication risk score with high-risk outcome override, mismatched device/IP geolocation, unrecognized device ID</w:delText>
                </w:r>
              </w:del>
            </w:ins>
          </w:p>
          <w:p w14:paraId="298FEE63" w14:textId="77777777" w:rsidR="00D82E33" w:rsidRPr="00987C55" w:rsidRDefault="00D82E33">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494" w:author="Adajar, Kassandra" w:date="2026-09-29T15:05:00Z"/>
                <w:rFonts w:asciiTheme="minorHAnsi" w:eastAsia="Times New Roman" w:hAnsiTheme="minorHAnsi" w:cs="Times New Roman"/>
                <w:rPrChange w:id="495" w:author="Adajar, Kassandra" w:date="2026-09-29T15:05:00Z" w16du:dateUtc="2026-09-29T19:05:00Z">
                  <w:rPr>
                    <w:ins w:id="496" w:author="Adajar, Kassandra" w:date="2026-09-29T15:05:00Z"/>
                  </w:rPr>
                </w:rPrChange>
              </w:rPr>
              <w:pPrChange w:id="497" w:author="Adajar, Kassandra" w:date="2026-09-29T15:05:00Z" w16du:dateUtc="2026-09-29T19:05: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498" w:author="Adajar, Kassandra" w:date="2026-09-29T15:05:00Z">
              <w:r w:rsidRPr="00987C55">
                <w:rPr>
                  <w:rFonts w:asciiTheme="minorHAnsi" w:eastAsia="Times New Roman" w:hAnsiTheme="minorHAnsi" w:cs="Times New Roman"/>
                  <w:rPrChange w:id="499" w:author="Adajar, Kassandra" w:date="2026-09-29T15:05:00Z" w16du:dateUtc="2026-09-29T19:05:00Z">
                    <w:rPr/>
                  </w:rPrChange>
                </w:rPr>
                <w:t>Cardholder name or email doesn't match member records</w:t>
              </w:r>
            </w:ins>
          </w:p>
          <w:p w14:paraId="7F62BEE0" w14:textId="77777777" w:rsidR="00D82E33" w:rsidRPr="00987C55" w:rsidRDefault="00D82E33">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00" w:author="Adajar, Kassandra" w:date="2026-09-29T15:05:00Z"/>
                <w:rFonts w:asciiTheme="minorHAnsi" w:eastAsia="Times New Roman" w:hAnsiTheme="minorHAnsi" w:cs="Times New Roman"/>
                <w:rPrChange w:id="501" w:author="Adajar, Kassandra" w:date="2026-09-29T15:05:00Z" w16du:dateUtc="2026-09-29T19:05:00Z">
                  <w:rPr>
                    <w:ins w:id="502" w:author="Adajar, Kassandra" w:date="2026-09-29T15:05:00Z"/>
                  </w:rPr>
                </w:rPrChange>
              </w:rPr>
              <w:pPrChange w:id="503" w:author="Adajar, Kassandra" w:date="2026-09-29T15:05:00Z" w16du:dateUtc="2026-09-29T19:05: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504" w:author="Adajar, Kassandra" w:date="2026-09-29T15:05:00Z">
              <w:r w:rsidRPr="00987C55">
                <w:rPr>
                  <w:rFonts w:asciiTheme="minorHAnsi" w:eastAsia="Times New Roman" w:hAnsiTheme="minorHAnsi" w:cs="Times New Roman"/>
                  <w:rPrChange w:id="505" w:author="Adajar, Kassandra" w:date="2026-09-29T15:05:00Z" w16du:dateUtc="2026-09-29T19:05:00Z">
                    <w:rPr/>
                  </w:rPrChange>
                </w:rPr>
                <w:t>Cardholder Cancelled (CC) or Merchant Cancelled (MC) attempts around the disputed transaction</w:t>
              </w:r>
            </w:ins>
          </w:p>
          <w:p w14:paraId="13597C64" w14:textId="285CCEEC"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06" w:author="Danylenko, Victoria" w:date="2026-09-29T06:36:00Z" w16du:dateUtc="2026-09-28T20:36:00Z"/>
                <w:rFonts w:asciiTheme="minorHAnsi" w:eastAsia="Times New Roman" w:hAnsiTheme="minorHAnsi" w:cs="Times New Roman"/>
                <w:rPrChange w:id="507" w:author="Adajar, Kassandra" w:date="2026-09-29T12:55:00Z" w16du:dateUtc="2026-09-29T16:55:00Z">
                  <w:rPr>
                    <w:ins w:id="508" w:author="Danylenko, Victoria" w:date="2026-09-29T06:36:00Z" w16du:dateUtc="2026-09-28T20:36:00Z"/>
                    <w:rFonts w:ascii="Times New Roman" w:eastAsia="Times New Roman" w:hAnsi="Times New Roman" w:cs="Times New Roman"/>
                    <w:sz w:val="24"/>
                    <w:szCs w:val="24"/>
                  </w:rPr>
                </w:rPrChange>
              </w:rPr>
            </w:pPr>
          </w:p>
        </w:tc>
        <w:tc>
          <w:tcPr>
            <w:tcW w:w="2518" w:type="dxa"/>
            <w:hideMark/>
            <w:tcPrChange w:id="509" w:author="Adajar, Kassandra" w:date="2026-10-01T09:46:00Z" w16du:dateUtc="2026-10-01T13:46:00Z">
              <w:tcPr>
                <w:tcW w:w="2072" w:type="dxa"/>
                <w:gridSpan w:val="2"/>
                <w:hideMark/>
              </w:tcPr>
            </w:tcPrChange>
          </w:tcPr>
          <w:p w14:paraId="20E743D1" w14:textId="77777777" w:rsidR="00D82E33" w:rsidRDefault="00D82E33" w:rsidP="00CD0527">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10" w:author="Adajar, Kassandra" w:date="2026-09-29T16:42:00Z" w16du:dateUtc="2026-09-29T20:42:00Z"/>
                <w:rFonts w:asciiTheme="minorHAnsi" w:eastAsia="Times New Roman" w:hAnsiTheme="minorHAnsi" w:cs="Times New Roman"/>
              </w:rPr>
            </w:pPr>
            <w:ins w:id="511" w:author="Adajar, Kassandra" w:date="2026-09-29T16:10:00Z">
              <w:r w:rsidRPr="00CD0527">
                <w:rPr>
                  <w:rFonts w:asciiTheme="minorHAnsi" w:eastAsia="Times New Roman" w:hAnsiTheme="minorHAnsi" w:cs="Times New Roman"/>
                  <w:rPrChange w:id="512" w:author="Adajar, Kassandra" w:date="2026-09-29T16:42:00Z" w16du:dateUtc="2026-09-29T20:42:00Z">
                    <w:rPr/>
                  </w:rPrChange>
                </w:rPr>
                <w:t>Same IP address or device as previous undisputed transactions</w:t>
              </w:r>
            </w:ins>
          </w:p>
          <w:p w14:paraId="21FF646C" w14:textId="77777777" w:rsidR="00D82E33" w:rsidRDefault="00D82E33" w:rsidP="00CD0527">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13" w:author="Adajar, Kassandra" w:date="2026-09-29T16:42:00Z" w16du:dateUtc="2026-09-29T20:42:00Z"/>
                <w:rFonts w:asciiTheme="minorHAnsi" w:eastAsia="Times New Roman" w:hAnsiTheme="minorHAnsi" w:cs="Times New Roman"/>
              </w:rPr>
            </w:pPr>
            <w:ins w:id="514" w:author="Adajar, Kassandra" w:date="2026-09-29T16:42:00Z" w16du:dateUtc="2026-09-29T20:42:00Z">
              <w:r>
                <w:rPr>
                  <w:rFonts w:asciiTheme="minorHAnsi" w:eastAsia="Times New Roman" w:hAnsiTheme="minorHAnsi" w:cs="Times New Roman"/>
                </w:rPr>
                <w:t>I</w:t>
              </w:r>
            </w:ins>
            <w:ins w:id="515" w:author="Adajar, Kassandra" w:date="2026-09-29T16:10:00Z">
              <w:r w:rsidRPr="00CD0527">
                <w:rPr>
                  <w:rFonts w:asciiTheme="minorHAnsi" w:eastAsia="Times New Roman" w:hAnsiTheme="minorHAnsi" w:cs="Times New Roman"/>
                  <w:rPrChange w:id="516" w:author="Adajar, Kassandra" w:date="2026-09-29T16:42:00Z" w16du:dateUtc="2026-09-29T20:42:00Z">
                    <w:rPr/>
                  </w:rPrChange>
                </w:rPr>
                <w:t>P location aligns with the member's usual location</w:t>
              </w:r>
            </w:ins>
          </w:p>
          <w:p w14:paraId="019E88C3" w14:textId="77777777" w:rsidR="00D82E33" w:rsidRDefault="00D82E33" w:rsidP="00CD0527">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17" w:author="Adajar, Kassandra" w:date="2026-09-29T16:42:00Z" w16du:dateUtc="2026-09-29T20:42:00Z"/>
                <w:rFonts w:asciiTheme="minorHAnsi" w:eastAsia="Times New Roman" w:hAnsiTheme="minorHAnsi" w:cs="Times New Roman"/>
              </w:rPr>
            </w:pPr>
            <w:ins w:id="518" w:author="Adajar, Kassandra" w:date="2026-09-29T16:10:00Z">
              <w:r w:rsidRPr="00CD0527">
                <w:rPr>
                  <w:rFonts w:asciiTheme="minorHAnsi" w:eastAsia="Times New Roman" w:hAnsiTheme="minorHAnsi" w:cs="Times New Roman"/>
                  <w:rPrChange w:id="519" w:author="Adajar, Kassandra" w:date="2026-09-29T16:42:00Z" w16du:dateUtc="2026-09-29T20:42:00Z">
                    <w:rPr/>
                  </w:rPrChange>
                </w:rPr>
                <w:t>Cardholder name and email match member records</w:t>
              </w:r>
            </w:ins>
          </w:p>
          <w:p w14:paraId="46F40FDD" w14:textId="379F9EDE" w:rsidR="00D82E33" w:rsidRPr="00CD0527" w:rsidRDefault="00D82E33">
            <w:pPr>
              <w:pStyle w:val="ListParagraph"/>
              <w:numPr>
                <w:ilvl w:val="0"/>
                <w:numId w:val="54"/>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20" w:author="Adajar, Kassandra" w:date="2026-09-29T16:10:00Z"/>
                <w:rFonts w:asciiTheme="minorHAnsi" w:eastAsia="Times New Roman" w:hAnsiTheme="minorHAnsi" w:cs="Times New Roman"/>
                <w:rPrChange w:id="521" w:author="Adajar, Kassandra" w:date="2026-09-29T16:42:00Z" w16du:dateUtc="2026-09-29T20:42:00Z">
                  <w:rPr>
                    <w:ins w:id="522" w:author="Adajar, Kassandra" w:date="2026-09-29T16:10:00Z"/>
                  </w:rPr>
                </w:rPrChange>
              </w:rPr>
              <w:pPrChange w:id="523" w:author="Adajar, Kassandra" w:date="2026-09-29T16:42:00Z" w16du:dateUtc="2026-09-29T20:42: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524" w:author="Adajar, Kassandra" w:date="2026-09-29T16:10:00Z">
              <w:r w:rsidRPr="00CD0527">
                <w:rPr>
                  <w:rFonts w:asciiTheme="minorHAnsi" w:eastAsia="Times New Roman" w:hAnsiTheme="minorHAnsi" w:cs="Times New Roman"/>
                  <w:rPrChange w:id="525" w:author="Adajar, Kassandra" w:date="2026-09-29T16:42:00Z" w16du:dateUtc="2026-09-29T20:42:00Z">
                    <w:rPr/>
                  </w:rPrChange>
                </w:rPr>
                <w:t>Transaction was successfully authenticated on a recognized device</w:t>
              </w:r>
            </w:ins>
          </w:p>
          <w:p w14:paraId="6B05D25B" w14:textId="164DEFC5"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26" w:author="Danylenko, Victoria" w:date="2026-09-29T06:36:00Z" w16du:dateUtc="2026-09-28T20:36:00Z"/>
                <w:rFonts w:asciiTheme="minorHAnsi" w:eastAsia="Times New Roman" w:hAnsiTheme="minorHAnsi" w:cs="Times New Roman"/>
                <w:rPrChange w:id="527" w:author="Adajar, Kassandra" w:date="2026-09-29T12:55:00Z" w16du:dateUtc="2026-09-29T16:55:00Z">
                  <w:rPr>
                    <w:ins w:id="528" w:author="Danylenko, Victoria" w:date="2026-09-29T06:36:00Z" w16du:dateUtc="2026-09-28T20:36:00Z"/>
                    <w:rFonts w:ascii="Times New Roman" w:eastAsia="Times New Roman" w:hAnsi="Times New Roman" w:cs="Times New Roman"/>
                    <w:sz w:val="24"/>
                    <w:szCs w:val="24"/>
                  </w:rPr>
                </w:rPrChange>
              </w:rPr>
            </w:pPr>
            <w:ins w:id="529" w:author="Danylenko, Victoria" w:date="2026-09-29T06:36:00Z" w16du:dateUtc="2026-09-28T20:36:00Z">
              <w:del w:id="530" w:author="Adajar, Kassandra" w:date="2026-09-29T16:10:00Z" w16du:dateUtc="2026-09-29T20:10:00Z">
                <w:r w:rsidRPr="00746EC3" w:rsidDel="009C7E56">
                  <w:rPr>
                    <w:rFonts w:asciiTheme="minorHAnsi" w:eastAsia="Times New Roman" w:hAnsiTheme="minorHAnsi" w:cs="Times New Roman"/>
                    <w:rPrChange w:id="531" w:author="Adajar, Kassandra" w:date="2026-09-29T12:55:00Z" w16du:dateUtc="2026-09-29T16:55:00Z">
                      <w:rPr>
                        <w:rFonts w:ascii="Times New Roman" w:eastAsia="Times New Roman" w:hAnsi="Times New Roman" w:cs="Times New Roman"/>
                        <w:sz w:val="24"/>
                        <w:szCs w:val="24"/>
                      </w:rPr>
                    </w:rPrChange>
                  </w:rPr>
                  <w:delText>Authentication passed cleanly on a recognized, previously used device/IP consistent with member's normal location</w:delText>
                </w:r>
              </w:del>
            </w:ins>
          </w:p>
        </w:tc>
      </w:tr>
      <w:tr w:rsidR="00D82E33" w:rsidRPr="00C56FAD" w:rsidDel="00746EC3" w14:paraId="111A75D5" w14:textId="77777777" w:rsidTr="00D82E33">
        <w:trPr>
          <w:cnfStyle w:val="000000100000" w:firstRow="0" w:lastRow="0" w:firstColumn="0" w:lastColumn="0" w:oddVBand="0" w:evenVBand="0" w:oddHBand="1" w:evenHBand="0" w:firstRowFirstColumn="0" w:firstRowLastColumn="0" w:lastRowFirstColumn="0" w:lastRowLastColumn="0"/>
          <w:trHeight w:val="116"/>
          <w:ins w:id="532" w:author="Danylenko, Victoria" w:date="2026-09-29T06:36:00Z"/>
          <w:del w:id="533" w:author="Adajar, Kassandra" w:date="2026-09-29T12:57:00Z"/>
          <w:trPrChange w:id="534" w:author="Adajar, Kassandra" w:date="2026-10-01T09:46:00Z" w16du:dateUtc="2026-10-01T13:46:00Z">
            <w:trPr>
              <w:gridAfter w:val="0"/>
              <w:trHeight w:val="123"/>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535" w:author="Adajar, Kassandra" w:date="2026-10-01T09:46:00Z" w16du:dateUtc="2026-10-01T13:46:00Z">
              <w:tcPr>
                <w:tcW w:w="352" w:type="dxa"/>
                <w:hideMark/>
              </w:tcPr>
            </w:tcPrChange>
          </w:tcPr>
          <w:p w14:paraId="3B8A0387" w14:textId="3CAEE183"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1000100000" w:firstRow="0" w:lastRow="0" w:firstColumn="1" w:lastColumn="0" w:oddVBand="0" w:evenVBand="0" w:oddHBand="1" w:evenHBand="0" w:firstRowFirstColumn="0" w:firstRowLastColumn="0" w:lastRowFirstColumn="0" w:lastRowLastColumn="0"/>
              <w:rPr>
                <w:ins w:id="536" w:author="Danylenko, Victoria" w:date="2026-09-29T06:36:00Z" w16du:dateUtc="2026-09-28T20:36:00Z"/>
                <w:del w:id="537" w:author="Adajar, Kassandra" w:date="2026-09-29T12:57:00Z" w16du:dateUtc="2026-09-29T16:57:00Z"/>
                <w:rFonts w:asciiTheme="minorHAnsi" w:eastAsia="Times New Roman" w:hAnsiTheme="minorHAnsi" w:cs="Times New Roman"/>
                <w:sz w:val="20"/>
                <w:rPrChange w:id="538" w:author="Adajar, Kassandra" w:date="2026-09-29T12:55:00Z" w16du:dateUtc="2026-09-29T16:55:00Z">
                  <w:rPr>
                    <w:ins w:id="539" w:author="Danylenko, Victoria" w:date="2026-09-29T06:36:00Z" w16du:dateUtc="2026-09-28T20:36:00Z"/>
                    <w:del w:id="540" w:author="Adajar, Kassandra" w:date="2026-09-29T12:57:00Z" w16du:dateUtc="2026-09-29T16:57:00Z"/>
                    <w:rFonts w:ascii="Times New Roman" w:eastAsia="Times New Roman" w:hAnsi="Times New Roman" w:cs="Times New Roman"/>
                    <w:sz w:val="24"/>
                    <w:szCs w:val="24"/>
                  </w:rPr>
                </w:rPrChange>
              </w:rPr>
            </w:pPr>
            <w:ins w:id="541" w:author="Danylenko, Victoria" w:date="2026-09-29T06:36:00Z" w16du:dateUtc="2026-09-28T20:36:00Z">
              <w:del w:id="542" w:author="Adajar, Kassandra" w:date="2026-09-29T12:57:00Z" w16du:dateUtc="2026-09-29T16:57:00Z">
                <w:r w:rsidRPr="00746EC3" w:rsidDel="00746EC3">
                  <w:rPr>
                    <w:rFonts w:asciiTheme="minorHAnsi" w:eastAsia="Times New Roman" w:hAnsiTheme="minorHAnsi" w:cs="Times New Roman"/>
                    <w:sz w:val="20"/>
                    <w:rPrChange w:id="543" w:author="Adajar, Kassandra" w:date="2026-09-29T12:55:00Z" w16du:dateUtc="2026-09-29T16:55:00Z">
                      <w:rPr>
                        <w:rFonts w:ascii="Times New Roman" w:eastAsia="Times New Roman" w:hAnsi="Times New Roman" w:cs="Times New Roman"/>
                        <w:sz w:val="24"/>
                        <w:szCs w:val="24"/>
                      </w:rPr>
                    </w:rPrChange>
                  </w:rPr>
                  <w:delText>5</w:delText>
                </w:r>
              </w:del>
            </w:ins>
          </w:p>
        </w:tc>
        <w:tc>
          <w:tcPr>
            <w:tcW w:w="1639" w:type="dxa"/>
            <w:hideMark/>
            <w:tcPrChange w:id="544" w:author="Adajar, Kassandra" w:date="2026-10-01T09:46:00Z" w16du:dateUtc="2026-10-01T13:46:00Z">
              <w:tcPr>
                <w:tcW w:w="1349" w:type="dxa"/>
                <w:gridSpan w:val="2"/>
                <w:hideMark/>
              </w:tcPr>
            </w:tcPrChange>
          </w:tcPr>
          <w:p w14:paraId="38B627D6" w14:textId="69891AC4"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545" w:author="Danylenko, Victoria" w:date="2026-09-29T06:36:00Z" w16du:dateUtc="2026-09-28T20:36:00Z"/>
                <w:del w:id="546" w:author="Adajar, Kassandra" w:date="2026-09-29T12:57:00Z" w16du:dateUtc="2026-09-29T16:57:00Z"/>
                <w:rFonts w:asciiTheme="minorHAnsi" w:eastAsia="Times New Roman" w:hAnsiTheme="minorHAnsi" w:cs="Times New Roman"/>
                <w:rPrChange w:id="547" w:author="Adajar, Kassandra" w:date="2026-09-29T12:55:00Z" w16du:dateUtc="2026-09-29T16:55:00Z">
                  <w:rPr>
                    <w:ins w:id="548" w:author="Danylenko, Victoria" w:date="2026-09-29T06:36:00Z" w16du:dateUtc="2026-09-28T20:36:00Z"/>
                    <w:del w:id="549" w:author="Adajar, Kassandra" w:date="2026-09-29T12:57:00Z" w16du:dateUtc="2026-09-29T16:57:00Z"/>
                    <w:rFonts w:ascii="Times New Roman" w:eastAsia="Times New Roman" w:hAnsi="Times New Roman" w:cs="Times New Roman"/>
                    <w:sz w:val="24"/>
                    <w:szCs w:val="24"/>
                  </w:rPr>
                </w:rPrChange>
              </w:rPr>
            </w:pPr>
            <w:ins w:id="550" w:author="Danylenko, Victoria" w:date="2026-09-29T06:36:00Z" w16du:dateUtc="2026-09-28T20:36:00Z">
              <w:del w:id="551" w:author="Adajar, Kassandra" w:date="2026-09-29T12:57:00Z" w16du:dateUtc="2026-09-29T16:57:00Z">
                <w:r w:rsidRPr="00746EC3" w:rsidDel="00746EC3">
                  <w:rPr>
                    <w:rFonts w:asciiTheme="minorHAnsi" w:eastAsia="Times New Roman" w:hAnsiTheme="minorHAnsi" w:cs="Times New Roman"/>
                    <w:b/>
                    <w:bCs/>
                    <w:rPrChange w:id="552" w:author="Adajar, Kassandra" w:date="2026-09-29T12:55:00Z" w16du:dateUtc="2026-09-29T16:55:00Z">
                      <w:rPr>
                        <w:rFonts w:ascii="Times New Roman" w:eastAsia="Times New Roman" w:hAnsi="Times New Roman" w:cs="Times New Roman"/>
                        <w:b/>
                        <w:bCs/>
                        <w:sz w:val="24"/>
                        <w:szCs w:val="24"/>
                      </w:rPr>
                    </w:rPrChange>
                  </w:rPr>
                  <w:delText>Supporting Documentation</w:delText>
                </w:r>
              </w:del>
            </w:ins>
          </w:p>
        </w:tc>
        <w:tc>
          <w:tcPr>
            <w:tcW w:w="2473" w:type="dxa"/>
            <w:hideMark/>
            <w:tcPrChange w:id="553" w:author="Adajar, Kassandra" w:date="2026-10-01T09:46:00Z" w16du:dateUtc="2026-10-01T13:46:00Z">
              <w:tcPr>
                <w:tcW w:w="2035" w:type="dxa"/>
                <w:gridSpan w:val="2"/>
                <w:hideMark/>
              </w:tcPr>
            </w:tcPrChange>
          </w:tcPr>
          <w:p w14:paraId="3F2315C2" w14:textId="3E3E96C8"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554" w:author="Danylenko, Victoria" w:date="2026-09-29T06:36:00Z" w16du:dateUtc="2026-09-28T20:36:00Z"/>
                <w:del w:id="555" w:author="Adajar, Kassandra" w:date="2026-09-29T12:57:00Z" w16du:dateUtc="2026-09-29T16:57:00Z"/>
                <w:rFonts w:asciiTheme="minorHAnsi" w:eastAsia="Times New Roman" w:hAnsiTheme="minorHAnsi" w:cs="Times New Roman"/>
                <w:rPrChange w:id="556" w:author="Adajar, Kassandra" w:date="2026-09-29T12:55:00Z" w16du:dateUtc="2026-09-29T16:55:00Z">
                  <w:rPr>
                    <w:ins w:id="557" w:author="Danylenko, Victoria" w:date="2026-09-29T06:36:00Z" w16du:dateUtc="2026-09-28T20:36:00Z"/>
                    <w:del w:id="558" w:author="Adajar, Kassandra" w:date="2026-09-29T12:57:00Z" w16du:dateUtc="2026-09-29T16:57:00Z"/>
                    <w:rFonts w:ascii="Times New Roman" w:eastAsia="Times New Roman" w:hAnsi="Times New Roman" w:cs="Times New Roman"/>
                    <w:sz w:val="24"/>
                    <w:szCs w:val="24"/>
                  </w:rPr>
                </w:rPrChange>
              </w:rPr>
            </w:pPr>
            <w:ins w:id="559" w:author="Danylenko, Victoria" w:date="2026-09-29T06:36:00Z" w16du:dateUtc="2026-09-28T20:36:00Z">
              <w:del w:id="560" w:author="Adajar, Kassandra" w:date="2026-09-29T12:57:00Z" w16du:dateUtc="2026-09-29T16:57:00Z">
                <w:r w:rsidRPr="00746EC3" w:rsidDel="00746EC3">
                  <w:rPr>
                    <w:rFonts w:asciiTheme="minorHAnsi" w:eastAsia="Times New Roman" w:hAnsiTheme="minorHAnsi" w:cs="Times New Roman"/>
                    <w:rPrChange w:id="561" w:author="Adajar, Kassandra" w:date="2026-09-29T12:55:00Z" w16du:dateUtc="2026-09-29T16:55:00Z">
                      <w:rPr>
                        <w:rFonts w:ascii="Times New Roman" w:eastAsia="Times New Roman" w:hAnsi="Times New Roman" w:cs="Times New Roman"/>
                        <w:sz w:val="24"/>
                        <w:szCs w:val="24"/>
                      </w:rPr>
                    </w:rPrChange>
                  </w:rPr>
                  <w:delText>Member correspondence, screenshots (e.g., phishing emails related to the fraud)</w:delText>
                </w:r>
              </w:del>
            </w:ins>
          </w:p>
        </w:tc>
        <w:tc>
          <w:tcPr>
            <w:tcW w:w="2310" w:type="dxa"/>
            <w:hideMark/>
            <w:tcPrChange w:id="562" w:author="Adajar, Kassandra" w:date="2026-10-01T09:46:00Z" w16du:dateUtc="2026-10-01T13:46:00Z">
              <w:tcPr>
                <w:tcW w:w="1901" w:type="dxa"/>
                <w:gridSpan w:val="2"/>
                <w:hideMark/>
              </w:tcPr>
            </w:tcPrChange>
          </w:tcPr>
          <w:p w14:paraId="40068539" w14:textId="5E8679F3"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563" w:author="Danylenko, Victoria" w:date="2026-09-29T06:36:00Z" w16du:dateUtc="2026-09-28T20:36:00Z"/>
                <w:del w:id="564" w:author="Adajar, Kassandra" w:date="2026-09-29T12:57:00Z" w16du:dateUtc="2026-09-29T16:57:00Z"/>
                <w:rFonts w:asciiTheme="minorHAnsi" w:eastAsia="Times New Roman" w:hAnsiTheme="minorHAnsi" w:cs="Times New Roman"/>
                <w:rPrChange w:id="565" w:author="Adajar, Kassandra" w:date="2026-09-29T12:55:00Z" w16du:dateUtc="2026-09-29T16:55:00Z">
                  <w:rPr>
                    <w:ins w:id="566" w:author="Danylenko, Victoria" w:date="2026-09-29T06:36:00Z" w16du:dateUtc="2026-09-28T20:36:00Z"/>
                    <w:del w:id="567" w:author="Adajar, Kassandra" w:date="2026-09-29T12:57:00Z" w16du:dateUtc="2026-09-29T16:57:00Z"/>
                    <w:rFonts w:ascii="Times New Roman" w:eastAsia="Times New Roman" w:hAnsi="Times New Roman" w:cs="Times New Roman"/>
                    <w:sz w:val="24"/>
                    <w:szCs w:val="24"/>
                  </w:rPr>
                </w:rPrChange>
              </w:rPr>
            </w:pPr>
            <w:ins w:id="568" w:author="Danylenko, Victoria" w:date="2026-09-29T06:36:00Z" w16du:dateUtc="2026-09-28T20:36:00Z">
              <w:del w:id="569" w:author="Adajar, Kassandra" w:date="2026-09-29T12:57:00Z" w16du:dateUtc="2026-09-29T16:57:00Z">
                <w:r w:rsidRPr="00746EC3" w:rsidDel="00746EC3">
                  <w:rPr>
                    <w:rFonts w:asciiTheme="minorHAnsi" w:eastAsia="Times New Roman" w:hAnsiTheme="minorHAnsi" w:cs="Times New Roman"/>
                    <w:rPrChange w:id="570" w:author="Adajar, Kassandra" w:date="2026-09-29T12:55:00Z" w16du:dateUtc="2026-09-29T16:55:00Z">
                      <w:rPr>
                        <w:rFonts w:ascii="Times New Roman" w:eastAsia="Times New Roman" w:hAnsi="Times New Roman" w:cs="Times New Roman"/>
                        <w:sz w:val="24"/>
                        <w:szCs w:val="24"/>
                      </w:rPr>
                    </w:rPrChange>
                  </w:rPr>
                  <w:delText>Evidence corroborates the fraud narrative (e.g., phishing email matches timing of compromise)</w:delText>
                </w:r>
              </w:del>
            </w:ins>
          </w:p>
        </w:tc>
        <w:tc>
          <w:tcPr>
            <w:tcW w:w="2518" w:type="dxa"/>
            <w:hideMark/>
            <w:tcPrChange w:id="571" w:author="Adajar, Kassandra" w:date="2026-10-01T09:46:00Z" w16du:dateUtc="2026-10-01T13:46:00Z">
              <w:tcPr>
                <w:tcW w:w="2072" w:type="dxa"/>
                <w:gridSpan w:val="2"/>
                <w:hideMark/>
              </w:tcPr>
            </w:tcPrChange>
          </w:tcPr>
          <w:p w14:paraId="5531BC10" w14:textId="00A994FA"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572" w:author="Danylenko, Victoria" w:date="2026-09-29T06:36:00Z" w16du:dateUtc="2026-09-28T20:36:00Z"/>
                <w:del w:id="573" w:author="Adajar, Kassandra" w:date="2026-09-29T12:57:00Z" w16du:dateUtc="2026-09-29T16:57:00Z"/>
                <w:rFonts w:asciiTheme="minorHAnsi" w:eastAsia="Times New Roman" w:hAnsiTheme="minorHAnsi" w:cs="Times New Roman"/>
                <w:rPrChange w:id="574" w:author="Adajar, Kassandra" w:date="2026-09-29T12:55:00Z" w16du:dateUtc="2026-09-29T16:55:00Z">
                  <w:rPr>
                    <w:ins w:id="575" w:author="Danylenko, Victoria" w:date="2026-09-29T06:36:00Z" w16du:dateUtc="2026-09-28T20:36:00Z"/>
                    <w:del w:id="576" w:author="Adajar, Kassandra" w:date="2026-09-29T12:57:00Z" w16du:dateUtc="2026-09-29T16:57:00Z"/>
                    <w:rFonts w:ascii="Times New Roman" w:eastAsia="Times New Roman" w:hAnsi="Times New Roman" w:cs="Times New Roman"/>
                    <w:sz w:val="24"/>
                    <w:szCs w:val="24"/>
                  </w:rPr>
                </w:rPrChange>
              </w:rPr>
            </w:pPr>
            <w:ins w:id="577" w:author="Danylenko, Victoria" w:date="2026-09-29T06:36:00Z" w16du:dateUtc="2026-09-28T20:36:00Z">
              <w:del w:id="578" w:author="Adajar, Kassandra" w:date="2026-09-29T12:57:00Z" w16du:dateUtc="2026-09-29T16:57:00Z">
                <w:r w:rsidRPr="00746EC3" w:rsidDel="00746EC3">
                  <w:rPr>
                    <w:rFonts w:asciiTheme="minorHAnsi" w:eastAsia="Times New Roman" w:hAnsiTheme="minorHAnsi" w:cs="Times New Roman"/>
                    <w:rPrChange w:id="579" w:author="Adajar, Kassandra" w:date="2026-09-29T12:55:00Z" w16du:dateUtc="2026-09-29T16:55:00Z">
                      <w:rPr>
                        <w:rFonts w:ascii="Times New Roman" w:eastAsia="Times New Roman" w:hAnsi="Times New Roman" w:cs="Times New Roman"/>
                        <w:sz w:val="24"/>
                        <w:szCs w:val="24"/>
                      </w:rPr>
                    </w:rPrChange>
                  </w:rPr>
                  <w:delText>No supporting evidence provided, or evidence contradicts the member's account of events</w:delText>
                </w:r>
              </w:del>
            </w:ins>
          </w:p>
        </w:tc>
      </w:tr>
      <w:tr w:rsidR="00D82E33" w:rsidRPr="00C56FAD" w14:paraId="1CE59766" w14:textId="77777777" w:rsidTr="00D82E33">
        <w:trPr>
          <w:trHeight w:val="998"/>
          <w:ins w:id="580" w:author="Danylenko, Victoria" w:date="2026-09-29T06:36:00Z"/>
          <w:trPrChange w:id="581" w:author="Adajar, Kassandra" w:date="2026-10-01T09:46:00Z" w16du:dateUtc="2026-10-01T13:46:00Z">
            <w:trPr>
              <w:gridAfter w:val="0"/>
              <w:trHeight w:val="1057"/>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582" w:author="Adajar, Kassandra" w:date="2026-10-01T09:46:00Z" w16du:dateUtc="2026-10-01T13:46:00Z">
              <w:tcPr>
                <w:tcW w:w="352" w:type="dxa"/>
                <w:hideMark/>
              </w:tcPr>
            </w:tcPrChange>
          </w:tcPr>
          <w:p w14:paraId="274E68FA" w14:textId="0714C099"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rPr>
                <w:ins w:id="583" w:author="Danylenko, Victoria" w:date="2026-09-29T06:36:00Z" w16du:dateUtc="2026-09-28T20:36:00Z"/>
                <w:rFonts w:asciiTheme="minorHAnsi" w:eastAsia="Times New Roman" w:hAnsiTheme="minorHAnsi" w:cs="Times New Roman"/>
                <w:sz w:val="20"/>
                <w:rPrChange w:id="584" w:author="Adajar, Kassandra" w:date="2026-09-29T12:55:00Z" w16du:dateUtc="2026-09-29T16:55:00Z">
                  <w:rPr>
                    <w:ins w:id="585" w:author="Danylenko, Victoria" w:date="2026-09-29T06:36:00Z" w16du:dateUtc="2026-09-28T20:36:00Z"/>
                    <w:rFonts w:ascii="Times New Roman" w:eastAsia="Times New Roman" w:hAnsi="Times New Roman" w:cs="Times New Roman"/>
                    <w:sz w:val="24"/>
                    <w:szCs w:val="24"/>
                  </w:rPr>
                </w:rPrChange>
              </w:rPr>
            </w:pPr>
            <w:ins w:id="586" w:author="Adajar, Kassandra" w:date="2026-09-29T15:24:00Z" w16du:dateUtc="2026-09-29T19:24:00Z">
              <w:r>
                <w:rPr>
                  <w:rFonts w:asciiTheme="minorHAnsi" w:eastAsia="Times New Roman" w:hAnsiTheme="minorHAnsi" w:cs="Times New Roman"/>
                  <w:sz w:val="20"/>
                </w:rPr>
                <w:t>3</w:t>
              </w:r>
            </w:ins>
            <w:ins w:id="587" w:author="Danylenko, Victoria" w:date="2026-09-29T06:36:00Z" w16du:dateUtc="2026-09-28T20:36:00Z">
              <w:del w:id="588" w:author="Adajar, Kassandra" w:date="2026-09-29T15:24:00Z" w16du:dateUtc="2026-09-29T19:24:00Z">
                <w:r w:rsidRPr="00746EC3" w:rsidDel="005C122F">
                  <w:rPr>
                    <w:rFonts w:asciiTheme="minorHAnsi" w:eastAsia="Times New Roman" w:hAnsiTheme="minorHAnsi" w:cs="Times New Roman"/>
                    <w:sz w:val="20"/>
                    <w:rPrChange w:id="589" w:author="Adajar, Kassandra" w:date="2026-09-29T12:55:00Z" w16du:dateUtc="2026-09-29T16:55:00Z">
                      <w:rPr>
                        <w:rFonts w:ascii="Times New Roman" w:eastAsia="Times New Roman" w:hAnsi="Times New Roman" w:cs="Times New Roman"/>
                        <w:sz w:val="24"/>
                        <w:szCs w:val="24"/>
                      </w:rPr>
                    </w:rPrChange>
                  </w:rPr>
                  <w:delText>6</w:delText>
                </w:r>
              </w:del>
            </w:ins>
          </w:p>
        </w:tc>
        <w:tc>
          <w:tcPr>
            <w:tcW w:w="1639" w:type="dxa"/>
            <w:hideMark/>
            <w:tcPrChange w:id="590" w:author="Adajar, Kassandra" w:date="2026-10-01T09:46:00Z" w16du:dateUtc="2026-10-01T13:46:00Z">
              <w:tcPr>
                <w:tcW w:w="1349" w:type="dxa"/>
                <w:gridSpan w:val="2"/>
                <w:hideMark/>
              </w:tcPr>
            </w:tcPrChange>
          </w:tcPr>
          <w:p w14:paraId="061E0B1A" w14:textId="77777777"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91" w:author="Danylenko, Victoria" w:date="2026-09-29T06:36:00Z" w16du:dateUtc="2026-09-28T20:36:00Z"/>
                <w:rFonts w:asciiTheme="minorHAnsi" w:eastAsia="Times New Roman" w:hAnsiTheme="minorHAnsi" w:cs="Times New Roman"/>
                <w:rPrChange w:id="592" w:author="Adajar, Kassandra" w:date="2026-09-29T12:55:00Z" w16du:dateUtc="2026-09-29T16:55:00Z">
                  <w:rPr>
                    <w:ins w:id="593" w:author="Danylenko, Victoria" w:date="2026-09-29T06:36:00Z" w16du:dateUtc="2026-09-28T20:36:00Z"/>
                    <w:rFonts w:ascii="Times New Roman" w:eastAsia="Times New Roman" w:hAnsi="Times New Roman" w:cs="Times New Roman"/>
                    <w:sz w:val="24"/>
                    <w:szCs w:val="24"/>
                  </w:rPr>
                </w:rPrChange>
              </w:rPr>
            </w:pPr>
            <w:ins w:id="594" w:author="Danylenko, Victoria" w:date="2026-09-29T06:36:00Z" w16du:dateUtc="2026-09-28T20:36:00Z">
              <w:r w:rsidRPr="00746EC3">
                <w:rPr>
                  <w:rFonts w:asciiTheme="minorHAnsi" w:eastAsia="Times New Roman" w:hAnsiTheme="minorHAnsi" w:cs="Times New Roman"/>
                  <w:b/>
                  <w:bCs/>
                  <w:rPrChange w:id="595" w:author="Adajar, Kassandra" w:date="2026-09-29T12:55:00Z" w16du:dateUtc="2026-09-29T16:55:00Z">
                    <w:rPr>
                      <w:rFonts w:ascii="Times New Roman" w:eastAsia="Times New Roman" w:hAnsi="Times New Roman" w:cs="Times New Roman"/>
                      <w:b/>
                      <w:bCs/>
                      <w:sz w:val="24"/>
                      <w:szCs w:val="24"/>
                    </w:rPr>
                  </w:rPrChange>
                </w:rPr>
                <w:t>Member History &amp; Dispute Pattern</w:t>
              </w:r>
            </w:ins>
          </w:p>
        </w:tc>
        <w:tc>
          <w:tcPr>
            <w:tcW w:w="2473" w:type="dxa"/>
            <w:hideMark/>
            <w:tcPrChange w:id="596" w:author="Adajar, Kassandra" w:date="2026-10-01T09:46:00Z" w16du:dateUtc="2026-10-01T13:46:00Z">
              <w:tcPr>
                <w:tcW w:w="2035" w:type="dxa"/>
                <w:gridSpan w:val="2"/>
                <w:hideMark/>
              </w:tcPr>
            </w:tcPrChange>
          </w:tcPr>
          <w:p w14:paraId="499C9479" w14:textId="30B01BE7" w:rsidR="00D82E33" w:rsidRPr="00DD4ABB" w:rsidRDefault="00D82E33">
            <w:pPr>
              <w:pStyle w:val="ListParagraph"/>
              <w:numPr>
                <w:ilvl w:val="0"/>
                <w:numId w:val="55"/>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597" w:author="Danylenko, Victoria" w:date="2026-09-29T06:36:00Z" w16du:dateUtc="2026-09-28T20:36:00Z"/>
                <w:rFonts w:asciiTheme="minorHAnsi" w:eastAsia="Times New Roman" w:hAnsiTheme="minorHAnsi" w:cs="Times New Roman"/>
                <w:rPrChange w:id="598" w:author="Adajar, Kassandra" w:date="2026-09-29T13:58:00Z" w16du:dateUtc="2026-09-29T17:58:00Z">
                  <w:rPr>
                    <w:ins w:id="599" w:author="Danylenko, Victoria" w:date="2026-09-29T06:36:00Z" w16du:dateUtc="2026-09-28T20:36:00Z"/>
                    <w:rFonts w:ascii="Times New Roman" w:eastAsia="Times New Roman" w:hAnsi="Times New Roman" w:cs="Times New Roman"/>
                    <w:sz w:val="24"/>
                    <w:szCs w:val="24"/>
                  </w:rPr>
                </w:rPrChange>
              </w:rPr>
              <w:pPrChange w:id="600" w:author="Adajar, Kassandra" w:date="2026-09-29T13:58:00Z" w16du:dateUtc="2026-09-29T17:58: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601" w:author="Danylenko, Victoria" w:date="2026-09-29T06:36:00Z" w16du:dateUtc="2026-09-28T20:36:00Z">
              <w:r w:rsidRPr="00DD4ABB">
                <w:rPr>
                  <w:rFonts w:asciiTheme="minorHAnsi" w:eastAsia="Times New Roman" w:hAnsiTheme="minorHAnsi" w:cs="Times New Roman"/>
                  <w:rPrChange w:id="602" w:author="Adajar, Kassandra" w:date="2026-09-29T13:58:00Z" w16du:dateUtc="2026-09-29T17:58:00Z">
                    <w:rPr>
                      <w:rFonts w:ascii="Times New Roman" w:eastAsia="Times New Roman" w:hAnsi="Times New Roman" w:cs="Times New Roman"/>
                      <w:sz w:val="24"/>
                      <w:szCs w:val="24"/>
                    </w:rPr>
                  </w:rPrChange>
                </w:rPr>
                <w:t>Prior disputes on file</w:t>
              </w:r>
              <w:del w:id="603" w:author="Adajar, Kassandra" w:date="2026-09-29T13:58:00Z" w16du:dateUtc="2026-09-29T17:58:00Z">
                <w:r w:rsidRPr="00DD4ABB" w:rsidDel="00DD4ABB">
                  <w:rPr>
                    <w:rFonts w:asciiTheme="minorHAnsi" w:eastAsia="Times New Roman" w:hAnsiTheme="minorHAnsi" w:cs="Times New Roman"/>
                    <w:rPrChange w:id="604" w:author="Adajar, Kassandra" w:date="2026-09-29T13:58:00Z" w16du:dateUtc="2026-09-29T17:58:00Z">
                      <w:rPr>
                        <w:rFonts w:ascii="Times New Roman" w:eastAsia="Times New Roman" w:hAnsi="Times New Roman" w:cs="Times New Roman"/>
                        <w:sz w:val="24"/>
                        <w:szCs w:val="24"/>
                      </w:rPr>
                    </w:rPrChange>
                  </w:rPr>
                  <w:delText>; frequency, timing, or similarities in circumstances</w:delText>
                </w:r>
              </w:del>
            </w:ins>
          </w:p>
        </w:tc>
        <w:tc>
          <w:tcPr>
            <w:tcW w:w="2310" w:type="dxa"/>
            <w:hideMark/>
            <w:tcPrChange w:id="605" w:author="Adajar, Kassandra" w:date="2026-10-01T09:46:00Z" w16du:dateUtc="2026-10-01T13:46:00Z">
              <w:tcPr>
                <w:tcW w:w="1901" w:type="dxa"/>
                <w:gridSpan w:val="2"/>
                <w:hideMark/>
              </w:tcPr>
            </w:tcPrChange>
          </w:tcPr>
          <w:p w14:paraId="4E052EC9" w14:textId="77777777" w:rsidR="00D82E33" w:rsidRDefault="00D82E33" w:rsidP="00F83BE8">
            <w:pPr>
              <w:pStyle w:val="ListParagraph"/>
              <w:numPr>
                <w:ilvl w:val="0"/>
                <w:numId w:val="55"/>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606" w:author="Adajar, Kassandra" w:date="2026-09-29T16:08:00Z" w16du:dateUtc="2026-09-29T20:08:00Z"/>
                <w:rFonts w:asciiTheme="minorHAnsi" w:eastAsia="Times New Roman" w:hAnsiTheme="minorHAnsi" w:cs="Times New Roman"/>
              </w:rPr>
            </w:pPr>
            <w:ins w:id="607" w:author="Danylenko, Victoria" w:date="2026-09-29T06:36:00Z" w16du:dateUtc="2026-09-28T20:36:00Z">
              <w:del w:id="608" w:author="Adajar, Kassandra" w:date="2026-09-29T13:59:00Z" w16du:dateUtc="2026-09-29T17:59:00Z">
                <w:r w:rsidRPr="00746EC3" w:rsidDel="00DD4ABB">
                  <w:rPr>
                    <w:rFonts w:asciiTheme="minorHAnsi" w:eastAsia="Times New Roman" w:hAnsiTheme="minorHAnsi" w:cs="Times New Roman"/>
                    <w:rPrChange w:id="609" w:author="Adajar, Kassandra" w:date="2026-09-29T12:55:00Z" w16du:dateUtc="2026-09-29T16:55:00Z">
                      <w:rPr>
                        <w:rFonts w:ascii="Times New Roman" w:eastAsia="Times New Roman" w:hAnsi="Times New Roman" w:cs="Times New Roman"/>
                        <w:sz w:val="24"/>
                        <w:szCs w:val="24"/>
                      </w:rPr>
                    </w:rPrChange>
                  </w:rPr>
                  <w:delText>Isolated incident with no prior dispute history</w:delText>
                </w:r>
              </w:del>
            </w:ins>
            <w:ins w:id="610" w:author="Adajar, Kassandra" w:date="2026-09-29T16:07:00Z" w16du:dateUtc="2026-09-29T20:07:00Z">
              <w:r w:rsidRPr="00F83BE8">
                <w:rPr>
                  <w:rFonts w:asciiTheme="minorHAnsi" w:eastAsia="Times New Roman" w:hAnsiTheme="minorHAnsi" w:cs="Times New Roman"/>
                </w:rPr>
                <w:t>5+ disputes within a rolling 12-month period</w:t>
              </w:r>
            </w:ins>
          </w:p>
          <w:p w14:paraId="16F8D05C" w14:textId="572AF828" w:rsidR="00D82E33" w:rsidRPr="00F83BE8" w:rsidRDefault="00D82E33">
            <w:pPr>
              <w:pStyle w:val="ListParagraph"/>
              <w:numPr>
                <w:ilvl w:val="0"/>
                <w:numId w:val="55"/>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611" w:author="Danylenko, Victoria" w:date="2026-09-29T06:36:00Z" w16du:dateUtc="2026-09-28T20:36:00Z"/>
                <w:rFonts w:asciiTheme="minorHAnsi" w:eastAsia="Times New Roman" w:hAnsiTheme="minorHAnsi" w:cs="Times New Roman"/>
                <w:rPrChange w:id="612" w:author="Adajar, Kassandra" w:date="2026-09-29T16:08:00Z" w16du:dateUtc="2026-09-29T20:08:00Z">
                  <w:rPr>
                    <w:ins w:id="613" w:author="Danylenko, Victoria" w:date="2026-09-29T06:36:00Z" w16du:dateUtc="2026-09-28T20:36:00Z"/>
                    <w:rFonts w:ascii="Times New Roman" w:eastAsia="Times New Roman" w:hAnsi="Times New Roman" w:cs="Times New Roman"/>
                    <w:sz w:val="24"/>
                    <w:szCs w:val="24"/>
                  </w:rPr>
                </w:rPrChange>
              </w:rPr>
              <w:pPrChange w:id="614" w:author="Adajar, Kassandra" w:date="2026-09-29T16:08:00Z" w16du:dateUtc="2026-09-29T20:08:00Z">
                <w:pPr>
                  <w:numPr>
                    <w:numId w:val="55"/>
                  </w:numPr>
                  <w:pBdr>
                    <w:top w:val="none" w:sz="0" w:space="0" w:color="auto"/>
                    <w:left w:val="none" w:sz="0" w:space="0" w:color="auto"/>
                    <w:bottom w:val="none" w:sz="0" w:space="0" w:color="auto"/>
                    <w:right w:val="none" w:sz="0" w:space="0" w:color="auto"/>
                    <w:between w:val="none" w:sz="0" w:space="0" w:color="auto"/>
                  </w:pBdr>
                  <w:spacing w:before="0" w:line="240" w:lineRule="auto"/>
                  <w:ind w:left="360" w:hanging="360"/>
                  <w:cnfStyle w:val="000000000000" w:firstRow="0" w:lastRow="0" w:firstColumn="0" w:lastColumn="0" w:oddVBand="0" w:evenVBand="0" w:oddHBand="0" w:evenHBand="0" w:firstRowFirstColumn="0" w:firstRowLastColumn="0" w:lastRowFirstColumn="0" w:lastRowLastColumn="0"/>
                </w:pPr>
              </w:pPrChange>
            </w:pPr>
            <w:ins w:id="615" w:author="Adajar, Kassandra" w:date="2026-09-29T16:07:00Z" w16du:dateUtc="2026-09-29T20:07:00Z">
              <w:r w:rsidRPr="00F83BE8">
                <w:rPr>
                  <w:rFonts w:asciiTheme="minorHAnsi" w:eastAsia="Times New Roman" w:hAnsiTheme="minorHAnsi" w:cs="Times New Roman"/>
                  <w:rPrChange w:id="616" w:author="Adajar, Kassandra" w:date="2026-09-29T16:08:00Z" w16du:dateUtc="2026-09-29T20:08:00Z">
                    <w:rPr/>
                  </w:rPrChange>
                </w:rPr>
                <w:t>Similar circumstances rep</w:t>
              </w:r>
            </w:ins>
            <w:ins w:id="617" w:author="Adajar, Kassandra" w:date="2026-09-29T16:43:00Z" w16du:dateUtc="2026-09-29T20:43:00Z">
              <w:r>
                <w:rPr>
                  <w:rFonts w:asciiTheme="minorHAnsi" w:eastAsia="Times New Roman" w:hAnsiTheme="minorHAnsi" w:cs="Times New Roman"/>
                </w:rPr>
                <w:t>orted</w:t>
              </w:r>
            </w:ins>
          </w:p>
        </w:tc>
        <w:tc>
          <w:tcPr>
            <w:tcW w:w="2518" w:type="dxa"/>
            <w:hideMark/>
            <w:tcPrChange w:id="618" w:author="Adajar, Kassandra" w:date="2026-10-01T09:46:00Z" w16du:dateUtc="2026-10-01T13:46:00Z">
              <w:tcPr>
                <w:tcW w:w="2072" w:type="dxa"/>
                <w:gridSpan w:val="2"/>
                <w:hideMark/>
              </w:tcPr>
            </w:tcPrChange>
          </w:tcPr>
          <w:p w14:paraId="440ED4F0" w14:textId="119E08B2" w:rsidR="00504835" w:rsidRPr="00A824DD" w:rsidRDefault="00D82E33" w:rsidP="00A824DD">
            <w:pPr>
              <w:pStyle w:val="ListParagraph"/>
              <w:numPr>
                <w:ilvl w:val="0"/>
                <w:numId w:val="55"/>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619" w:author="Adajar, Kassandra" w:date="2026-09-29T16:09:00Z" w16du:dateUtc="2026-09-29T20:09:00Z"/>
                <w:rFonts w:asciiTheme="minorHAnsi" w:eastAsia="Times New Roman" w:hAnsiTheme="minorHAnsi" w:cs="Times New Roman"/>
              </w:rPr>
            </w:pPr>
            <w:ins w:id="620" w:author="Adajar, Kassandra" w:date="2026-09-29T16:09:00Z">
              <w:r w:rsidRPr="000B26C8">
                <w:rPr>
                  <w:rFonts w:asciiTheme="minorHAnsi" w:eastAsia="Times New Roman" w:hAnsiTheme="minorHAnsi" w:cs="Times New Roman"/>
                  <w:rPrChange w:id="621" w:author="Adajar, Kassandra" w:date="2026-09-29T16:09:00Z" w16du:dateUtc="2026-09-29T20:09:00Z">
                    <w:rPr/>
                  </w:rPrChange>
                </w:rPr>
                <w:t>No significant dispute history identifie</w:t>
              </w:r>
            </w:ins>
            <w:ins w:id="622" w:author="Adajar, Kassandra" w:date="2026-09-29T16:09:00Z" w16du:dateUtc="2026-09-29T20:09:00Z">
              <w:r w:rsidRPr="000B26C8">
                <w:rPr>
                  <w:rFonts w:asciiTheme="minorHAnsi" w:eastAsia="Times New Roman" w:hAnsiTheme="minorHAnsi" w:cs="Times New Roman"/>
                  <w:rPrChange w:id="623" w:author="Adajar, Kassandra" w:date="2026-09-29T16:09:00Z" w16du:dateUtc="2026-09-29T20:09:00Z">
                    <w:rPr/>
                  </w:rPrChange>
                </w:rPr>
                <w:t>d</w:t>
              </w:r>
            </w:ins>
          </w:p>
          <w:p w14:paraId="79A1F01E" w14:textId="69BDA157" w:rsidR="00D82E33" w:rsidRPr="000B26C8" w:rsidRDefault="00D82E33">
            <w:pPr>
              <w:pStyle w:val="ListParagraph"/>
              <w:numPr>
                <w:ilvl w:val="0"/>
                <w:numId w:val="55"/>
              </w:num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624" w:author="Adajar, Kassandra" w:date="2026-09-29T16:08:00Z"/>
                <w:rFonts w:asciiTheme="minorHAnsi" w:eastAsia="Times New Roman" w:hAnsiTheme="minorHAnsi" w:cs="Times New Roman"/>
                <w:rPrChange w:id="625" w:author="Adajar, Kassandra" w:date="2026-09-29T16:09:00Z" w16du:dateUtc="2026-09-29T20:09:00Z">
                  <w:rPr>
                    <w:ins w:id="626" w:author="Adajar, Kassandra" w:date="2026-09-29T16:08:00Z"/>
                  </w:rPr>
                </w:rPrChange>
              </w:rPr>
              <w:pPrChange w:id="627" w:author="Adajar, Kassandra" w:date="2026-09-29T16:09:00Z" w16du:dateUtc="2026-09-29T20:09:00Z">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pPr>
              </w:pPrChange>
            </w:pPr>
            <w:ins w:id="628" w:author="Adajar, Kassandra" w:date="2026-09-29T16:08:00Z">
              <w:r w:rsidRPr="000B26C8">
                <w:rPr>
                  <w:rFonts w:asciiTheme="minorHAnsi" w:eastAsia="Times New Roman" w:hAnsiTheme="minorHAnsi" w:cs="Times New Roman"/>
                  <w:rPrChange w:id="629" w:author="Adajar, Kassandra" w:date="2026-09-29T16:09:00Z" w16du:dateUtc="2026-09-29T20:09:00Z">
                    <w:rPr/>
                  </w:rPrChange>
                </w:rPr>
                <w:t>No recurring dispute patterns or related concerns identified</w:t>
              </w:r>
            </w:ins>
          </w:p>
          <w:p w14:paraId="625E0A33" w14:textId="5485A44F" w:rsidR="00D82E33" w:rsidRPr="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000000" w:firstRow="0" w:lastRow="0" w:firstColumn="0" w:lastColumn="0" w:oddVBand="0" w:evenVBand="0" w:oddHBand="0" w:evenHBand="0" w:firstRowFirstColumn="0" w:firstRowLastColumn="0" w:lastRowFirstColumn="0" w:lastRowLastColumn="0"/>
              <w:rPr>
                <w:ins w:id="630" w:author="Danylenko, Victoria" w:date="2026-09-29T06:36:00Z" w16du:dateUtc="2026-09-28T20:36:00Z"/>
                <w:rFonts w:asciiTheme="minorHAnsi" w:eastAsia="Times New Roman" w:hAnsiTheme="minorHAnsi" w:cs="Times New Roman"/>
                <w:rPrChange w:id="631" w:author="Adajar, Kassandra" w:date="2026-09-29T12:55:00Z" w16du:dateUtc="2026-09-29T16:55:00Z">
                  <w:rPr>
                    <w:ins w:id="632" w:author="Danylenko, Victoria" w:date="2026-09-29T06:36:00Z" w16du:dateUtc="2026-09-28T20:36:00Z"/>
                    <w:rFonts w:ascii="Times New Roman" w:eastAsia="Times New Roman" w:hAnsi="Times New Roman" w:cs="Times New Roman"/>
                    <w:sz w:val="24"/>
                    <w:szCs w:val="24"/>
                  </w:rPr>
                </w:rPrChange>
              </w:rPr>
            </w:pPr>
            <w:ins w:id="633" w:author="Danylenko, Victoria" w:date="2026-09-29T06:36:00Z" w16du:dateUtc="2026-09-28T20:36:00Z">
              <w:del w:id="634" w:author="Adajar, Kassandra" w:date="2026-09-29T14:00:00Z" w16du:dateUtc="2026-09-29T18:00:00Z">
                <w:r w:rsidRPr="00746EC3" w:rsidDel="00DD4ABB">
                  <w:rPr>
                    <w:rFonts w:asciiTheme="minorHAnsi" w:eastAsia="Times New Roman" w:hAnsiTheme="minorHAnsi" w:cs="Times New Roman"/>
                    <w:b/>
                    <w:bCs/>
                    <w:rPrChange w:id="635" w:author="Adajar, Kassandra" w:date="2026-09-29T12:55:00Z" w16du:dateUtc="2026-09-29T16:55:00Z">
                      <w:rPr>
                        <w:rFonts w:ascii="Times New Roman" w:eastAsia="Times New Roman" w:hAnsi="Times New Roman" w:cs="Times New Roman"/>
                        <w:b/>
                        <w:bCs/>
                        <w:sz w:val="24"/>
                        <w:szCs w:val="24"/>
                      </w:rPr>
                    </w:rPrChange>
                  </w:rPr>
                  <w:delText>5+ disputes within a rolling 12-month period</w:delText>
                </w:r>
                <w:r w:rsidRPr="00746EC3" w:rsidDel="00DD4ABB">
                  <w:rPr>
                    <w:rFonts w:asciiTheme="minorHAnsi" w:eastAsia="Times New Roman" w:hAnsiTheme="minorHAnsi" w:cs="Times New Roman"/>
                    <w:rPrChange w:id="636" w:author="Adajar, Kassandra" w:date="2026-09-29T12:55:00Z" w16du:dateUtc="2026-09-29T16:55:00Z">
                      <w:rPr>
                        <w:rFonts w:ascii="Times New Roman" w:eastAsia="Times New Roman" w:hAnsi="Times New Roman" w:cs="Times New Roman"/>
                        <w:sz w:val="24"/>
                        <w:szCs w:val="24"/>
                      </w:rPr>
                    </w:rPrChange>
                  </w:rPr>
                  <w:delText>, recurring circumstances, or patterned timing</w:delText>
                </w:r>
              </w:del>
            </w:ins>
          </w:p>
        </w:tc>
      </w:tr>
      <w:tr w:rsidR="00D82E33" w:rsidRPr="00C56FAD" w:rsidDel="00746EC3" w14:paraId="3F273882" w14:textId="77777777" w:rsidTr="00D82E33">
        <w:trPr>
          <w:cnfStyle w:val="000000100000" w:firstRow="0" w:lastRow="0" w:firstColumn="0" w:lastColumn="0" w:oddVBand="0" w:evenVBand="0" w:oddHBand="1" w:evenHBand="0" w:firstRowFirstColumn="0" w:firstRowLastColumn="0" w:lastRowFirstColumn="0" w:lastRowLastColumn="0"/>
          <w:trHeight w:val="116"/>
          <w:ins w:id="637" w:author="Danylenko, Victoria" w:date="2026-09-29T06:36:00Z"/>
          <w:del w:id="638" w:author="Adajar, Kassandra" w:date="2026-09-29T12:57:00Z"/>
          <w:trPrChange w:id="639" w:author="Adajar, Kassandra" w:date="2026-10-01T09:46:00Z" w16du:dateUtc="2026-10-01T13:46:00Z">
            <w:trPr>
              <w:gridAfter w:val="0"/>
              <w:trHeight w:val="123"/>
            </w:trPr>
          </w:trPrChange>
        </w:trPr>
        <w:tc>
          <w:tcPr>
            <w:cnfStyle w:val="001000000000" w:firstRow="0" w:lastRow="0" w:firstColumn="1" w:lastColumn="0" w:oddVBand="0" w:evenVBand="0" w:oddHBand="0" w:evenHBand="0" w:firstRowFirstColumn="0" w:firstRowLastColumn="0" w:lastRowFirstColumn="0" w:lastRowLastColumn="0"/>
            <w:tcW w:w="427" w:type="dxa"/>
            <w:hideMark/>
            <w:tcPrChange w:id="640" w:author="Adajar, Kassandra" w:date="2026-10-01T09:46:00Z" w16du:dateUtc="2026-10-01T13:46:00Z">
              <w:tcPr>
                <w:tcW w:w="352" w:type="dxa"/>
                <w:hideMark/>
              </w:tcPr>
            </w:tcPrChange>
          </w:tcPr>
          <w:p w14:paraId="2EEDE4CB" w14:textId="16459048"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1000100000" w:firstRow="0" w:lastRow="0" w:firstColumn="1" w:lastColumn="0" w:oddVBand="0" w:evenVBand="0" w:oddHBand="1" w:evenHBand="0" w:firstRowFirstColumn="0" w:firstRowLastColumn="0" w:lastRowFirstColumn="0" w:lastRowLastColumn="0"/>
              <w:rPr>
                <w:ins w:id="641" w:author="Danylenko, Victoria" w:date="2026-09-29T06:36:00Z" w16du:dateUtc="2026-09-28T20:36:00Z"/>
                <w:del w:id="642" w:author="Adajar, Kassandra" w:date="2026-09-29T12:57:00Z" w16du:dateUtc="2026-09-29T16:57:00Z"/>
                <w:rFonts w:asciiTheme="minorHAnsi" w:eastAsia="Times New Roman" w:hAnsiTheme="minorHAnsi" w:cs="Times New Roman"/>
                <w:sz w:val="20"/>
                <w:rPrChange w:id="643" w:author="Adajar, Kassandra" w:date="2026-09-29T12:55:00Z" w16du:dateUtc="2026-09-29T16:55:00Z">
                  <w:rPr>
                    <w:ins w:id="644" w:author="Danylenko, Victoria" w:date="2026-09-29T06:36:00Z" w16du:dateUtc="2026-09-28T20:36:00Z"/>
                    <w:del w:id="645" w:author="Adajar, Kassandra" w:date="2026-09-29T12:57:00Z" w16du:dateUtc="2026-09-29T16:57:00Z"/>
                    <w:rFonts w:ascii="Times New Roman" w:eastAsia="Times New Roman" w:hAnsi="Times New Roman" w:cs="Times New Roman"/>
                    <w:sz w:val="24"/>
                    <w:szCs w:val="24"/>
                  </w:rPr>
                </w:rPrChange>
              </w:rPr>
            </w:pPr>
            <w:ins w:id="646" w:author="Danylenko, Victoria" w:date="2026-09-29T06:36:00Z" w16du:dateUtc="2026-09-28T20:36:00Z">
              <w:del w:id="647" w:author="Adajar, Kassandra" w:date="2026-09-29T12:57:00Z" w16du:dateUtc="2026-09-29T16:57:00Z">
                <w:r w:rsidRPr="00746EC3" w:rsidDel="00746EC3">
                  <w:rPr>
                    <w:rFonts w:asciiTheme="minorHAnsi" w:eastAsia="Times New Roman" w:hAnsiTheme="minorHAnsi" w:cs="Times New Roman"/>
                    <w:sz w:val="20"/>
                    <w:rPrChange w:id="648" w:author="Adajar, Kassandra" w:date="2026-09-29T12:55:00Z" w16du:dateUtc="2026-09-29T16:55:00Z">
                      <w:rPr>
                        <w:rFonts w:ascii="Times New Roman" w:eastAsia="Times New Roman" w:hAnsi="Times New Roman" w:cs="Times New Roman"/>
                        <w:sz w:val="24"/>
                        <w:szCs w:val="24"/>
                      </w:rPr>
                    </w:rPrChange>
                  </w:rPr>
                  <w:delText>7</w:delText>
                </w:r>
              </w:del>
            </w:ins>
          </w:p>
        </w:tc>
        <w:tc>
          <w:tcPr>
            <w:tcW w:w="1639" w:type="dxa"/>
            <w:hideMark/>
            <w:tcPrChange w:id="649" w:author="Adajar, Kassandra" w:date="2026-10-01T09:46:00Z" w16du:dateUtc="2026-10-01T13:46:00Z">
              <w:tcPr>
                <w:tcW w:w="1349" w:type="dxa"/>
                <w:gridSpan w:val="2"/>
                <w:hideMark/>
              </w:tcPr>
            </w:tcPrChange>
          </w:tcPr>
          <w:p w14:paraId="776F172F" w14:textId="389980F8"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650" w:author="Danylenko, Victoria" w:date="2026-09-29T06:36:00Z" w16du:dateUtc="2026-09-28T20:36:00Z"/>
                <w:del w:id="651" w:author="Adajar, Kassandra" w:date="2026-09-29T12:57:00Z" w16du:dateUtc="2026-09-29T16:57:00Z"/>
                <w:rFonts w:asciiTheme="minorHAnsi" w:eastAsia="Times New Roman" w:hAnsiTheme="minorHAnsi" w:cs="Times New Roman"/>
                <w:rPrChange w:id="652" w:author="Adajar, Kassandra" w:date="2026-09-29T12:55:00Z" w16du:dateUtc="2026-09-29T16:55:00Z">
                  <w:rPr>
                    <w:ins w:id="653" w:author="Danylenko, Victoria" w:date="2026-09-29T06:36:00Z" w16du:dateUtc="2026-09-28T20:36:00Z"/>
                    <w:del w:id="654" w:author="Adajar, Kassandra" w:date="2026-09-29T12:57:00Z" w16du:dateUtc="2026-09-29T16:57:00Z"/>
                    <w:rFonts w:ascii="Times New Roman" w:eastAsia="Times New Roman" w:hAnsi="Times New Roman" w:cs="Times New Roman"/>
                    <w:sz w:val="24"/>
                    <w:szCs w:val="24"/>
                  </w:rPr>
                </w:rPrChange>
              </w:rPr>
            </w:pPr>
            <w:ins w:id="655" w:author="Danylenko, Victoria" w:date="2026-09-29T06:36:00Z" w16du:dateUtc="2026-09-28T20:36:00Z">
              <w:del w:id="656" w:author="Adajar, Kassandra" w:date="2026-09-29T12:57:00Z" w16du:dateUtc="2026-09-29T16:57:00Z">
                <w:r w:rsidRPr="00746EC3" w:rsidDel="00746EC3">
                  <w:rPr>
                    <w:rFonts w:asciiTheme="minorHAnsi" w:eastAsia="Times New Roman" w:hAnsiTheme="minorHAnsi" w:cs="Times New Roman"/>
                    <w:b/>
                    <w:bCs/>
                    <w:rPrChange w:id="657" w:author="Adajar, Kassandra" w:date="2026-09-29T12:55:00Z" w16du:dateUtc="2026-09-29T16:55:00Z">
                      <w:rPr>
                        <w:rFonts w:ascii="Times New Roman" w:eastAsia="Times New Roman" w:hAnsi="Times New Roman" w:cs="Times New Roman"/>
                        <w:b/>
                        <w:bCs/>
                        <w:sz w:val="24"/>
                        <w:szCs w:val="24"/>
                      </w:rPr>
                    </w:rPrChange>
                  </w:rPr>
                  <w:delText>Other Available Information</w:delText>
                </w:r>
              </w:del>
            </w:ins>
          </w:p>
        </w:tc>
        <w:tc>
          <w:tcPr>
            <w:tcW w:w="2473" w:type="dxa"/>
            <w:hideMark/>
            <w:tcPrChange w:id="658" w:author="Adajar, Kassandra" w:date="2026-10-01T09:46:00Z" w16du:dateUtc="2026-10-01T13:46:00Z">
              <w:tcPr>
                <w:tcW w:w="2035" w:type="dxa"/>
                <w:gridSpan w:val="2"/>
                <w:hideMark/>
              </w:tcPr>
            </w:tcPrChange>
          </w:tcPr>
          <w:p w14:paraId="7BD9654D" w14:textId="2E31E9B8"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659" w:author="Danylenko, Victoria" w:date="2026-09-29T06:36:00Z" w16du:dateUtc="2026-09-28T20:36:00Z"/>
                <w:del w:id="660" w:author="Adajar, Kassandra" w:date="2026-09-29T12:57:00Z" w16du:dateUtc="2026-09-29T16:57:00Z"/>
                <w:rFonts w:asciiTheme="minorHAnsi" w:eastAsia="Times New Roman" w:hAnsiTheme="minorHAnsi" w:cs="Times New Roman"/>
                <w:rPrChange w:id="661" w:author="Adajar, Kassandra" w:date="2026-09-29T12:55:00Z" w16du:dateUtc="2026-09-29T16:55:00Z">
                  <w:rPr>
                    <w:ins w:id="662" w:author="Danylenko, Victoria" w:date="2026-09-29T06:36:00Z" w16du:dateUtc="2026-09-28T20:36:00Z"/>
                    <w:del w:id="663" w:author="Adajar, Kassandra" w:date="2026-09-29T12:57:00Z" w16du:dateUtc="2026-09-29T16:57:00Z"/>
                    <w:rFonts w:ascii="Times New Roman" w:eastAsia="Times New Roman" w:hAnsi="Times New Roman" w:cs="Times New Roman"/>
                    <w:sz w:val="24"/>
                    <w:szCs w:val="24"/>
                  </w:rPr>
                </w:rPrChange>
              </w:rPr>
            </w:pPr>
            <w:ins w:id="664" w:author="Danylenko, Victoria" w:date="2026-09-29T06:36:00Z" w16du:dateUtc="2026-09-28T20:36:00Z">
              <w:del w:id="665" w:author="Adajar, Kassandra" w:date="2026-09-29T12:57:00Z" w16du:dateUtc="2026-09-29T16:57:00Z">
                <w:r w:rsidRPr="00746EC3" w:rsidDel="00746EC3">
                  <w:rPr>
                    <w:rFonts w:asciiTheme="minorHAnsi" w:eastAsia="Times New Roman" w:hAnsiTheme="minorHAnsi" w:cs="Times New Roman"/>
                    <w:rPrChange w:id="666" w:author="Adajar, Kassandra" w:date="2026-09-29T12:55:00Z" w16du:dateUtc="2026-09-29T16:55:00Z">
                      <w:rPr>
                        <w:rFonts w:ascii="Times New Roman" w:eastAsia="Times New Roman" w:hAnsi="Times New Roman" w:cs="Times New Roman"/>
                        <w:sz w:val="24"/>
                        <w:szCs w:val="24"/>
                      </w:rPr>
                    </w:rPrChange>
                  </w:rPr>
                  <w:delText>Any additional information not addressed in items 1–6</w:delText>
                </w:r>
              </w:del>
            </w:ins>
          </w:p>
        </w:tc>
        <w:tc>
          <w:tcPr>
            <w:tcW w:w="2310" w:type="dxa"/>
            <w:hideMark/>
            <w:tcPrChange w:id="667" w:author="Adajar, Kassandra" w:date="2026-10-01T09:46:00Z" w16du:dateUtc="2026-10-01T13:46:00Z">
              <w:tcPr>
                <w:tcW w:w="1901" w:type="dxa"/>
                <w:gridSpan w:val="2"/>
                <w:hideMark/>
              </w:tcPr>
            </w:tcPrChange>
          </w:tcPr>
          <w:p w14:paraId="5E102525" w14:textId="0F645B4A"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668" w:author="Danylenko, Victoria" w:date="2026-09-29T06:36:00Z" w16du:dateUtc="2026-09-28T20:36:00Z"/>
                <w:del w:id="669" w:author="Adajar, Kassandra" w:date="2026-09-29T12:57:00Z" w16du:dateUtc="2026-09-29T16:57:00Z"/>
                <w:rFonts w:asciiTheme="minorHAnsi" w:eastAsia="Times New Roman" w:hAnsiTheme="minorHAnsi" w:cs="Times New Roman"/>
                <w:rPrChange w:id="670" w:author="Adajar, Kassandra" w:date="2026-09-29T12:55:00Z" w16du:dateUtc="2026-09-29T16:55:00Z">
                  <w:rPr>
                    <w:ins w:id="671" w:author="Danylenko, Victoria" w:date="2026-09-29T06:36:00Z" w16du:dateUtc="2026-09-28T20:36:00Z"/>
                    <w:del w:id="672" w:author="Adajar, Kassandra" w:date="2026-09-29T12:57:00Z" w16du:dateUtc="2026-09-29T16:57:00Z"/>
                    <w:rFonts w:ascii="Times New Roman" w:eastAsia="Times New Roman" w:hAnsi="Times New Roman" w:cs="Times New Roman"/>
                    <w:sz w:val="24"/>
                    <w:szCs w:val="24"/>
                  </w:rPr>
                </w:rPrChange>
              </w:rPr>
            </w:pPr>
            <w:ins w:id="673" w:author="Danylenko, Victoria" w:date="2026-09-29T06:36:00Z" w16du:dateUtc="2026-09-28T20:36:00Z">
              <w:del w:id="674" w:author="Adajar, Kassandra" w:date="2026-09-29T12:57:00Z" w16du:dateUtc="2026-09-29T16:57:00Z">
                <w:r w:rsidRPr="00746EC3" w:rsidDel="00746EC3">
                  <w:rPr>
                    <w:rFonts w:asciiTheme="minorHAnsi" w:eastAsia="Times New Roman" w:hAnsiTheme="minorHAnsi" w:cs="Times New Roman"/>
                    <w:rPrChange w:id="675" w:author="Adajar, Kassandra" w:date="2026-09-29T12:55:00Z" w16du:dateUtc="2026-09-29T16:55:00Z">
                      <w:rPr>
                        <w:rFonts w:ascii="Times New Roman" w:eastAsia="Times New Roman" w:hAnsi="Times New Roman" w:cs="Times New Roman"/>
                        <w:sz w:val="24"/>
                        <w:szCs w:val="24"/>
                      </w:rPr>
                    </w:rPrChange>
                  </w:rPr>
                  <w:delText>Any additional finding reinforcing the fraud claim</w:delText>
                </w:r>
              </w:del>
            </w:ins>
          </w:p>
        </w:tc>
        <w:tc>
          <w:tcPr>
            <w:tcW w:w="2518" w:type="dxa"/>
            <w:hideMark/>
            <w:tcPrChange w:id="676" w:author="Adajar, Kassandra" w:date="2026-10-01T09:46:00Z" w16du:dateUtc="2026-10-01T13:46:00Z">
              <w:tcPr>
                <w:tcW w:w="2072" w:type="dxa"/>
                <w:gridSpan w:val="2"/>
                <w:hideMark/>
              </w:tcPr>
            </w:tcPrChange>
          </w:tcPr>
          <w:p w14:paraId="2C6DE51E" w14:textId="60B87FED" w:rsidR="00D82E33" w:rsidRPr="00746EC3" w:rsidDel="00746EC3" w:rsidRDefault="00D82E33" w:rsidP="00633AB7">
            <w:pPr>
              <w:pBdr>
                <w:top w:val="none" w:sz="0" w:space="0" w:color="auto"/>
                <w:left w:val="none" w:sz="0" w:space="0" w:color="auto"/>
                <w:bottom w:val="none" w:sz="0" w:space="0" w:color="auto"/>
                <w:right w:val="none" w:sz="0" w:space="0" w:color="auto"/>
                <w:between w:val="none" w:sz="0" w:space="0" w:color="auto"/>
              </w:pBdr>
              <w:spacing w:before="0" w:line="240" w:lineRule="auto"/>
              <w:cnfStyle w:val="000000100000" w:firstRow="0" w:lastRow="0" w:firstColumn="0" w:lastColumn="0" w:oddVBand="0" w:evenVBand="0" w:oddHBand="1" w:evenHBand="0" w:firstRowFirstColumn="0" w:firstRowLastColumn="0" w:lastRowFirstColumn="0" w:lastRowLastColumn="0"/>
              <w:rPr>
                <w:ins w:id="677" w:author="Danylenko, Victoria" w:date="2026-09-29T06:36:00Z" w16du:dateUtc="2026-09-28T20:36:00Z"/>
                <w:del w:id="678" w:author="Adajar, Kassandra" w:date="2026-09-29T12:57:00Z" w16du:dateUtc="2026-09-29T16:57:00Z"/>
                <w:rFonts w:asciiTheme="minorHAnsi" w:eastAsia="Times New Roman" w:hAnsiTheme="minorHAnsi" w:cs="Times New Roman"/>
                <w:rPrChange w:id="679" w:author="Adajar, Kassandra" w:date="2026-09-29T12:55:00Z" w16du:dateUtc="2026-09-29T16:55:00Z">
                  <w:rPr>
                    <w:ins w:id="680" w:author="Danylenko, Victoria" w:date="2026-09-29T06:36:00Z" w16du:dateUtc="2026-09-28T20:36:00Z"/>
                    <w:del w:id="681" w:author="Adajar, Kassandra" w:date="2026-09-29T12:57:00Z" w16du:dateUtc="2026-09-29T16:57:00Z"/>
                    <w:rFonts w:ascii="Times New Roman" w:eastAsia="Times New Roman" w:hAnsi="Times New Roman" w:cs="Times New Roman"/>
                    <w:sz w:val="24"/>
                    <w:szCs w:val="24"/>
                  </w:rPr>
                </w:rPrChange>
              </w:rPr>
            </w:pPr>
            <w:ins w:id="682" w:author="Danylenko, Victoria" w:date="2026-09-29T06:36:00Z" w16du:dateUtc="2026-09-28T20:36:00Z">
              <w:del w:id="683" w:author="Adajar, Kassandra" w:date="2026-09-29T12:57:00Z" w16du:dateUtc="2026-09-29T16:57:00Z">
                <w:r w:rsidRPr="00746EC3" w:rsidDel="00746EC3">
                  <w:rPr>
                    <w:rFonts w:asciiTheme="minorHAnsi" w:eastAsia="Times New Roman" w:hAnsiTheme="minorHAnsi" w:cs="Times New Roman"/>
                    <w:rPrChange w:id="684" w:author="Adajar, Kassandra" w:date="2026-09-29T12:55:00Z" w16du:dateUtc="2026-09-29T16:55:00Z">
                      <w:rPr>
                        <w:rFonts w:ascii="Times New Roman" w:eastAsia="Times New Roman" w:hAnsi="Times New Roman" w:cs="Times New Roman"/>
                        <w:sz w:val="24"/>
                        <w:szCs w:val="24"/>
                      </w:rPr>
                    </w:rPrChange>
                  </w:rPr>
                  <w:delText>Any additional finding undermining the fraud claim</w:delText>
                </w:r>
              </w:del>
            </w:ins>
          </w:p>
        </w:tc>
      </w:tr>
    </w:tbl>
    <w:p w14:paraId="2D09C7B0" w14:textId="77777777" w:rsidR="00633AB7" w:rsidRDefault="00633AB7">
      <w:pPr>
        <w:pPrChange w:id="685" w:author="Danylenko, Victoria" w:date="2026-09-29T06:36:00Z" w16du:dateUtc="2026-09-28T20:36:00Z">
          <w:pPr>
            <w:pStyle w:val="ListParagraph"/>
            <w:numPr>
              <w:numId w:val="25"/>
            </w:numPr>
            <w:ind w:hanging="360"/>
          </w:pPr>
        </w:pPrChange>
      </w:pPr>
    </w:p>
    <w:p w14:paraId="4E90B21D" w14:textId="5FEBA23E" w:rsidR="00D6122F" w:rsidRDefault="00D6122F" w:rsidP="00925412">
      <w:pPr>
        <w:pStyle w:val="Heading3"/>
        <w:numPr>
          <w:ilvl w:val="0"/>
          <w:numId w:val="0"/>
        </w:numPr>
        <w:rPr>
          <w:rFonts w:cs="Arial"/>
          <w:sz w:val="28"/>
          <w:szCs w:val="32"/>
        </w:rPr>
      </w:pPr>
      <w:bookmarkStart w:id="686" w:name="_Toc241243081"/>
      <w:bookmarkStart w:id="687" w:name="_Toc241243293"/>
      <w:bookmarkStart w:id="688" w:name="_Toc241243589"/>
      <w:bookmarkStart w:id="689" w:name="_Toc241243625"/>
      <w:r w:rsidRPr="00531AEB">
        <w:rPr>
          <w:rFonts w:cs="Arial"/>
          <w:sz w:val="28"/>
          <w:szCs w:val="32"/>
        </w:rPr>
        <w:lastRenderedPageBreak/>
        <w:t>4.2.3</w:t>
      </w:r>
      <w:r w:rsidR="006F3DFB" w:rsidRPr="00531AEB">
        <w:rPr>
          <w:rFonts w:cs="Arial"/>
          <w:sz w:val="28"/>
          <w:szCs w:val="32"/>
        </w:rPr>
        <w:t xml:space="preserve">  </w:t>
      </w:r>
      <w:bookmarkEnd w:id="686"/>
      <w:bookmarkEnd w:id="687"/>
      <w:bookmarkEnd w:id="688"/>
      <w:bookmarkEnd w:id="689"/>
      <w:r w:rsidR="001229C7" w:rsidRPr="001229C7">
        <w:rPr>
          <w:rFonts w:cs="Arial"/>
          <w:sz w:val="28"/>
          <w:szCs w:val="32"/>
        </w:rPr>
        <w:t>Determine and Record Investigation Outcome and Complete Associated Reporting</w:t>
      </w:r>
    </w:p>
    <w:p w14:paraId="7C21B108" w14:textId="3C762556" w:rsidR="007433FF" w:rsidRPr="007433FF" w:rsidRDefault="007433FF" w:rsidP="007433FF">
      <w:pPr>
        <w:rPr>
          <w:b/>
          <w:bCs/>
          <w:i/>
          <w:iCs/>
          <w:color w:val="196B24" w:themeColor="accent3"/>
          <w:lang w:eastAsia="en-CA"/>
        </w:rPr>
      </w:pPr>
      <w:r w:rsidRPr="00733910">
        <w:rPr>
          <w:b/>
          <w:bCs/>
          <w:i/>
          <w:iCs/>
          <w:color w:val="196B24" w:themeColor="accent3"/>
          <w:lang w:eastAsia="en-CA"/>
        </w:rPr>
        <w:t xml:space="preserve">ID </w:t>
      </w:r>
      <w:r>
        <w:rPr>
          <w:b/>
          <w:bCs/>
          <w:i/>
          <w:iCs/>
          <w:color w:val="196B24" w:themeColor="accent3"/>
          <w:lang w:eastAsia="en-CA"/>
        </w:rPr>
        <w:t xml:space="preserve">Process Flow </w:t>
      </w:r>
      <w:r w:rsidRPr="00733910">
        <w:rPr>
          <w:b/>
          <w:bCs/>
          <w:i/>
          <w:iCs/>
          <w:color w:val="196B24" w:themeColor="accent3"/>
          <w:lang w:eastAsia="en-CA"/>
        </w:rPr>
        <w:t>Reference (</w:t>
      </w:r>
      <w:r w:rsidR="00675C48">
        <w:rPr>
          <w:b/>
          <w:bCs/>
          <w:i/>
          <w:iCs/>
          <w:color w:val="196B24" w:themeColor="accent3"/>
          <w:lang w:eastAsia="en-CA"/>
        </w:rPr>
        <w:t>D1.2, A1.4, A1.4.1, A1.5, A1.5.1, A1.5.2, A1.6</w:t>
      </w:r>
      <w:r w:rsidRPr="00733910">
        <w:rPr>
          <w:b/>
          <w:bCs/>
          <w:i/>
          <w:iCs/>
          <w:color w:val="196B24" w:themeColor="accent3"/>
          <w:lang w:eastAsia="en-CA"/>
        </w:rPr>
        <w:t>)</w:t>
      </w:r>
    </w:p>
    <w:p w14:paraId="44D734DE" w14:textId="41D6C9C0" w:rsidR="00106DB4" w:rsidRDefault="00106DB4" w:rsidP="00106DB4">
      <w:r w:rsidRPr="00AA09D7">
        <w:t xml:space="preserve">The Fraud Specialist must determine the investigation outcome based on the totality of </w:t>
      </w:r>
      <w:r>
        <w:t xml:space="preserve">evidence identified during the investigation. </w:t>
      </w:r>
      <w:r w:rsidRPr="00AA09D7">
        <w:t>No single piece of evidence should independently determine the outcome; all available evidence should be</w:t>
      </w:r>
      <w:r>
        <w:t xml:space="preserve"> considered collectively </w:t>
      </w:r>
      <w:r w:rsidRPr="00AA09D7">
        <w:t>to reach a disposition.</w:t>
      </w:r>
    </w:p>
    <w:p w14:paraId="7EAD324F" w14:textId="77777777" w:rsidR="00106DB4" w:rsidRPr="008D1365" w:rsidRDefault="00106DB4" w:rsidP="00106DB4">
      <w:r w:rsidRPr="008D1365">
        <w:t>The Fraud Specialist should:</w:t>
      </w:r>
    </w:p>
    <w:p w14:paraId="76C07EEC" w14:textId="77777777" w:rsidR="00B22608" w:rsidRDefault="007C7A53" w:rsidP="00D26229">
      <w:pPr>
        <w:numPr>
          <w:ilvl w:val="0"/>
          <w:numId w:val="27"/>
        </w:numPr>
        <w:spacing w:before="0" w:after="0"/>
        <w:ind w:hanging="357"/>
      </w:pPr>
      <w:ins w:id="690" w:author="Adajar, Kassandra" w:date="2026-09-29T18:24:00Z">
        <w:r w:rsidRPr="007C7A53">
          <w:t>Based on the investigation findings, determine whether the reported fraud is confirmed</w:t>
        </w:r>
      </w:ins>
      <w:r w:rsidR="00DE3070">
        <w:t xml:space="preserve"> or not</w:t>
      </w:r>
      <w:ins w:id="691" w:author="Adajar, Kassandra" w:date="2026-09-29T18:24:00Z">
        <w:r w:rsidRPr="007C7A53">
          <w:t xml:space="preserve">. </w:t>
        </w:r>
      </w:ins>
    </w:p>
    <w:p w14:paraId="6DD1C1D2" w14:textId="2483703B" w:rsidR="009854DB" w:rsidRDefault="007C7A53" w:rsidP="007E2992">
      <w:pPr>
        <w:numPr>
          <w:ilvl w:val="1"/>
          <w:numId w:val="27"/>
        </w:numPr>
        <w:spacing w:before="0" w:after="0"/>
      </w:pPr>
      <w:ins w:id="692" w:author="Adajar, Kassandra" w:date="2026-09-29T18:24:00Z">
        <w:r w:rsidRPr="007C7A53">
          <w:t xml:space="preserve">If </w:t>
        </w:r>
      </w:ins>
      <w:r w:rsidR="0005678D">
        <w:t xml:space="preserve">the disposition confirms that </w:t>
      </w:r>
      <w:r w:rsidR="00B22608">
        <w:t xml:space="preserve">fraud </w:t>
      </w:r>
      <w:r w:rsidR="0005678D">
        <w:t xml:space="preserve">has </w:t>
      </w:r>
      <w:r w:rsidR="00BC717F">
        <w:t>occurred</w:t>
      </w:r>
      <w:ins w:id="693" w:author="Adajar, Kassandra" w:date="2026-09-29T18:24:00Z">
        <w:r w:rsidRPr="007C7A53">
          <w:t>, identify the applicable Visa Debit Card fraud typology by referring to Section 6</w:t>
        </w:r>
      </w:ins>
      <w:ins w:id="694" w:author="Adajar, Kassandra" w:date="2026-09-29T18:29:00Z" w16du:dateUtc="2026-09-29T22:29:00Z">
        <w:r w:rsidR="00742628">
          <w:t>- Visa Debit Card Fraud Types</w:t>
        </w:r>
      </w:ins>
      <w:ins w:id="695" w:author="Adajar, Kassandra" w:date="2026-10-01T12:29:00Z" w16du:dateUtc="2026-10-01T16:29:00Z">
        <w:r w:rsidR="00D26229">
          <w:t xml:space="preserve"> and select </w:t>
        </w:r>
      </w:ins>
      <w:ins w:id="696" w:author="Adajar, Kassandra" w:date="2026-09-29T18:04:00Z" w16du:dateUtc="2026-09-29T22:04:00Z">
        <w:r w:rsidR="00502847">
          <w:t xml:space="preserve">the </w:t>
        </w:r>
      </w:ins>
      <w:ins w:id="697" w:author="Adajar, Kassandra" w:date="2026-09-29T18:23:00Z" w16du:dateUtc="2026-09-29T22:23:00Z">
        <w:r w:rsidR="00612F52">
          <w:t xml:space="preserve">appropriate </w:t>
        </w:r>
      </w:ins>
      <w:ins w:id="698" w:author="Adajar, Kassandra" w:date="2026-09-29T18:04:00Z" w16du:dateUtc="2026-09-29T22:04:00Z">
        <w:r w:rsidR="00502847">
          <w:t>reason code</w:t>
        </w:r>
      </w:ins>
      <w:ins w:id="699" w:author="Adajar, Kassandra" w:date="2026-09-29T18:24:00Z" w16du:dateUtc="2026-09-29T22:24:00Z">
        <w:r w:rsidR="00C7127A">
          <w:t>.</w:t>
        </w:r>
      </w:ins>
      <w:r w:rsidR="00B22608">
        <w:t xml:space="preserve"> </w:t>
      </w:r>
      <w:r w:rsidR="007E2992" w:rsidRPr="007E2992">
        <w:t>As the card will already be in "HOT" status from Growth's intake actions, the next steps are to report the confirmed fraud to ICICI and refer the transaction to the Dispute Resolution Process to evaluate refund recovery options.</w:t>
      </w:r>
      <w:del w:id="700" w:author="Adajar, Kassandra" w:date="2026-09-29T16:18:00Z" w16du:dateUtc="2026-09-29T20:18:00Z">
        <w:r w:rsidR="00106DB4" w:rsidRPr="008D1365" w:rsidDel="00651F39">
          <w:delText>A</w:delText>
        </w:r>
      </w:del>
      <w:del w:id="701" w:author="Adajar, Kassandra" w:date="2026-09-29T16:19:00Z" w16du:dateUtc="2026-09-29T20:19:00Z">
        <w:r w:rsidR="00106DB4" w:rsidRPr="008D1365" w:rsidDel="007C620B">
          <w:delText xml:space="preserve">ssess the totality of the evidence </w:delText>
        </w:r>
        <w:r w:rsidR="00106DB4" w:rsidDel="007C620B">
          <w:delText>and</w:delText>
        </w:r>
        <w:r w:rsidR="00106DB4" w:rsidRPr="008D1365" w:rsidDel="007C620B">
          <w:delText xml:space="preserve"> determine whether the reported activity is:</w:delText>
        </w:r>
      </w:del>
      <w:del w:id="702" w:author="Adajar, Kassandra" w:date="2026-09-29T16:44:00Z" w16du:dateUtc="2026-09-29T20:44:00Z">
        <w:r w:rsidR="00106DB4" w:rsidRPr="008D1365" w:rsidDel="00CD33F0">
          <w:delText xml:space="preserve"> </w:delText>
        </w:r>
      </w:del>
    </w:p>
    <w:p w14:paraId="5229FC9E" w14:textId="27346E4F" w:rsidR="002C3AFD" w:rsidRDefault="00B22608" w:rsidP="00BC717F">
      <w:pPr>
        <w:numPr>
          <w:ilvl w:val="1"/>
          <w:numId w:val="27"/>
        </w:numPr>
        <w:spacing w:before="0" w:after="0"/>
        <w:rPr>
          <w:ins w:id="703" w:author="Adajar, Kassandra" w:date="2026-09-29T16:19:00Z" w16du:dateUtc="2026-09-29T20:19:00Z"/>
        </w:rPr>
      </w:pPr>
      <w:r>
        <w:t xml:space="preserve">If </w:t>
      </w:r>
      <w:r w:rsidR="007E2992">
        <w:t xml:space="preserve">the disposition confirms that fraud has not occurred, </w:t>
      </w:r>
      <w:r>
        <w:t xml:space="preserve">remove </w:t>
      </w:r>
      <w:r w:rsidRPr="00F871C6">
        <w:t>the applicable restriction (</w:t>
      </w:r>
      <w:r>
        <w:t>e.g.</w:t>
      </w:r>
      <w:r w:rsidRPr="00F871C6">
        <w:t>, card should no longer be in "HOT" status</w:t>
      </w:r>
      <w:r>
        <w:t>)</w:t>
      </w:r>
      <w:r w:rsidR="000D6B7D">
        <w:t xml:space="preserve"> </w:t>
      </w:r>
      <w:r w:rsidR="00CA6F5A">
        <w:t>and</w:t>
      </w:r>
      <w:r w:rsidR="000D6B7D">
        <w:t xml:space="preserve"> provide an update to ICICI to close the loop on</w:t>
      </w:r>
      <w:r w:rsidR="00CA6F5A">
        <w:t xml:space="preserve"> the</w:t>
      </w:r>
      <w:r w:rsidR="000D6B7D">
        <w:t xml:space="preserve"> suspected fraud</w:t>
      </w:r>
      <w:r w:rsidR="00CA6F5A">
        <w:t>. The t</w:t>
      </w:r>
      <w:r w:rsidR="005A7D2D">
        <w:t>ransaction should still</w:t>
      </w:r>
      <w:r w:rsidR="002B5521">
        <w:t xml:space="preserve"> </w:t>
      </w:r>
      <w:r w:rsidR="005A7D2D" w:rsidRPr="005A7D2D">
        <w:t xml:space="preserve">be referred to the Dispute Resolution Process to evaluate refund recovery options, noting that reimbursement is unlikely given </w:t>
      </w:r>
      <w:r w:rsidR="00BC717F">
        <w:t>fraud is not confirmed.</w:t>
      </w:r>
    </w:p>
    <w:p w14:paraId="3617E9C2" w14:textId="490EF9DE" w:rsidR="0016254E" w:rsidRDefault="007C620B" w:rsidP="0016254E">
      <w:pPr>
        <w:numPr>
          <w:ilvl w:val="0"/>
          <w:numId w:val="27"/>
        </w:numPr>
        <w:spacing w:before="0" w:after="0"/>
        <w:ind w:hanging="357"/>
      </w:pPr>
      <w:ins w:id="704" w:author="Adajar, Kassandra" w:date="2026-09-29T16:19:00Z" w16du:dateUtc="2026-09-29T20:19:00Z">
        <w:r>
          <w:t>Once disposition</w:t>
        </w:r>
      </w:ins>
      <w:ins w:id="705" w:author="Adajar, Kassandra" w:date="2026-09-29T18:25:00Z" w16du:dateUtc="2026-09-29T22:25:00Z">
        <w:r w:rsidR="00C7127A">
          <w:t xml:space="preserve"> and reason code</w:t>
        </w:r>
      </w:ins>
      <w:r w:rsidR="00B22608">
        <w:t xml:space="preserve"> </w:t>
      </w:r>
      <w:ins w:id="706" w:author="Adajar, Kassandra" w:date="2026-09-29T16:19:00Z" w16du:dateUtc="2026-09-29T20:19:00Z">
        <w:r>
          <w:t>is confirmed,</w:t>
        </w:r>
      </w:ins>
      <w:ins w:id="707" w:author="Adajar, Kassandra" w:date="2026-09-29T16:20:00Z" w16du:dateUtc="2026-09-29T20:20:00Z">
        <w:r>
          <w:t xml:space="preserve"> the fraud specialist should record t</w:t>
        </w:r>
      </w:ins>
      <w:ins w:id="708" w:author="Adajar, Kassandra" w:date="2026-09-29T18:25:00Z" w16du:dateUtc="2026-09-29T22:25:00Z">
        <w:r w:rsidR="00C7127A">
          <w:t>h</w:t>
        </w:r>
      </w:ins>
      <w:ins w:id="709" w:author="Adajar, Kassandra" w:date="2026-10-01T12:28:00Z" w16du:dateUtc="2026-10-01T16:28:00Z">
        <w:r w:rsidR="00FC563B">
          <w:t xml:space="preserve">e investigation findings and outcome in </w:t>
        </w:r>
      </w:ins>
      <w:r w:rsidR="00D02A13">
        <w:t>CRM FIF (</w:t>
      </w:r>
      <w:r w:rsidR="00D02A13">
        <w:rPr>
          <w:lang w:val="en-US"/>
        </w:rPr>
        <w:t>t</w:t>
      </w:r>
      <w:r w:rsidR="00D02A13" w:rsidRPr="00D02A13">
        <w:rPr>
          <w:lang w:val="en-US"/>
        </w:rPr>
        <w:t>hese investigation notes are only visible to Fraud team members</w:t>
      </w:r>
      <w:r w:rsidR="00D02A13">
        <w:rPr>
          <w:lang w:val="en-US"/>
        </w:rPr>
        <w:t>)</w:t>
      </w:r>
      <w:r w:rsidR="00D02A13" w:rsidRPr="00D02A13">
        <w:rPr>
          <w:lang w:val="en-US"/>
        </w:rPr>
        <w:t>.</w:t>
      </w:r>
      <w:r w:rsidR="00D87745">
        <w:t xml:space="preserve"> </w:t>
      </w:r>
      <w:ins w:id="710" w:author="Adajar, Kassandra" w:date="2026-09-29T16:24:00Z">
        <w:r w:rsidR="0016254E" w:rsidRPr="0016254E">
          <w:t xml:space="preserve">including: </w:t>
        </w:r>
      </w:ins>
    </w:p>
    <w:p w14:paraId="6F26D878" w14:textId="55EE99AA" w:rsidR="007C620B" w:rsidRPr="008D1365" w:rsidDel="0016254E" w:rsidRDefault="007C620B">
      <w:pPr>
        <w:numPr>
          <w:ilvl w:val="0"/>
          <w:numId w:val="27"/>
        </w:numPr>
        <w:spacing w:before="0" w:after="0"/>
        <w:ind w:hanging="357"/>
        <w:rPr>
          <w:del w:id="711" w:author="Adajar, Kassandra" w:date="2026-09-29T16:24:00Z" w16du:dateUtc="2026-09-29T20:24:00Z"/>
        </w:rPr>
      </w:pPr>
    </w:p>
    <w:p w14:paraId="33C2C85B" w14:textId="02209116" w:rsidR="00106DB4" w:rsidRPr="008D1365" w:rsidDel="007C620B" w:rsidRDefault="00106DB4">
      <w:pPr>
        <w:pStyle w:val="ListParagraph"/>
        <w:numPr>
          <w:ilvl w:val="1"/>
          <w:numId w:val="29"/>
        </w:numPr>
        <w:spacing w:before="0" w:after="0"/>
        <w:ind w:hanging="357"/>
        <w:rPr>
          <w:del w:id="712" w:author="Adajar, Kassandra" w:date="2026-09-29T16:19:00Z" w16du:dateUtc="2026-09-29T20:19:00Z"/>
        </w:rPr>
      </w:pPr>
      <w:commentRangeStart w:id="713"/>
      <w:del w:id="714" w:author="Adajar, Kassandra" w:date="2026-09-29T16:19:00Z" w16du:dateUtc="2026-09-29T20:19:00Z">
        <w:r w:rsidRPr="00735AB3" w:rsidDel="007C620B">
          <w:rPr>
            <w:b/>
            <w:bCs/>
          </w:rPr>
          <w:delText>Fraud (third-party):</w:delText>
        </w:r>
        <w:r w:rsidRPr="008D1365" w:rsidDel="007C620B">
          <w:delText xml:space="preserve"> the evidence supports that the activity was unauthorized and performed by someone other than the member.</w:delText>
        </w:r>
      </w:del>
    </w:p>
    <w:p w14:paraId="528D1FE0" w14:textId="285CC37F" w:rsidR="00106DB4" w:rsidRPr="008D1365" w:rsidDel="007C620B" w:rsidRDefault="00106DB4">
      <w:pPr>
        <w:pStyle w:val="ListParagraph"/>
        <w:numPr>
          <w:ilvl w:val="1"/>
          <w:numId w:val="29"/>
        </w:numPr>
        <w:spacing w:after="0"/>
        <w:ind w:hanging="357"/>
        <w:rPr>
          <w:del w:id="715" w:author="Adajar, Kassandra" w:date="2026-09-29T16:19:00Z" w16du:dateUtc="2026-09-29T20:19:00Z"/>
        </w:rPr>
      </w:pPr>
      <w:del w:id="716" w:author="Adajar, Kassandra" w:date="2026-09-29T16:19:00Z" w16du:dateUtc="2026-09-29T20:19:00Z">
        <w:r w:rsidRPr="00735AB3" w:rsidDel="007C620B">
          <w:rPr>
            <w:b/>
            <w:bCs/>
          </w:rPr>
          <w:delText>Fraud (first-party):</w:delText>
        </w:r>
        <w:r w:rsidRPr="008D1365" w:rsidDel="007C620B">
          <w:delText xml:space="preserve"> </w:delText>
        </w:r>
        <w:r w:rsidRPr="00D17962" w:rsidDel="007C620B">
          <w:delText xml:space="preserve">the evidence </w:delText>
        </w:r>
        <w:r w:rsidR="00AF4FC7" w:rsidDel="007C620B">
          <w:delText>supports</w:delText>
        </w:r>
        <w:r w:rsidR="00D866E7" w:rsidDel="007C620B">
          <w:delText xml:space="preserve"> that the </w:delText>
        </w:r>
        <w:r w:rsidRPr="00D17962" w:rsidDel="007C620B">
          <w:delText>member authorized, participated in, or benefited from the reported transaction, but the member's claim of unauthorized activity does not appear genuine.</w:delText>
        </w:r>
      </w:del>
    </w:p>
    <w:p w14:paraId="0B0CC5E5" w14:textId="10DB21D9" w:rsidR="00106DB4" w:rsidRPr="008D1365" w:rsidDel="007C620B" w:rsidRDefault="00106DB4">
      <w:pPr>
        <w:pStyle w:val="ListParagraph"/>
        <w:numPr>
          <w:ilvl w:val="1"/>
          <w:numId w:val="29"/>
        </w:numPr>
        <w:spacing w:after="0"/>
        <w:ind w:hanging="357"/>
        <w:rPr>
          <w:del w:id="717" w:author="Adajar, Kassandra" w:date="2026-09-29T16:19:00Z" w16du:dateUtc="2026-09-29T20:19:00Z"/>
        </w:rPr>
      </w:pPr>
      <w:del w:id="718" w:author="Adajar, Kassandra" w:date="2026-09-29T16:19:00Z" w16du:dateUtc="2026-09-29T20:19:00Z">
        <w:r w:rsidRPr="00735AB3" w:rsidDel="007C620B">
          <w:rPr>
            <w:b/>
            <w:bCs/>
          </w:rPr>
          <w:delText>Non-fraud:</w:delText>
        </w:r>
        <w:r w:rsidRPr="008D1365" w:rsidDel="007C620B">
          <w:delText xml:space="preserve"> </w:delText>
        </w:r>
        <w:r w:rsidRPr="00641468" w:rsidDel="007C620B">
          <w:delText xml:space="preserve">the evidence </w:delText>
        </w:r>
        <w:r w:rsidR="00874A97" w:rsidDel="007C620B">
          <w:delText>supports that</w:delText>
        </w:r>
        <w:r w:rsidRPr="00641468" w:rsidDel="007C620B">
          <w:delText xml:space="preserve"> the member authorized the transaction or otherwise does not support a claim of unauthorized activity, and there is no indication that the member's report was made in bad faith.</w:delText>
        </w:r>
        <w:commentRangeEnd w:id="713"/>
        <w:r w:rsidR="00802D75" w:rsidRPr="008D1365" w:rsidDel="007C620B">
          <w:rPr>
            <w:rStyle w:val="CommentReference"/>
            <w:sz w:val="20"/>
            <w:szCs w:val="20"/>
          </w:rPr>
          <w:commentReference w:id="713"/>
        </w:r>
      </w:del>
    </w:p>
    <w:p w14:paraId="1E012079" w14:textId="3115031F" w:rsidR="00BF0CED" w:rsidRPr="000B5AD3" w:rsidDel="00E20BBC" w:rsidRDefault="00106DB4">
      <w:pPr>
        <w:numPr>
          <w:ilvl w:val="0"/>
          <w:numId w:val="27"/>
        </w:numPr>
        <w:spacing w:before="0" w:after="0"/>
        <w:ind w:hanging="357"/>
        <w:rPr>
          <w:del w:id="719" w:author="Adajar, Kassandra" w:date="2026-09-29T14:29:00Z" w16du:dateUtc="2026-09-29T18:29:00Z"/>
          <w:strike/>
          <w:rPrChange w:id="720" w:author="Adajar, Kassandra" w:date="2026-09-28T19:24:00Z" w16du:dateUtc="2026-09-28T23:24:00Z">
            <w:rPr>
              <w:del w:id="721" w:author="Adajar, Kassandra" w:date="2026-09-29T14:29:00Z" w16du:dateUtc="2026-09-29T18:29:00Z"/>
            </w:rPr>
          </w:rPrChange>
        </w:rPr>
      </w:pPr>
      <w:del w:id="722" w:author="Adajar, Kassandra" w:date="2026-09-29T14:29:00Z" w16du:dateUtc="2026-09-29T18:29:00Z">
        <w:r w:rsidRPr="000B5AD3" w:rsidDel="00E20BBC">
          <w:rPr>
            <w:strike/>
            <w:rPrChange w:id="723" w:author="Adajar, Kassandra" w:date="2026-09-28T19:24:00Z" w16du:dateUtc="2026-09-28T23:24:00Z">
              <w:rPr/>
            </w:rPrChange>
          </w:rPr>
          <w:delText>Once the disposition has been confirmed, the appropriate reason code</w:delText>
        </w:r>
        <w:r w:rsidR="00BF0CED" w:rsidRPr="000B5AD3" w:rsidDel="00E20BBC">
          <w:rPr>
            <w:strike/>
            <w:rPrChange w:id="724" w:author="Adajar, Kassandra" w:date="2026-09-28T19:24:00Z" w16du:dateUtc="2026-09-28T23:24:00Z">
              <w:rPr/>
            </w:rPrChange>
          </w:rPr>
          <w:delText xml:space="preserve"> should subsequently be decided</w:delText>
        </w:r>
        <w:r w:rsidRPr="000B5AD3" w:rsidDel="00E20BBC">
          <w:rPr>
            <w:strike/>
            <w:rPrChange w:id="725" w:author="Adajar, Kassandra" w:date="2026-09-28T19:24:00Z" w16du:dateUtc="2026-09-28T23:24:00Z">
              <w:rPr/>
            </w:rPrChange>
          </w:rPr>
          <w:delText>. Refer to the Dispute Management Lifecycle for the list of applicable reason codes.</w:delText>
        </w:r>
      </w:del>
    </w:p>
    <w:p w14:paraId="6C08985D" w14:textId="115B9CC1" w:rsidR="00106DB4" w:rsidDel="007C620B" w:rsidRDefault="00106DB4">
      <w:pPr>
        <w:numPr>
          <w:ilvl w:val="0"/>
          <w:numId w:val="27"/>
        </w:numPr>
        <w:spacing w:before="0" w:after="0"/>
        <w:ind w:hanging="357"/>
        <w:rPr>
          <w:del w:id="726" w:author="Adajar, Kassandra" w:date="2026-09-29T16:19:00Z" w16du:dateUtc="2026-09-29T20:19:00Z"/>
        </w:rPr>
      </w:pPr>
      <w:del w:id="727" w:author="Adajar, Kassandra" w:date="2026-09-29T16:19:00Z" w16du:dateUtc="2026-09-29T20:19:00Z">
        <w:r w:rsidRPr="0042239D" w:rsidDel="007C620B">
          <w:delText>Confirm that the selected disposition</w:delText>
        </w:r>
        <w:r w:rsidDel="007C620B">
          <w:delText xml:space="preserve"> and reason code</w:delText>
        </w:r>
        <w:r w:rsidRPr="0042239D" w:rsidDel="007C620B">
          <w:delText xml:space="preserve"> accurately reflects the investigation findings, then proceed to Section </w:delText>
        </w:r>
        <w:r w:rsidR="008A6CE7" w:rsidDel="007C620B">
          <w:delText>4.2.4</w:delText>
        </w:r>
        <w:r w:rsidRPr="0042239D" w:rsidDel="007C620B">
          <w:delText xml:space="preserve"> – Record </w:delText>
        </w:r>
        <w:r w:rsidR="008D7E00" w:rsidDel="007C620B">
          <w:delText>Disposition, Reason Code,</w:delText>
        </w:r>
        <w:r w:rsidRPr="0042239D" w:rsidDel="007C620B">
          <w:delText xml:space="preserve"> and Investigation Notes</w:delText>
        </w:r>
      </w:del>
    </w:p>
    <w:p w14:paraId="66263130" w14:textId="73C506DE" w:rsidR="000E184D" w:rsidRPr="00531AEB" w:rsidDel="005A3BF7" w:rsidRDefault="000E184D">
      <w:pPr>
        <w:pStyle w:val="Heading3"/>
        <w:numPr>
          <w:ilvl w:val="0"/>
          <w:numId w:val="0"/>
        </w:numPr>
        <w:ind w:left="992" w:hanging="992"/>
        <w:rPr>
          <w:del w:id="728" w:author="Adajar, Kassandra" w:date="2026-09-29T14:31:00Z" w16du:dateUtc="2026-09-29T18:31:00Z"/>
          <w:rFonts w:cs="Arial"/>
          <w:kern w:val="2"/>
          <w:sz w:val="28"/>
          <w:szCs w:val="28"/>
          <w:lang w:eastAsia="en-CA"/>
          <w14:ligatures w14:val="standardContextual"/>
        </w:rPr>
        <w:pPrChange w:id="729" w:author="Adajar, Kassandra" w:date="2026-09-29T18:25:00Z" w16du:dateUtc="2026-09-29T22:25:00Z">
          <w:pPr>
            <w:pStyle w:val="Heading3"/>
            <w:numPr>
              <w:ilvl w:val="0"/>
              <w:numId w:val="0"/>
            </w:numPr>
            <w:ind w:left="0" w:firstLine="0"/>
          </w:pPr>
        </w:pPrChange>
      </w:pPr>
      <w:bookmarkStart w:id="730" w:name="_Toc241243590"/>
      <w:bookmarkStart w:id="731" w:name="_Toc241243626"/>
      <w:del w:id="732" w:author="Adajar, Kassandra" w:date="2026-09-29T14:31:00Z" w16du:dateUtc="2026-09-29T18:31:00Z">
        <w:r w:rsidRPr="00531AEB" w:rsidDel="005A3BF7">
          <w:rPr>
            <w:rFonts w:cs="Arial"/>
            <w:sz w:val="28"/>
            <w:szCs w:val="32"/>
          </w:rPr>
          <w:delText>4.2.4  Record Disposition, Reason Code, and Inves</w:delText>
        </w:r>
        <w:commentRangeStart w:id="733"/>
        <w:r w:rsidRPr="00531AEB" w:rsidDel="005A3BF7">
          <w:rPr>
            <w:rFonts w:cs="Arial"/>
            <w:sz w:val="28"/>
            <w:szCs w:val="32"/>
          </w:rPr>
          <w:delText>tigation Not</w:delText>
        </w:r>
        <w:bookmarkEnd w:id="730"/>
        <w:bookmarkEnd w:id="731"/>
        <w:r w:rsidR="00531AEB" w:rsidDel="005A3BF7">
          <w:rPr>
            <w:rFonts w:cs="Arial"/>
            <w:sz w:val="28"/>
            <w:szCs w:val="32"/>
          </w:rPr>
          <w:delText>e</w:delText>
        </w:r>
        <w:commentRangeEnd w:id="733"/>
        <w:r w:rsidR="00B56747" w:rsidDel="005A3BF7">
          <w:rPr>
            <w:rStyle w:val="CommentReference"/>
            <w:rFonts w:cs="Arial"/>
            <w:sz w:val="28"/>
            <w:szCs w:val="32"/>
          </w:rPr>
          <w:commentReference w:id="733"/>
        </w:r>
        <w:r w:rsidR="00531AEB" w:rsidDel="005A3BF7">
          <w:rPr>
            <w:rFonts w:cs="Arial"/>
            <w:sz w:val="28"/>
            <w:szCs w:val="32"/>
          </w:rPr>
          <w:delText>s</w:delText>
        </w:r>
      </w:del>
    </w:p>
    <w:p w14:paraId="60188692" w14:textId="6D79D685" w:rsidR="00106DB4" w:rsidRPr="00FA7578" w:rsidDel="007C620B" w:rsidRDefault="00106DB4">
      <w:pPr>
        <w:rPr>
          <w:del w:id="734" w:author="Adajar, Kassandra" w:date="2026-09-29T16:20:00Z" w16du:dateUtc="2026-09-29T20:20:00Z"/>
        </w:rPr>
      </w:pPr>
      <w:del w:id="735" w:author="Adajar, Kassandra" w:date="2026-09-29T16:20:00Z" w16du:dateUtc="2026-09-29T20:20:00Z">
        <w:r w:rsidRPr="00FA7578" w:rsidDel="007C620B">
          <w:delText xml:space="preserve">Upon determining the investigation outcome, the Fraud Specialist must record the </w:delText>
        </w:r>
        <w:r w:rsidR="002D43EC" w:rsidDel="007C620B">
          <w:delText>disposition</w:delText>
        </w:r>
        <w:r w:rsidRPr="00FA7578" w:rsidDel="007C620B">
          <w:delText xml:space="preserve">, reason code, and supporting investigation notes to formally </w:delText>
        </w:r>
        <w:r w:rsidDel="007C620B">
          <w:delText>record</w:delText>
        </w:r>
        <w:r w:rsidRPr="00FA7578" w:rsidDel="007C620B">
          <w:delText xml:space="preserve"> the </w:delText>
        </w:r>
        <w:r w:rsidR="00180758" w:rsidDel="007C620B">
          <w:delText>outcome</w:delText>
        </w:r>
        <w:r w:rsidDel="007C620B">
          <w:delText>.</w:delText>
        </w:r>
      </w:del>
    </w:p>
    <w:p w14:paraId="27EF7C5C" w14:textId="6B5A18C1" w:rsidR="00106DB4" w:rsidRPr="00FA7578" w:rsidDel="007C620B" w:rsidRDefault="00106DB4">
      <w:pPr>
        <w:rPr>
          <w:del w:id="736" w:author="Adajar, Kassandra" w:date="2026-09-29T16:20:00Z" w16du:dateUtc="2026-09-29T20:20:00Z"/>
        </w:rPr>
      </w:pPr>
      <w:del w:id="737" w:author="Adajar, Kassandra" w:date="2026-09-29T16:20:00Z" w16du:dateUtc="2026-09-29T20:20:00Z">
        <w:r w:rsidRPr="00FA7578" w:rsidDel="007C620B">
          <w:delText>The Fraud Specialist should:</w:delText>
        </w:r>
      </w:del>
    </w:p>
    <w:p w14:paraId="2982AFC9" w14:textId="7741F262" w:rsidR="00106DB4" w:rsidRPr="00FA7578" w:rsidDel="0016254E" w:rsidRDefault="00106DB4">
      <w:pPr>
        <w:spacing w:before="0" w:after="0"/>
        <w:rPr>
          <w:del w:id="738" w:author="Adajar, Kassandra" w:date="2026-09-29T16:24:00Z" w16du:dateUtc="2026-09-29T20:24:00Z"/>
        </w:rPr>
        <w:pPrChange w:id="739" w:author="Adajar, Kassandra" w:date="2026-09-29T18:25:00Z" w16du:dateUtc="2026-09-29T22:25:00Z">
          <w:pPr>
            <w:numPr>
              <w:numId w:val="30"/>
            </w:numPr>
            <w:tabs>
              <w:tab w:val="num" w:pos="720"/>
            </w:tabs>
            <w:spacing w:before="0" w:after="0"/>
            <w:ind w:left="720" w:hanging="357"/>
          </w:pPr>
        </w:pPrChange>
      </w:pPr>
      <w:del w:id="740" w:author="Adajar, Kassandra" w:date="2026-09-29T16:20:00Z" w16du:dateUtc="2026-09-29T20:20:00Z">
        <w:r w:rsidRPr="00FA7578" w:rsidDel="007C620B">
          <w:lastRenderedPageBreak/>
          <w:delText xml:space="preserve">Document </w:delText>
        </w:r>
      </w:del>
      <w:del w:id="741" w:author="Adajar, Kassandra" w:date="2026-09-29T16:24:00Z" w16du:dateUtc="2026-09-29T20:24:00Z">
        <w:r w:rsidRPr="00FA7578" w:rsidDel="0016254E">
          <w:delText>the investigation notes</w:delText>
        </w:r>
        <w:r w:rsidDel="0016254E">
          <w:delText xml:space="preserve"> in the relevant case record</w:delText>
        </w:r>
        <w:r w:rsidR="00EB249F" w:rsidDel="0016254E">
          <w:delText xml:space="preserve"> (i.e., CRM)</w:delText>
        </w:r>
        <w:r w:rsidRPr="00FA7578" w:rsidDel="0016254E">
          <w:delText xml:space="preserve">, including: </w:delText>
        </w:r>
      </w:del>
    </w:p>
    <w:p w14:paraId="159E8E1C" w14:textId="77777777" w:rsidR="00106DB4" w:rsidRPr="00FA7578" w:rsidRDefault="00106DB4">
      <w:pPr>
        <w:numPr>
          <w:ilvl w:val="1"/>
          <w:numId w:val="31"/>
        </w:numPr>
        <w:spacing w:before="0" w:after="0"/>
        <w:ind w:hanging="357"/>
      </w:pPr>
      <w:r w:rsidRPr="00FA7578">
        <w:t xml:space="preserve">A summary of the reported </w:t>
      </w:r>
      <w:r>
        <w:t>fraud</w:t>
      </w:r>
      <w:r w:rsidRPr="00FA7578">
        <w:t xml:space="preserve"> </w:t>
      </w:r>
    </w:p>
    <w:p w14:paraId="7EBE84B6" w14:textId="77777777" w:rsidR="00106DB4" w:rsidRPr="00FA7578" w:rsidRDefault="00106DB4">
      <w:pPr>
        <w:numPr>
          <w:ilvl w:val="1"/>
          <w:numId w:val="31"/>
        </w:numPr>
        <w:spacing w:before="0" w:after="0"/>
        <w:ind w:hanging="357"/>
      </w:pPr>
      <w:r>
        <w:t>Information</w:t>
      </w:r>
      <w:r w:rsidRPr="00FA7578">
        <w:t xml:space="preserve"> reviewed</w:t>
      </w:r>
    </w:p>
    <w:p w14:paraId="6DF63153" w14:textId="4063F6DA" w:rsidR="00106DB4" w:rsidRDefault="00106DB4">
      <w:pPr>
        <w:numPr>
          <w:ilvl w:val="1"/>
          <w:numId w:val="31"/>
        </w:numPr>
        <w:spacing w:before="0" w:after="0"/>
        <w:ind w:hanging="357"/>
        <w:rPr>
          <w:ins w:id="742" w:author="Adajar, Kassandra" w:date="2026-09-29T18:25:00Z" w16du:dateUtc="2026-09-29T22:25:00Z"/>
        </w:rPr>
      </w:pPr>
      <w:del w:id="743" w:author="Adajar, Kassandra" w:date="2026-09-29T16:24:00Z" w16du:dateUtc="2026-09-29T20:24:00Z">
        <w:r w:rsidRPr="00FA7578" w:rsidDel="0016254E">
          <w:delText>Any inconsistencies or consistencies identified during the investigation</w:delText>
        </w:r>
      </w:del>
      <w:ins w:id="744" w:author="Adajar, Kassandra" w:date="2026-09-29T16:24:00Z" w16du:dateUtc="2026-09-29T20:24:00Z">
        <w:r w:rsidR="0016254E">
          <w:t xml:space="preserve">Fraudulent and </w:t>
        </w:r>
      </w:ins>
      <w:ins w:id="745" w:author="Adajar, Kassandra" w:date="2026-09-29T16:25:00Z" w16du:dateUtc="2026-09-29T20:25:00Z">
        <w:r w:rsidR="007B62A9">
          <w:t>non-fraudulent</w:t>
        </w:r>
      </w:ins>
      <w:ins w:id="746" w:author="Adajar, Kassandra" w:date="2026-09-29T16:24:00Z" w16du:dateUtc="2026-09-29T20:24:00Z">
        <w:r w:rsidR="0016254E">
          <w:t xml:space="preserve"> indicators </w:t>
        </w:r>
      </w:ins>
    </w:p>
    <w:p w14:paraId="4375B7FC" w14:textId="19AC02C7" w:rsidR="00251336" w:rsidRDefault="00251336">
      <w:pPr>
        <w:numPr>
          <w:ilvl w:val="1"/>
          <w:numId w:val="31"/>
        </w:numPr>
        <w:spacing w:before="0" w:after="0"/>
        <w:ind w:hanging="357"/>
      </w:pPr>
      <w:ins w:id="747" w:author="Adajar, Kassandra" w:date="2026-09-29T18:25:00Z" w16du:dateUtc="2026-09-29T22:25:00Z">
        <w:r w:rsidRPr="00251336">
          <w:t>The disposition and reason code</w:t>
        </w:r>
      </w:ins>
    </w:p>
    <w:p w14:paraId="1B492205" w14:textId="37F824CD" w:rsidR="0074417F" w:rsidRPr="0016254E" w:rsidRDefault="0074417F" w:rsidP="0074417F">
      <w:pPr>
        <w:pStyle w:val="ListParagraph"/>
        <w:numPr>
          <w:ilvl w:val="0"/>
          <w:numId w:val="27"/>
        </w:numPr>
        <w:spacing w:before="0" w:after="0"/>
        <w:rPr>
          <w:ins w:id="748" w:author="Adajar, Kassandra" w:date="2026-09-29T16:24:00Z"/>
        </w:rPr>
      </w:pPr>
      <w:r w:rsidRPr="0074417F">
        <w:t>Update the FIF case status in CRM. Case status updates are logged within the member's Collaboration Notes and are visible to branch team members.</w:t>
      </w:r>
    </w:p>
    <w:p w14:paraId="4220E5B0" w14:textId="77777777" w:rsidR="00235915" w:rsidRPr="00FA7578" w:rsidDel="00251336" w:rsidRDefault="00235915" w:rsidP="00235915">
      <w:pPr>
        <w:spacing w:before="0" w:after="0"/>
        <w:rPr>
          <w:del w:id="749" w:author="Adajar, Kassandra" w:date="2026-09-29T18:25:00Z" w16du:dateUtc="2026-09-29T22:25:00Z"/>
        </w:rPr>
      </w:pPr>
    </w:p>
    <w:p w14:paraId="18CF3D0F" w14:textId="77777777" w:rsidR="00106DB4" w:rsidDel="007B62A9" w:rsidRDefault="00106DB4" w:rsidP="00235915">
      <w:pPr>
        <w:spacing w:before="0" w:after="0"/>
        <w:rPr>
          <w:del w:id="750" w:author="Adajar, Kassandra" w:date="2026-09-29T16:25:00Z" w16du:dateUtc="2026-09-29T20:25:00Z"/>
        </w:rPr>
      </w:pPr>
      <w:del w:id="751" w:author="Adajar, Kassandra" w:date="2026-09-29T18:25:00Z" w16du:dateUtc="2026-09-29T22:25:00Z">
        <w:r w:rsidDel="00251336">
          <w:delText>The disposition and reason code</w:delText>
        </w:r>
      </w:del>
    </w:p>
    <w:p w14:paraId="61661E52" w14:textId="45C41300" w:rsidR="00106DB4" w:rsidDel="00CD33F0" w:rsidRDefault="00106DB4" w:rsidP="00235915">
      <w:pPr>
        <w:spacing w:before="0" w:after="0"/>
        <w:rPr>
          <w:del w:id="752" w:author="Adajar, Kassandra" w:date="2026-09-29T16:45:00Z" w16du:dateUtc="2026-09-29T20:45:00Z"/>
        </w:rPr>
      </w:pPr>
      <w:del w:id="753" w:author="Adajar, Kassandra" w:date="2026-09-29T16:25:00Z" w16du:dateUtc="2026-09-29T20:25:00Z">
        <w:r w:rsidRPr="00FA7578" w:rsidDel="007B62A9">
          <w:delText>The rationale supporting the disposition</w:delText>
        </w:r>
        <w:r w:rsidDel="007B62A9">
          <w:delText xml:space="preserve"> and reason code</w:delText>
        </w:r>
      </w:del>
    </w:p>
    <w:p w14:paraId="05813144" w14:textId="06498138" w:rsidR="00106DB4" w:rsidDel="00C7127A" w:rsidRDefault="00E5040E" w:rsidP="002B5521">
      <w:pPr>
        <w:spacing w:before="0" w:after="0"/>
        <w:rPr>
          <w:del w:id="754" w:author="Adajar, Kassandra" w:date="2026-09-29T18:25:00Z" w16du:dateUtc="2026-09-29T22:25:00Z"/>
        </w:rPr>
      </w:pPr>
      <w:del w:id="755" w:author="Adajar, Kassandra" w:date="2026-09-29T18:25:00Z" w16du:dateUtc="2026-09-29T22:25:00Z">
        <w:r w:rsidDel="00C7127A">
          <w:delText xml:space="preserve">Note: The investigation findings should be recorded </w:delText>
        </w:r>
        <w:r w:rsidR="00106DB4" w:rsidRPr="00FA7578" w:rsidDel="00C7127A">
          <w:delText xml:space="preserve">in </w:delText>
        </w:r>
        <w:r w:rsidR="00106DB4" w:rsidDel="00C7127A">
          <w:delText xml:space="preserve">the relevant case record to ensure </w:delText>
        </w:r>
        <w:r w:rsidR="005B66AC" w:rsidDel="00C7127A">
          <w:delText>a clear</w:delText>
        </w:r>
        <w:r w:rsidR="00106DB4" w:rsidDel="00C7127A">
          <w:delText xml:space="preserve"> audit trail and synopsis to Visa in the case potential first party fraud has been identified</w:delText>
        </w:r>
        <w:r w:rsidR="00106DB4" w:rsidRPr="00FA7578" w:rsidDel="00C7127A">
          <w:delText>.</w:delText>
        </w:r>
      </w:del>
    </w:p>
    <w:p w14:paraId="4746CA2B" w14:textId="77777777" w:rsidR="0038332B" w:rsidRDefault="0038332B">
      <w:pPr>
        <w:pStyle w:val="BeemBulletList"/>
        <w:spacing w:before="0" w:after="0"/>
        <w:pPrChange w:id="756" w:author="Adajar, Kassandra" w:date="2026-09-29T16:15:00Z" w16du:dateUtc="2026-09-29T20:15:00Z">
          <w:pPr>
            <w:pStyle w:val="BeemBulletList"/>
            <w:numPr>
              <w:ilvl w:val="1"/>
              <w:numId w:val="43"/>
            </w:numPr>
            <w:spacing w:before="0" w:after="0"/>
            <w:ind w:left="1434" w:hanging="357"/>
          </w:pPr>
        </w:pPrChange>
      </w:pPr>
    </w:p>
    <w:p w14:paraId="3EC9E5F9" w14:textId="155F6966" w:rsidR="00106DB4" w:rsidDel="005A3BF7" w:rsidRDefault="00B8094A" w:rsidP="00B8094A">
      <w:pPr>
        <w:pStyle w:val="BeemBulletList"/>
        <w:numPr>
          <w:ilvl w:val="1"/>
          <w:numId w:val="43"/>
        </w:numPr>
        <w:spacing w:before="0" w:after="0"/>
        <w:ind w:left="1434" w:hanging="357"/>
        <w:rPr>
          <w:del w:id="757" w:author="Adajar, Kassandra" w:date="2026-09-29T14:30:00Z" w16du:dateUtc="2026-09-29T18:30:00Z"/>
        </w:rPr>
      </w:pPr>
      <w:del w:id="758" w:author="Adajar, Kassandra" w:date="2026-09-29T14:30:00Z" w16du:dateUtc="2026-09-29T18:30:00Z">
        <w:r w:rsidRPr="005833C7" w:rsidDel="005A3BF7">
          <w:rPr>
            <w:strike/>
            <w:rPrChange w:id="759" w:author="Adajar, Kassandra" w:date="2026-09-28T21:10:00Z" w16du:dateUtc="2026-09-29T01:10:00Z">
              <w:rPr/>
            </w:rPrChange>
          </w:rPr>
          <w:delText xml:space="preserve">Refer to the Dispute Management Lifecycle document for </w:delText>
        </w:r>
        <w:r w:rsidR="009908C8" w:rsidRPr="005833C7" w:rsidDel="005A3BF7">
          <w:rPr>
            <w:strike/>
            <w:rPrChange w:id="760" w:author="Adajar, Kassandra" w:date="2026-09-28T21:10:00Z" w16du:dateUtc="2026-09-29T01:10:00Z">
              <w:rPr/>
            </w:rPrChange>
          </w:rPr>
          <w:delText>process</w:delText>
        </w:r>
        <w:r w:rsidRPr="005833C7" w:rsidDel="005A3BF7">
          <w:rPr>
            <w:strike/>
            <w:rPrChange w:id="761" w:author="Adajar, Kassandra" w:date="2026-09-28T21:10:00Z" w16du:dateUtc="2026-09-29T01:10:00Z">
              <w:rPr/>
            </w:rPrChange>
          </w:rPr>
          <w:delText xml:space="preserve"> on applicable recovery actions, noting the Visa Zero Liability </w:delText>
        </w:r>
        <w:r w:rsidR="00DB13DC" w:rsidRPr="005833C7" w:rsidDel="005A3BF7">
          <w:rPr>
            <w:strike/>
            <w:rPrChange w:id="762" w:author="Adajar, Kassandra" w:date="2026-09-28T21:10:00Z" w16du:dateUtc="2026-09-29T01:10:00Z">
              <w:rPr/>
            </w:rPrChange>
          </w:rPr>
          <w:delText>rule is applicable here</w:delText>
        </w:r>
        <w:r w:rsidR="00DB13DC" w:rsidDel="005A3BF7">
          <w:delText>.</w:delText>
        </w:r>
      </w:del>
    </w:p>
    <w:p w14:paraId="017F963E" w14:textId="49DD0035" w:rsidR="002B78A9" w:rsidDel="005D552B" w:rsidRDefault="002B78A9" w:rsidP="002B78A9">
      <w:pPr>
        <w:pStyle w:val="ListParagraph"/>
        <w:numPr>
          <w:ilvl w:val="0"/>
          <w:numId w:val="41"/>
        </w:numPr>
        <w:rPr>
          <w:del w:id="763" w:author="Adajar, Kassandra" w:date="2026-09-29T18:26:00Z" w16du:dateUtc="2026-09-29T22:26:00Z"/>
        </w:rPr>
      </w:pPr>
      <w:del w:id="764" w:author="Adajar, Kassandra" w:date="2026-09-29T18:26:00Z" w16du:dateUtc="2026-09-29T22:26:00Z">
        <w:r w:rsidRPr="003E2095" w:rsidDel="005D552B">
          <w:rPr>
            <w:b/>
            <w:bCs/>
          </w:rPr>
          <w:delText>If the disposition is Fraud (First-Party):</w:delText>
        </w:r>
        <w:r w:rsidDel="005D552B">
          <w:delText xml:space="preserve"> </w:delText>
        </w:r>
      </w:del>
    </w:p>
    <w:p w14:paraId="65976235" w14:textId="2C51C798" w:rsidR="002B78A9" w:rsidRPr="00CD33F0" w:rsidDel="005D552B" w:rsidRDefault="00890627" w:rsidP="00147BB9">
      <w:pPr>
        <w:pStyle w:val="ListParagraph"/>
        <w:numPr>
          <w:ilvl w:val="1"/>
          <w:numId w:val="41"/>
        </w:numPr>
        <w:rPr>
          <w:del w:id="765" w:author="Adajar, Kassandra" w:date="2026-09-29T18:26:00Z" w16du:dateUtc="2026-09-29T22:26:00Z"/>
          <w:color w:val="FF0000"/>
          <w:rPrChange w:id="766" w:author="Adajar, Kassandra" w:date="2026-09-29T16:45:00Z" w16du:dateUtc="2026-09-29T20:45:00Z">
            <w:rPr>
              <w:del w:id="767" w:author="Adajar, Kassandra" w:date="2026-09-29T18:26:00Z" w16du:dateUtc="2026-09-29T22:26:00Z"/>
            </w:rPr>
          </w:rPrChange>
        </w:rPr>
      </w:pPr>
      <w:del w:id="768" w:author="Adajar, Kassandra" w:date="2026-09-29T14:30:00Z" w16du:dateUtc="2026-09-29T18:30:00Z">
        <w:r w:rsidRPr="00CD33F0" w:rsidDel="005A3BF7">
          <w:rPr>
            <w:strike/>
            <w:color w:val="FF0000"/>
            <w:rPrChange w:id="769" w:author="Adajar, Kassandra" w:date="2026-09-29T16:45:00Z" w16du:dateUtc="2026-09-29T20:45:00Z">
              <w:rPr/>
            </w:rPrChange>
          </w:rPr>
          <w:delText>Refer to the Dispute Management Lifecycle</w:delText>
        </w:r>
        <w:r w:rsidRPr="00CD33F0" w:rsidDel="005A3BF7">
          <w:rPr>
            <w:color w:val="FF0000"/>
            <w:rPrChange w:id="770" w:author="Adajar, Kassandra" w:date="2026-09-29T16:45:00Z" w16du:dateUtc="2026-09-29T20:45:00Z">
              <w:rPr/>
            </w:rPrChange>
          </w:rPr>
          <w:delText xml:space="preserve"> document for </w:delText>
        </w:r>
        <w:r w:rsidR="004B6F27" w:rsidRPr="00CD33F0" w:rsidDel="005A3BF7">
          <w:rPr>
            <w:color w:val="FF0000"/>
            <w:rPrChange w:id="771" w:author="Adajar, Kassandra" w:date="2026-09-29T16:45:00Z" w16du:dateUtc="2026-09-29T20:45:00Z">
              <w:rPr/>
            </w:rPrChange>
          </w:rPr>
          <w:delText xml:space="preserve">the </w:delText>
        </w:r>
        <w:r w:rsidR="009369F0" w:rsidRPr="00CD33F0" w:rsidDel="005A3BF7">
          <w:rPr>
            <w:color w:val="FF0000"/>
            <w:rPrChange w:id="772" w:author="Adajar, Kassandra" w:date="2026-09-29T16:45:00Z" w16du:dateUtc="2026-09-29T20:45:00Z">
              <w:rPr/>
            </w:rPrChange>
          </w:rPr>
          <w:delText>process</w:delText>
        </w:r>
        <w:r w:rsidRPr="00CD33F0" w:rsidDel="005A3BF7">
          <w:rPr>
            <w:color w:val="FF0000"/>
            <w:rPrChange w:id="773" w:author="Adajar, Kassandra" w:date="2026-09-29T16:45:00Z" w16du:dateUtc="2026-09-29T20:45:00Z">
              <w:rPr/>
            </w:rPrChange>
          </w:rPr>
          <w:delText xml:space="preserve"> on applicable recovery actions, noting that Visa Zero Liability </w:delText>
        </w:r>
        <w:r w:rsidR="001D7802" w:rsidRPr="00CD33F0" w:rsidDel="005A3BF7">
          <w:rPr>
            <w:color w:val="FF0000"/>
            <w:rPrChange w:id="774" w:author="Adajar, Kassandra" w:date="2026-09-29T16:45:00Z" w16du:dateUtc="2026-09-29T20:45:00Z">
              <w:rPr/>
            </w:rPrChange>
          </w:rPr>
          <w:delText>is generally not applicable here.</w:delText>
        </w:r>
      </w:del>
    </w:p>
    <w:p w14:paraId="344BBC08" w14:textId="43B1494D" w:rsidR="000E184D" w:rsidDel="00A75CFF" w:rsidRDefault="000E184D" w:rsidP="00531AEB">
      <w:pPr>
        <w:pStyle w:val="Heading3"/>
        <w:numPr>
          <w:ilvl w:val="0"/>
          <w:numId w:val="0"/>
        </w:numPr>
        <w:ind w:left="992" w:hanging="992"/>
        <w:rPr>
          <w:del w:id="775" w:author="Adajar, Kassandra" w:date="2026-09-29T14:31:00Z" w16du:dateUtc="2026-09-29T18:31:00Z"/>
          <w:rFonts w:cs="Arial"/>
          <w:strike/>
          <w:sz w:val="28"/>
          <w:szCs w:val="32"/>
        </w:rPr>
      </w:pPr>
      <w:bookmarkStart w:id="776" w:name="_Toc241243592"/>
      <w:bookmarkStart w:id="777" w:name="_Toc241243628"/>
      <w:del w:id="778" w:author="Adajar, Kassandra" w:date="2026-09-29T14:31:00Z" w16du:dateUtc="2026-09-29T18:31:00Z">
        <w:r w:rsidRPr="002E0D7B" w:rsidDel="005A3BF7">
          <w:rPr>
            <w:strike/>
            <w:sz w:val="28"/>
            <w:szCs w:val="32"/>
            <w:rPrChange w:id="779" w:author="Adajar, Kassandra" w:date="2026-09-28T21:11:00Z" w16du:dateUtc="2026-09-29T01:11:00Z">
              <w:rPr>
                <w:sz w:val="28"/>
                <w:szCs w:val="32"/>
              </w:rPr>
            </w:rPrChange>
          </w:rPr>
          <w:delText>4.2.6  Inform Growth of Decision</w:delText>
        </w:r>
        <w:bookmarkEnd w:id="776"/>
        <w:bookmarkEnd w:id="777"/>
      </w:del>
    </w:p>
    <w:p w14:paraId="6DD21606" w14:textId="02BC4F78" w:rsidR="00A75CFF" w:rsidRDefault="00A75CFF">
      <w:pPr>
        <w:pStyle w:val="Heading3"/>
        <w:numPr>
          <w:ilvl w:val="0"/>
          <w:numId w:val="0"/>
        </w:numPr>
        <w:rPr>
          <w:rFonts w:cs="Arial"/>
          <w:sz w:val="28"/>
          <w:szCs w:val="32"/>
        </w:rPr>
      </w:pPr>
      <w:ins w:id="780" w:author="Adajar, Kassandra" w:date="2026-09-29T16:26:00Z" w16du:dateUtc="2026-09-29T20:26:00Z">
        <w:r w:rsidRPr="00531AEB">
          <w:rPr>
            <w:rFonts w:cs="Arial"/>
            <w:sz w:val="28"/>
            <w:szCs w:val="32"/>
          </w:rPr>
          <w:t>4.2.</w:t>
        </w:r>
      </w:ins>
      <w:r w:rsidR="00DF5767">
        <w:rPr>
          <w:rFonts w:cs="Arial"/>
          <w:sz w:val="28"/>
          <w:szCs w:val="32"/>
        </w:rPr>
        <w:t>4</w:t>
      </w:r>
      <w:ins w:id="781" w:author="Adajar, Kassandra" w:date="2026-09-29T16:26:00Z" w16du:dateUtc="2026-09-29T20:26:00Z">
        <w:r w:rsidRPr="00531AEB">
          <w:rPr>
            <w:rFonts w:cs="Arial"/>
            <w:sz w:val="28"/>
            <w:szCs w:val="32"/>
          </w:rPr>
          <w:t xml:space="preserve">  </w:t>
        </w:r>
      </w:ins>
      <w:ins w:id="782" w:author="Adajar, Kassandra" w:date="2026-09-29T16:26:00Z">
        <w:r w:rsidRPr="00A75CFF">
          <w:rPr>
            <w:rFonts w:cs="Arial"/>
            <w:sz w:val="28"/>
            <w:szCs w:val="32"/>
          </w:rPr>
          <w:t xml:space="preserve">Complete </w:t>
        </w:r>
      </w:ins>
      <w:r w:rsidR="009E1DD4">
        <w:rPr>
          <w:rFonts w:cs="Arial"/>
          <w:sz w:val="28"/>
          <w:szCs w:val="32"/>
        </w:rPr>
        <w:t xml:space="preserve">Updates to </w:t>
      </w:r>
      <w:ins w:id="783" w:author="Adajar, Kassandra" w:date="2026-09-29T16:26:00Z">
        <w:r w:rsidRPr="00A75CFF">
          <w:rPr>
            <w:rFonts w:cs="Arial"/>
            <w:sz w:val="28"/>
            <w:szCs w:val="32"/>
          </w:rPr>
          <w:t>eDet</w:t>
        </w:r>
      </w:ins>
      <w:ins w:id="784" w:author="Adajar, Kassandra" w:date="2026-10-01T13:29:00Z" w16du:dateUtc="2026-10-01T17:29:00Z">
        <w:r w:rsidR="004B2856">
          <w:rPr>
            <w:rFonts w:cs="Arial"/>
            <w:sz w:val="28"/>
            <w:szCs w:val="32"/>
          </w:rPr>
          <w:t>ect</w:t>
        </w:r>
      </w:ins>
      <w:r w:rsidR="001229C7">
        <w:rPr>
          <w:rFonts w:cs="Arial"/>
          <w:sz w:val="28"/>
          <w:szCs w:val="32"/>
        </w:rPr>
        <w:t xml:space="preserve"> and </w:t>
      </w:r>
      <w:r w:rsidR="009E1DD4">
        <w:rPr>
          <w:rFonts w:cs="Arial"/>
          <w:sz w:val="28"/>
          <w:szCs w:val="32"/>
        </w:rPr>
        <w:t>DataVisor</w:t>
      </w:r>
    </w:p>
    <w:p w14:paraId="1DE62C05" w14:textId="77E1059B" w:rsidR="003B0526" w:rsidRPr="003B0526" w:rsidRDefault="003B0526" w:rsidP="003B0526">
      <w:pPr>
        <w:rPr>
          <w:ins w:id="785" w:author="Adajar, Kassandra" w:date="2026-09-29T16:26:00Z" w16du:dateUtc="2026-09-29T20:26:00Z"/>
          <w:b/>
          <w:bCs/>
          <w:i/>
          <w:iCs/>
          <w:color w:val="196B24" w:themeColor="accent3"/>
          <w:lang w:eastAsia="en-CA"/>
        </w:rPr>
      </w:pPr>
      <w:r w:rsidRPr="00733910">
        <w:rPr>
          <w:b/>
          <w:bCs/>
          <w:i/>
          <w:iCs/>
          <w:color w:val="196B24" w:themeColor="accent3"/>
          <w:lang w:eastAsia="en-CA"/>
        </w:rPr>
        <w:t xml:space="preserve">ID </w:t>
      </w:r>
      <w:r>
        <w:rPr>
          <w:b/>
          <w:bCs/>
          <w:i/>
          <w:iCs/>
          <w:color w:val="196B24" w:themeColor="accent3"/>
          <w:lang w:eastAsia="en-CA"/>
        </w:rPr>
        <w:t xml:space="preserve">Process Flow </w:t>
      </w:r>
      <w:r w:rsidRPr="00733910">
        <w:rPr>
          <w:b/>
          <w:bCs/>
          <w:i/>
          <w:iCs/>
          <w:color w:val="196B24" w:themeColor="accent3"/>
          <w:lang w:eastAsia="en-CA"/>
        </w:rPr>
        <w:t>Reference</w:t>
      </w:r>
      <w:r>
        <w:rPr>
          <w:b/>
          <w:bCs/>
          <w:i/>
          <w:iCs/>
          <w:color w:val="196B24" w:themeColor="accent3"/>
          <w:lang w:eastAsia="en-CA"/>
        </w:rPr>
        <w:t xml:space="preserve"> </w:t>
      </w:r>
      <w:r w:rsidRPr="00733910">
        <w:rPr>
          <w:b/>
          <w:bCs/>
          <w:i/>
          <w:iCs/>
          <w:color w:val="196B24" w:themeColor="accent3"/>
          <w:lang w:eastAsia="en-CA"/>
        </w:rPr>
        <w:t>(</w:t>
      </w:r>
      <w:r>
        <w:rPr>
          <w:b/>
          <w:bCs/>
          <w:i/>
          <w:iCs/>
          <w:color w:val="196B24" w:themeColor="accent3"/>
          <w:lang w:eastAsia="en-CA"/>
        </w:rPr>
        <w:t>A1.7, A1.8</w:t>
      </w:r>
      <w:r w:rsidRPr="00733910">
        <w:rPr>
          <w:b/>
          <w:bCs/>
          <w:i/>
          <w:iCs/>
          <w:color w:val="196B24" w:themeColor="accent3"/>
          <w:lang w:eastAsia="en-CA"/>
        </w:rPr>
        <w:t>)</w:t>
      </w:r>
    </w:p>
    <w:p w14:paraId="75784092" w14:textId="7DCBFBE1" w:rsidR="00085CCB" w:rsidRPr="002E0D7B" w:rsidDel="005A3BF7" w:rsidRDefault="00106DB4" w:rsidP="00085CCB">
      <w:pPr>
        <w:rPr>
          <w:del w:id="786" w:author="Adajar, Kassandra" w:date="2026-09-29T14:31:00Z" w16du:dateUtc="2026-09-29T18:31:00Z"/>
          <w:strike/>
          <w:rPrChange w:id="787" w:author="Adajar, Kassandra" w:date="2026-09-28T21:11:00Z" w16du:dateUtc="2026-09-29T01:11:00Z">
            <w:rPr>
              <w:del w:id="788" w:author="Adajar, Kassandra" w:date="2026-09-29T14:31:00Z" w16du:dateUtc="2026-09-29T18:31:00Z"/>
            </w:rPr>
          </w:rPrChange>
        </w:rPr>
      </w:pPr>
      <w:del w:id="789" w:author="Adajar, Kassandra" w:date="2026-09-29T14:31:00Z" w16du:dateUtc="2026-09-29T18:31:00Z">
        <w:r w:rsidRPr="002E0D7B" w:rsidDel="005A3BF7">
          <w:rPr>
            <w:strike/>
            <w:rPrChange w:id="790" w:author="Adajar, Kassandra" w:date="2026-09-28T21:11:00Z" w16du:dateUtc="2026-09-29T01:11:00Z">
              <w:rPr/>
            </w:rPrChange>
          </w:rPr>
          <w:delText>T</w:delText>
        </w:r>
        <w:r w:rsidR="00085CCB" w:rsidRPr="002E0D7B" w:rsidDel="005A3BF7">
          <w:rPr>
            <w:strike/>
            <w:rPrChange w:id="791" w:author="Adajar, Kassandra" w:date="2026-09-28T21:11:00Z" w16du:dateUtc="2026-09-29T01:11:00Z">
              <w:rPr/>
            </w:rPrChange>
          </w:rPr>
          <w:delText>he Fraud Specialist must inform Growth of the investigation outcome to support any required member-facing follow-u</w:delText>
        </w:r>
      </w:del>
      <w:del w:id="792" w:author="Adajar, Kassandra" w:date="2026-09-28T21:09:00Z" w16du:dateUtc="2026-09-29T01:09:00Z">
        <w:r w:rsidR="00085CCB" w:rsidRPr="002E0D7B" w:rsidDel="005833C7">
          <w:rPr>
            <w:strike/>
            <w:rPrChange w:id="793" w:author="Adajar, Kassandra" w:date="2026-09-28T21:11:00Z" w16du:dateUtc="2026-09-29T01:11:00Z">
              <w:rPr/>
            </w:rPrChange>
          </w:rPr>
          <w:delText>p.</w:delText>
        </w:r>
      </w:del>
    </w:p>
    <w:p w14:paraId="21521B19" w14:textId="0C2C6457" w:rsidR="00085CCB" w:rsidRPr="002E0D7B" w:rsidDel="005A3BF7" w:rsidRDefault="00085CCB" w:rsidP="00085CCB">
      <w:pPr>
        <w:rPr>
          <w:del w:id="794" w:author="Adajar, Kassandra" w:date="2026-09-29T14:31:00Z" w16du:dateUtc="2026-09-29T18:31:00Z"/>
          <w:strike/>
          <w:rPrChange w:id="795" w:author="Adajar, Kassandra" w:date="2026-09-28T21:11:00Z" w16du:dateUtc="2026-09-29T01:11:00Z">
            <w:rPr>
              <w:del w:id="796" w:author="Adajar, Kassandra" w:date="2026-09-29T14:31:00Z" w16du:dateUtc="2026-09-29T18:31:00Z"/>
            </w:rPr>
          </w:rPrChange>
        </w:rPr>
      </w:pPr>
      <w:del w:id="797" w:author="Adajar, Kassandra" w:date="2026-09-29T14:31:00Z" w16du:dateUtc="2026-09-29T18:31:00Z">
        <w:r w:rsidRPr="002E0D7B" w:rsidDel="005A3BF7">
          <w:rPr>
            <w:strike/>
            <w:rPrChange w:id="798" w:author="Adajar, Kassandra" w:date="2026-09-28T21:11:00Z" w16du:dateUtc="2026-09-29T01:11:00Z">
              <w:rPr/>
            </w:rPrChange>
          </w:rPr>
          <w:delText>The Fraud Specialist should:</w:delText>
        </w:r>
      </w:del>
    </w:p>
    <w:p w14:paraId="65E663DF" w14:textId="37C71D49" w:rsidR="00085CCB" w:rsidRPr="002E0D7B" w:rsidDel="005A3BF7" w:rsidRDefault="00085CCB" w:rsidP="00085CCB">
      <w:pPr>
        <w:numPr>
          <w:ilvl w:val="0"/>
          <w:numId w:val="33"/>
        </w:numPr>
        <w:spacing w:before="0" w:after="0"/>
        <w:ind w:hanging="357"/>
        <w:rPr>
          <w:del w:id="799" w:author="Adajar, Kassandra" w:date="2026-09-29T14:31:00Z" w16du:dateUtc="2026-09-29T18:31:00Z"/>
          <w:strike/>
          <w:rPrChange w:id="800" w:author="Adajar, Kassandra" w:date="2026-09-28T21:11:00Z" w16du:dateUtc="2026-09-29T01:11:00Z">
            <w:rPr>
              <w:del w:id="801" w:author="Adajar, Kassandra" w:date="2026-09-29T14:31:00Z" w16du:dateUtc="2026-09-29T18:31:00Z"/>
            </w:rPr>
          </w:rPrChange>
        </w:rPr>
      </w:pPr>
      <w:del w:id="802" w:author="Adajar, Kassandra" w:date="2026-09-29T14:31:00Z" w16du:dateUtc="2026-09-29T18:31:00Z">
        <w:r w:rsidRPr="002E0D7B" w:rsidDel="005A3BF7">
          <w:rPr>
            <w:strike/>
            <w:rPrChange w:id="803" w:author="Adajar, Kassandra" w:date="2026-09-28T21:11:00Z" w16du:dateUtc="2026-09-29T01:11:00Z">
              <w:rPr/>
            </w:rPrChange>
          </w:rPr>
          <w:delText xml:space="preserve">Communicate the final disposition to Growth (e.g., Fraud or Non-Fraud) through documentation in CRM or </w:delText>
        </w:r>
        <w:r w:rsidR="00197763" w:rsidRPr="002E0D7B" w:rsidDel="005A3BF7">
          <w:rPr>
            <w:strike/>
            <w:rPrChange w:id="804" w:author="Adajar, Kassandra" w:date="2026-09-28T21:11:00Z" w16du:dateUtc="2026-09-29T01:11:00Z">
              <w:rPr/>
            </w:rPrChange>
          </w:rPr>
          <w:delText>another</w:delText>
        </w:r>
        <w:r w:rsidRPr="002E0D7B" w:rsidDel="005A3BF7">
          <w:rPr>
            <w:strike/>
            <w:rPrChange w:id="805" w:author="Adajar, Kassandra" w:date="2026-09-28T21:11:00Z" w16du:dateUtc="2026-09-29T01:11:00Z">
              <w:rPr/>
            </w:rPrChange>
          </w:rPr>
          <w:delText xml:space="preserve"> appropriate</w:delText>
        </w:r>
        <w:commentRangeStart w:id="806"/>
        <w:r w:rsidRPr="002E0D7B" w:rsidDel="005A3BF7">
          <w:rPr>
            <w:strike/>
            <w:rPrChange w:id="807" w:author="Adajar, Kassandra" w:date="2026-09-28T21:11:00Z" w16du:dateUtc="2026-09-29T01:11:00Z">
              <w:rPr/>
            </w:rPrChange>
          </w:rPr>
          <w:delText xml:space="preserve"> communicatio</w:delText>
        </w:r>
        <w:commentRangeEnd w:id="806"/>
        <w:r w:rsidR="005A3BF7" w:rsidRPr="002E0D7B" w:rsidDel="005A3BF7">
          <w:rPr>
            <w:rStyle w:val="CommentReference"/>
            <w:strike/>
            <w:sz w:val="20"/>
            <w:szCs w:val="20"/>
            <w:rPrChange w:id="808" w:author="Adajar, Kassandra" w:date="2026-09-28T21:11:00Z" w16du:dateUtc="2026-09-29T01:11:00Z">
              <w:rPr>
                <w:rStyle w:val="CommentReference"/>
                <w:sz w:val="20"/>
                <w:szCs w:val="20"/>
              </w:rPr>
            </w:rPrChange>
          </w:rPr>
          <w:commentReference w:id="806"/>
        </w:r>
        <w:r w:rsidRPr="002E0D7B" w:rsidDel="005A3BF7">
          <w:rPr>
            <w:strike/>
            <w:rPrChange w:id="809" w:author="Adajar, Kassandra" w:date="2026-09-28T21:11:00Z" w16du:dateUtc="2026-09-29T01:11:00Z">
              <w:rPr/>
            </w:rPrChange>
          </w:rPr>
          <w:delText>n channel.</w:delText>
        </w:r>
      </w:del>
    </w:p>
    <w:p w14:paraId="52926164" w14:textId="6A1ABAD9" w:rsidR="00085CCB" w:rsidRPr="002E0D7B" w:rsidDel="005A3BF7" w:rsidRDefault="00085CCB" w:rsidP="00085CCB">
      <w:pPr>
        <w:numPr>
          <w:ilvl w:val="0"/>
          <w:numId w:val="39"/>
        </w:numPr>
        <w:spacing w:before="0" w:after="0"/>
        <w:rPr>
          <w:del w:id="810" w:author="Adajar, Kassandra" w:date="2026-09-29T14:31:00Z" w16du:dateUtc="2026-09-29T18:31:00Z"/>
          <w:strike/>
          <w:rPrChange w:id="811" w:author="Adajar, Kassandra" w:date="2026-09-28T21:11:00Z" w16du:dateUtc="2026-09-29T01:11:00Z">
            <w:rPr>
              <w:del w:id="812" w:author="Adajar, Kassandra" w:date="2026-09-29T14:31:00Z" w16du:dateUtc="2026-09-29T18:31:00Z"/>
            </w:rPr>
          </w:rPrChange>
        </w:rPr>
      </w:pPr>
      <w:del w:id="813" w:author="Adajar, Kassandra" w:date="2026-09-29T14:31:00Z" w16du:dateUtc="2026-09-29T18:31:00Z">
        <w:r w:rsidRPr="002E0D7B" w:rsidDel="005A3BF7">
          <w:rPr>
            <w:strike/>
            <w:rPrChange w:id="814" w:author="Adajar, Kassandra" w:date="2026-09-28T21:11:00Z" w16du:dateUtc="2026-09-29T01:11:00Z">
              <w:rPr/>
            </w:rPrChange>
          </w:rPr>
          <w:delText>If Non-Fraud, add a message in the core baking system of the change in card status and add a note to CRM.</w:delText>
        </w:r>
      </w:del>
    </w:p>
    <w:p w14:paraId="4C1970C6" w14:textId="797EF457" w:rsidR="00085CCB" w:rsidRPr="002E0D7B" w:rsidDel="005A3BF7" w:rsidRDefault="00085CCB" w:rsidP="00085CCB">
      <w:pPr>
        <w:numPr>
          <w:ilvl w:val="0"/>
          <w:numId w:val="39"/>
        </w:numPr>
        <w:spacing w:before="0" w:after="0"/>
        <w:rPr>
          <w:del w:id="815" w:author="Adajar, Kassandra" w:date="2026-09-29T14:31:00Z" w16du:dateUtc="2026-09-29T18:31:00Z"/>
          <w:strike/>
          <w:rPrChange w:id="816" w:author="Adajar, Kassandra" w:date="2026-09-28T21:11:00Z" w16du:dateUtc="2026-09-29T01:11:00Z">
            <w:rPr>
              <w:del w:id="817" w:author="Adajar, Kassandra" w:date="2026-09-29T14:31:00Z" w16du:dateUtc="2026-09-29T18:31:00Z"/>
            </w:rPr>
          </w:rPrChange>
        </w:rPr>
      </w:pPr>
      <w:del w:id="818" w:author="Adajar, Kassandra" w:date="2026-09-29T14:31:00Z" w16du:dateUtc="2026-09-29T18:31:00Z">
        <w:r w:rsidRPr="002E0D7B" w:rsidDel="005A3BF7">
          <w:rPr>
            <w:strike/>
            <w:rPrChange w:id="819" w:author="Adajar, Kassandra" w:date="2026-09-28T21:11:00Z" w16du:dateUtc="2026-09-29T01:11:00Z">
              <w:rPr/>
            </w:rPrChange>
          </w:rPr>
          <w:delText>If Fraud, Advise Growth of any relevant next steps (</w:delText>
        </w:r>
        <w:r w:rsidR="005646BC" w:rsidRPr="002E0D7B" w:rsidDel="005A3BF7">
          <w:rPr>
            <w:strike/>
            <w:rPrChange w:id="820" w:author="Adajar, Kassandra" w:date="2026-09-28T21:11:00Z" w16du:dateUtc="2026-09-29T01:11:00Z">
              <w:rPr/>
            </w:rPrChange>
          </w:rPr>
          <w:delText>e.g</w:delText>
        </w:r>
        <w:r w:rsidRPr="002E0D7B" w:rsidDel="005A3BF7">
          <w:rPr>
            <w:strike/>
            <w:rPrChange w:id="821" w:author="Adajar, Kassandra" w:date="2026-09-28T21:11:00Z" w16du:dateUtc="2026-09-29T01:11:00Z">
              <w:rPr/>
            </w:rPrChange>
          </w:rPr>
          <w:delText>., refund recovery as part of dispute process), including any additional follow-up required with the member.</w:delText>
        </w:r>
      </w:del>
    </w:p>
    <w:p w14:paraId="5E81B9DF" w14:textId="2A7D67C2" w:rsidR="008E1F7C" w:rsidRPr="00531AEB" w:rsidDel="00A75CFF" w:rsidRDefault="008E1F7C" w:rsidP="00531AEB">
      <w:pPr>
        <w:pStyle w:val="Heading3"/>
        <w:numPr>
          <w:ilvl w:val="0"/>
          <w:numId w:val="0"/>
        </w:numPr>
        <w:ind w:left="992" w:hanging="992"/>
        <w:rPr>
          <w:del w:id="822" w:author="Adajar, Kassandra" w:date="2026-09-29T16:27:00Z" w16du:dateUtc="2026-09-29T20:27:00Z"/>
          <w:rFonts w:cs="Arial"/>
          <w:kern w:val="2"/>
          <w:sz w:val="28"/>
          <w:szCs w:val="28"/>
          <w:lang w:eastAsia="en-CA"/>
          <w14:ligatures w14:val="standardContextual"/>
        </w:rPr>
      </w:pPr>
      <w:bookmarkStart w:id="823" w:name="_Toc241243629"/>
      <w:del w:id="824" w:author="Adajar, Kassandra" w:date="2026-09-29T16:27:00Z" w16du:dateUtc="2026-09-29T20:27:00Z">
        <w:r w:rsidRPr="00531AEB" w:rsidDel="00A75CFF">
          <w:rPr>
            <w:rFonts w:cs="Arial"/>
            <w:sz w:val="28"/>
            <w:szCs w:val="32"/>
          </w:rPr>
          <w:delText>4.2.</w:delText>
        </w:r>
      </w:del>
      <w:del w:id="825" w:author="Adajar, Kassandra" w:date="2026-09-29T14:31:00Z" w16du:dateUtc="2026-09-29T18:31:00Z">
        <w:r w:rsidRPr="00531AEB" w:rsidDel="005A3BF7">
          <w:rPr>
            <w:rFonts w:cs="Arial"/>
            <w:sz w:val="28"/>
            <w:szCs w:val="32"/>
          </w:rPr>
          <w:delText>7</w:delText>
        </w:r>
      </w:del>
      <w:del w:id="826" w:author="Adajar, Kassandra" w:date="2026-09-29T16:27:00Z" w16du:dateUtc="2026-09-29T20:27:00Z">
        <w:r w:rsidRPr="00531AEB" w:rsidDel="00A75CFF">
          <w:rPr>
            <w:rFonts w:cs="Arial"/>
            <w:sz w:val="28"/>
            <w:szCs w:val="32"/>
          </w:rPr>
          <w:delText>  Complete Reporting</w:delText>
        </w:r>
      </w:del>
      <w:del w:id="827" w:author="Adajar, Kassandra" w:date="2026-09-29T16:26:00Z" w16du:dateUtc="2026-09-29T20:26:00Z">
        <w:r w:rsidRPr="00531AEB" w:rsidDel="00A75CFF">
          <w:rPr>
            <w:rFonts w:cs="Arial"/>
            <w:sz w:val="28"/>
            <w:szCs w:val="32"/>
          </w:rPr>
          <w:delText xml:space="preserve"> and </w:delText>
        </w:r>
      </w:del>
      <w:del w:id="828" w:author="Adajar, Kassandra" w:date="2026-09-29T16:27:00Z" w16du:dateUtc="2026-09-29T20:27:00Z">
        <w:r w:rsidRPr="00531AEB" w:rsidDel="00A75CFF">
          <w:rPr>
            <w:rFonts w:cs="Arial"/>
            <w:sz w:val="28"/>
            <w:szCs w:val="32"/>
          </w:rPr>
          <w:delText>eDetect Updates</w:delText>
        </w:r>
        <w:bookmarkEnd w:id="823"/>
      </w:del>
    </w:p>
    <w:p w14:paraId="53F76563" w14:textId="3A93A00F" w:rsidR="00085CCB" w:rsidRPr="00125BDA" w:rsidRDefault="00085CCB" w:rsidP="00085CCB">
      <w:r w:rsidRPr="00125BDA">
        <w:t xml:space="preserve">The Fraud Specialist must complete all required </w:t>
      </w:r>
      <w:ins w:id="829" w:author="Adajar, Kassandra" w:date="2026-09-29T18:29:00Z" w16du:dateUtc="2026-09-29T22:29:00Z">
        <w:r w:rsidR="00742628">
          <w:t xml:space="preserve">system </w:t>
        </w:r>
      </w:ins>
      <w:ins w:id="830" w:author="Adajar, Kassandra" w:date="2026-09-29T18:32:00Z" w16du:dateUtc="2026-09-29T22:32:00Z">
        <w:r w:rsidR="003D7F13">
          <w:t xml:space="preserve">updates </w:t>
        </w:r>
      </w:ins>
      <w:r w:rsidR="009E1DD4">
        <w:t>to both eDetect and DataVisor</w:t>
      </w:r>
      <w:r w:rsidR="00FD0FE8">
        <w:t xml:space="preserve"> to formally close out the investigation.</w:t>
      </w:r>
      <w:del w:id="831" w:author="Adajar, Kassandra" w:date="2026-09-29T16:28:00Z" w16du:dateUtc="2026-09-29T20:28:00Z">
        <w:r w:rsidRPr="00125BDA" w:rsidDel="002B335D">
          <w:delText xml:space="preserve">and </w:delText>
        </w:r>
      </w:del>
      <w:del w:id="832" w:author="Adajar, Kassandra" w:date="2026-09-29T18:29:00Z" w16du:dateUtc="2026-09-29T22:29:00Z">
        <w:r w:rsidRPr="00125BDA" w:rsidDel="00742628">
          <w:delText>system updates to close out the investigation</w:delText>
        </w:r>
      </w:del>
      <w:del w:id="833" w:author="Adajar, Kassandra" w:date="2026-09-29T18:31:00Z" w16du:dateUtc="2026-09-29T22:31:00Z">
        <w:r w:rsidRPr="00125BDA" w:rsidDel="00A3348C">
          <w:delText>.</w:delText>
        </w:r>
      </w:del>
    </w:p>
    <w:p w14:paraId="387F3BD3" w14:textId="58B0AE7C" w:rsidR="004A3B43" w:rsidRDefault="00085CCB" w:rsidP="00FD0FE8">
      <w:r w:rsidRPr="00125BDA">
        <w:t>The Fraud Specialist should:</w:t>
      </w:r>
    </w:p>
    <w:p w14:paraId="0426D224" w14:textId="2B723091" w:rsidR="004A3B43" w:rsidRDefault="004A3B43" w:rsidP="004A3B43">
      <w:pPr>
        <w:numPr>
          <w:ilvl w:val="0"/>
          <w:numId w:val="35"/>
        </w:numPr>
        <w:spacing w:before="0" w:after="0"/>
      </w:pPr>
      <w:r>
        <w:t>Update the transaction status in eDetect to reflect the investigation outcome. This supports ongoing fraud rule performance and improves detection of similar activity going forward.</w:t>
      </w:r>
    </w:p>
    <w:p w14:paraId="0AEB7C95" w14:textId="5C115D0D" w:rsidR="00085CCB" w:rsidRPr="008012FD" w:rsidRDefault="004A3B43">
      <w:pPr>
        <w:numPr>
          <w:ilvl w:val="0"/>
          <w:numId w:val="35"/>
        </w:numPr>
        <w:spacing w:before="0" w:after="0"/>
        <w:pPrChange w:id="834" w:author="Adajar, Kassandra" w:date="2026-09-29T16:41:00Z" w16du:dateUtc="2026-09-29T20:41:00Z">
          <w:pPr>
            <w:spacing w:before="0" w:after="0"/>
            <w:ind w:left="714"/>
          </w:pPr>
        </w:pPrChange>
      </w:pPr>
      <w:r>
        <w:lastRenderedPageBreak/>
        <w:t>Update the case status in Dat</w:t>
      </w:r>
      <w:r w:rsidR="00FD0FE8">
        <w:t>a</w:t>
      </w:r>
      <w:r>
        <w:t>Visor to reflect the investigation outcome</w:t>
      </w:r>
      <w:r w:rsidR="00FD0FE8">
        <w:t>.</w:t>
      </w:r>
    </w:p>
    <w:p w14:paraId="4177B5F5" w14:textId="518A7A3F" w:rsidR="00615857" w:rsidRDefault="0015005A">
      <w:pPr>
        <w:pStyle w:val="Heading1"/>
      </w:pPr>
      <w:bookmarkStart w:id="835" w:name="_Toc241242763"/>
      <w:bookmarkStart w:id="836" w:name="_Toc241243086"/>
      <w:bookmarkStart w:id="837" w:name="_Toc241243298"/>
      <w:bookmarkStart w:id="838" w:name="_Toc241243593"/>
      <w:bookmarkStart w:id="839" w:name="_Toc241243630"/>
      <w:r>
        <w:t>eDetect Fraud Alert</w:t>
      </w:r>
      <w:r w:rsidR="00612AC2">
        <w:t xml:space="preserve"> Referral</w:t>
      </w:r>
      <w:r>
        <w:t xml:space="preserve"> </w:t>
      </w:r>
      <w:r w:rsidRPr="0015005A">
        <w:t>– Process Flow and Procedur</w:t>
      </w:r>
      <w:r>
        <w:t>e</w:t>
      </w:r>
      <w:bookmarkEnd w:id="835"/>
      <w:bookmarkEnd w:id="836"/>
      <w:bookmarkEnd w:id="837"/>
      <w:bookmarkEnd w:id="838"/>
      <w:bookmarkEnd w:id="839"/>
    </w:p>
    <w:p w14:paraId="5A39BBE3" w14:textId="5CCBC59E" w:rsidR="00615857" w:rsidRDefault="00662F80">
      <w:r>
        <w:t>[Placeholder] – currently pending eDetect documents</w:t>
      </w:r>
      <w:r w:rsidR="00232F28">
        <w:t xml:space="preserve"> before drafting </w:t>
      </w:r>
      <w:r w:rsidR="00612AC2">
        <w:t>the process flow and respective</w:t>
      </w:r>
      <w:r w:rsidR="00232F28">
        <w:t xml:space="preserve"> SOP.</w:t>
      </w:r>
    </w:p>
    <w:p w14:paraId="5EDA9CA6" w14:textId="77777777" w:rsidR="00662F80" w:rsidRDefault="00662F80"/>
    <w:p w14:paraId="3F3166DF" w14:textId="507B88E7" w:rsidR="00615857" w:rsidRDefault="00662F80">
      <w:pPr>
        <w:pStyle w:val="Heading1"/>
      </w:pPr>
      <w:bookmarkStart w:id="840" w:name="_Toc241242764"/>
      <w:bookmarkStart w:id="841" w:name="_Toc241243087"/>
      <w:bookmarkStart w:id="842" w:name="_Toc241243299"/>
      <w:bookmarkStart w:id="843" w:name="_Toc241243594"/>
      <w:bookmarkStart w:id="844" w:name="_Toc241243631"/>
      <w:r>
        <w:t>Visa Debit Card Fraud Types</w:t>
      </w:r>
      <w:bookmarkEnd w:id="840"/>
      <w:bookmarkEnd w:id="841"/>
      <w:bookmarkEnd w:id="842"/>
      <w:bookmarkEnd w:id="843"/>
      <w:bookmarkEnd w:id="844"/>
    </w:p>
    <w:p w14:paraId="5A4F3FFE" w14:textId="128E555E" w:rsidR="004F07A3" w:rsidRPr="004F07A3" w:rsidRDefault="006E7516" w:rsidP="004F07A3">
      <w:pPr>
        <w:rPr>
          <w:ins w:id="845" w:author="Adajar, Kassandra" w:date="2026-09-29T12:33:00Z"/>
        </w:rPr>
      </w:pPr>
      <w:del w:id="846" w:author="Adajar, Kassandra" w:date="2026-09-29T12:33:00Z" w16du:dateUtc="2026-09-29T16:33:00Z">
        <w:r w:rsidRPr="006E7516" w:rsidDel="004F07A3">
          <w:rPr>
            <w:lang w:val="en-US"/>
          </w:rPr>
          <w:delText>Fraud risks and typologie</w:delText>
        </w:r>
      </w:del>
      <w:ins w:id="847" w:author="Adajar, Kassandra" w:date="2026-09-29T12:33:00Z">
        <w:r w:rsidR="004F07A3" w:rsidRPr="004F07A3">
          <w:t>Fraud risks and typologies continue to evolve as products, services, technologies, delivery channels, and fraud techniques change. The following section outlines common Visa Debit Card fraud typologies that may impact Beem, grouped into two categories: 3rd-party fraud and 1st-party fraud.</w:t>
        </w:r>
      </w:ins>
    </w:p>
    <w:p w14:paraId="3EF0ECEB" w14:textId="16B6CABD" w:rsidR="00E27BF1" w:rsidRPr="008F75BE" w:rsidRDefault="004735EE" w:rsidP="004735EE">
      <w:pPr>
        <w:pBdr>
          <w:top w:val="none" w:sz="0" w:space="0" w:color="auto"/>
          <w:left w:val="none" w:sz="0" w:space="0" w:color="auto"/>
          <w:bottom w:val="none" w:sz="0" w:space="0" w:color="auto"/>
          <w:right w:val="none" w:sz="0" w:space="0" w:color="auto"/>
          <w:between w:val="none" w:sz="0" w:space="0" w:color="auto"/>
        </w:pBdr>
        <w:spacing w:before="0" w:after="0" w:line="240" w:lineRule="auto"/>
        <w:textAlignment w:val="baseline"/>
        <w:rPr>
          <w:ins w:id="848" w:author="Adajar, Kassandra" w:date="2026-09-29T12:36:00Z" w16du:dateUtc="2026-09-29T16:36:00Z"/>
          <w:rFonts w:asciiTheme="minorHAnsi" w:eastAsia="Times New Roman" w:hAnsiTheme="minorHAnsi" w:cs="Calibri"/>
          <w:sz w:val="22"/>
          <w:szCs w:val="22"/>
          <w:bdr w:val="none" w:sz="0" w:space="0" w:color="auto" w:frame="1"/>
          <w:shd w:val="clear" w:color="auto" w:fill="C6C6C6"/>
          <w:lang w:eastAsia="en-CA"/>
          <w:rPrChange w:id="849" w:author="Adajar, Kassandra" w:date="2026-09-29T16:38:00Z" w16du:dateUtc="2026-09-29T20:38:00Z">
            <w:rPr>
              <w:ins w:id="850" w:author="Adajar, Kassandra" w:date="2026-09-29T12:36:00Z" w16du:dateUtc="2026-09-29T16:36:00Z"/>
              <w:rFonts w:ascii="Segoe UI" w:eastAsia="Times New Roman" w:hAnsi="Segoe UI" w:cs="Segoe UI"/>
              <w:sz w:val="18"/>
              <w:szCs w:val="18"/>
              <w:lang w:eastAsia="en-CA"/>
            </w:rPr>
          </w:rPrChange>
        </w:rPr>
      </w:pPr>
      <w:ins w:id="851" w:author="Adajar, Kassandra" w:date="2026-09-29T12:36:00Z" w16du:dateUtc="2026-09-29T16:36:00Z">
        <w:r w:rsidRPr="00E27BF1">
          <w:rPr>
            <w:rFonts w:asciiTheme="minorHAnsi" w:eastAsia="Times New Roman" w:hAnsiTheme="minorHAnsi" w:cs="Calibri"/>
            <w:b/>
            <w:bCs/>
            <w:sz w:val="22"/>
            <w:szCs w:val="22"/>
            <w:lang w:eastAsia="en-CA"/>
            <w:rPrChange w:id="852" w:author="Adajar, Kassandra" w:date="2026-09-29T12:43:00Z" w16du:dateUtc="2026-09-29T16:43:00Z">
              <w:rPr>
                <w:rFonts w:ascii="Calibri" w:eastAsia="Times New Roman" w:hAnsi="Calibri" w:cs="Calibri"/>
                <w:b/>
                <w:bCs/>
                <w:color w:val="1F3864"/>
                <w:sz w:val="24"/>
                <w:szCs w:val="24"/>
                <w:lang w:eastAsia="en-CA"/>
              </w:rPr>
            </w:rPrChange>
          </w:rPr>
          <w:t>Third- Party Fraud</w:t>
        </w:r>
        <w:r w:rsidRPr="00E27BF1">
          <w:rPr>
            <w:rFonts w:asciiTheme="minorHAnsi" w:eastAsia="Times New Roman" w:hAnsiTheme="minorHAnsi" w:cs="Calibri"/>
            <w:sz w:val="22"/>
            <w:szCs w:val="22"/>
            <w:bdr w:val="none" w:sz="0" w:space="0" w:color="auto" w:frame="1"/>
            <w:shd w:val="clear" w:color="auto" w:fill="C6C6C6"/>
            <w:lang w:eastAsia="en-CA"/>
            <w:rPrChange w:id="853" w:author="Adajar, Kassandra" w:date="2026-09-29T12:43:00Z" w16du:dateUtc="2026-09-29T16:43:00Z">
              <w:rPr>
                <w:rFonts w:ascii="Calibri" w:eastAsia="Times New Roman" w:hAnsi="Calibri" w:cs="Calibri"/>
                <w:color w:val="1F3864"/>
                <w:sz w:val="24"/>
                <w:szCs w:val="24"/>
                <w:bdr w:val="none" w:sz="0" w:space="0" w:color="auto" w:frame="1"/>
                <w:shd w:val="clear" w:color="auto" w:fill="C6C6C6"/>
                <w:lang w:eastAsia="en-CA"/>
              </w:rPr>
            </w:rPrChange>
          </w:rPr>
          <w:t> </w:t>
        </w:r>
      </w:ins>
    </w:p>
    <w:p w14:paraId="3A34A42C" w14:textId="281A4626" w:rsidR="00B23F18" w:rsidRPr="008F75BE" w:rsidRDefault="00B23F18" w:rsidP="00B23F18">
      <w:pPr>
        <w:pBdr>
          <w:top w:val="none" w:sz="0" w:space="0" w:color="auto"/>
          <w:left w:val="none" w:sz="0" w:space="0" w:color="auto"/>
          <w:bottom w:val="none" w:sz="0" w:space="0" w:color="auto"/>
          <w:right w:val="none" w:sz="0" w:space="0" w:color="auto"/>
          <w:between w:val="none" w:sz="0" w:space="0" w:color="auto"/>
        </w:pBdr>
        <w:spacing w:before="0" w:after="0" w:line="240" w:lineRule="auto"/>
        <w:textAlignment w:val="baseline"/>
        <w:rPr>
          <w:ins w:id="854" w:author="Adajar, Kassandra" w:date="2026-09-29T12:41:00Z"/>
          <w:rFonts w:asciiTheme="minorHAnsi" w:eastAsia="Times New Roman" w:hAnsiTheme="minorHAnsi" w:cs="Calibri"/>
          <w:i/>
          <w:iCs/>
          <w:lang w:eastAsia="en-CA"/>
          <w:rPrChange w:id="855" w:author="Adajar, Kassandra" w:date="2026-09-29T16:38:00Z" w16du:dateUtc="2026-09-29T20:38:00Z">
            <w:rPr>
              <w:ins w:id="856" w:author="Adajar, Kassandra" w:date="2026-09-29T12:41:00Z"/>
              <w:rFonts w:ascii="Calibri" w:eastAsia="Times New Roman" w:hAnsi="Calibri" w:cs="Calibri"/>
              <w:sz w:val="21"/>
              <w:szCs w:val="21"/>
              <w:lang w:eastAsia="en-CA"/>
            </w:rPr>
          </w:rPrChange>
        </w:rPr>
      </w:pPr>
      <w:ins w:id="857" w:author="Adajar, Kassandra" w:date="2026-09-29T12:41:00Z">
        <w:r w:rsidRPr="008F75BE">
          <w:rPr>
            <w:rFonts w:asciiTheme="minorHAnsi" w:eastAsia="Times New Roman" w:hAnsiTheme="minorHAnsi" w:cs="Calibri"/>
            <w:i/>
            <w:iCs/>
            <w:lang w:eastAsia="en-CA"/>
            <w:rPrChange w:id="858" w:author="Adajar, Kassandra" w:date="2026-09-29T16:38:00Z" w16du:dateUtc="2026-09-29T20:38:00Z">
              <w:rPr>
                <w:rFonts w:ascii="Calibri" w:eastAsia="Times New Roman" w:hAnsi="Calibri" w:cs="Calibri"/>
                <w:sz w:val="21"/>
                <w:szCs w:val="21"/>
                <w:lang w:eastAsia="en-CA"/>
              </w:rPr>
            </w:rPrChange>
          </w:rPr>
          <w:t>Occurs when someone other than the cardholder uses the member's Visa Debit card or card details without authorization. In these cases, the member is the victim.</w:t>
        </w:r>
      </w:ins>
    </w:p>
    <w:p w14:paraId="77379E69"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after="0" w:line="240" w:lineRule="auto"/>
        <w:textAlignment w:val="baseline"/>
        <w:rPr>
          <w:ins w:id="859" w:author="Adajar, Kassandra" w:date="2026-09-29T12:36:00Z" w16du:dateUtc="2026-09-29T16:36:00Z"/>
          <w:rFonts w:asciiTheme="minorHAnsi" w:eastAsia="Times New Roman" w:hAnsiTheme="minorHAnsi" w:cs="Segoe UI"/>
          <w:lang w:eastAsia="en-CA"/>
          <w:rPrChange w:id="860" w:author="Adajar, Kassandra" w:date="2026-09-29T12:42:00Z" w16du:dateUtc="2026-09-29T16:42:00Z">
            <w:rPr>
              <w:ins w:id="861" w:author="Adajar, Kassandra" w:date="2026-09-29T12:36:00Z" w16du:dateUtc="2026-09-29T16:36:00Z"/>
              <w:rFonts w:ascii="Segoe UI" w:eastAsia="Times New Roman" w:hAnsi="Segoe UI" w:cs="Segoe UI"/>
              <w:sz w:val="18"/>
              <w:szCs w:val="18"/>
              <w:lang w:eastAsia="en-CA"/>
            </w:rPr>
          </w:rPrChange>
        </w:rPr>
      </w:pPr>
    </w:p>
    <w:tbl>
      <w:tblPr>
        <w:tblStyle w:val="TealFINAL"/>
        <w:tblW w:w="0" w:type="dxa"/>
        <w:tblLook w:val="04A0" w:firstRow="1" w:lastRow="0" w:firstColumn="1" w:lastColumn="0" w:noHBand="0" w:noVBand="1"/>
        <w:tblPrChange w:id="862" w:author="Adajar, Kassandra" w:date="2026-09-29T12:39:00Z" w16du:dateUtc="2026-09-29T16:39:00Z">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595"/>
        <w:gridCol w:w="6750"/>
        <w:tblGridChange w:id="863">
          <w:tblGrid>
            <w:gridCol w:w="24"/>
            <w:gridCol w:w="2571"/>
            <w:gridCol w:w="24"/>
            <w:gridCol w:w="6726"/>
            <w:gridCol w:w="24"/>
          </w:tblGrid>
        </w:tblGridChange>
      </w:tblGrid>
      <w:tr w:rsidR="004735EE" w:rsidRPr="00E27BF1" w14:paraId="1071B29F" w14:textId="77777777" w:rsidTr="001C54FA">
        <w:trPr>
          <w:cnfStyle w:val="100000000000" w:firstRow="1" w:lastRow="0" w:firstColumn="0" w:lastColumn="0" w:oddVBand="0" w:evenVBand="0" w:oddHBand="0" w:evenHBand="0" w:firstRowFirstColumn="0" w:firstRowLastColumn="0" w:lastRowFirstColumn="0" w:lastRowLastColumn="0"/>
          <w:ins w:id="864" w:author="Adajar, Kassandra" w:date="2026-09-29T12:36:00Z"/>
          <w:trPrChange w:id="865" w:author="Adajar, Kassandra" w:date="2026-09-29T12:39:00Z" w16du:dateUtc="2026-09-29T16:39:00Z">
            <w:trPr>
              <w:gridBefore w:val="1"/>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866" w:author="Adajar, Kassandra" w:date="2026-09-29T12:39:00Z" w16du:dateUtc="2026-09-29T16:39:00Z">
              <w:tcPr>
                <w:tcW w:w="2595"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hideMark/>
              </w:tcPr>
            </w:tcPrChange>
          </w:tcPr>
          <w:p w14:paraId="757AC7AB"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101000000000" w:firstRow="1" w:lastRow="0" w:firstColumn="1" w:lastColumn="0" w:oddVBand="0" w:evenVBand="0" w:oddHBand="0" w:evenHBand="0" w:firstRowFirstColumn="0" w:firstRowLastColumn="0" w:lastRowFirstColumn="0" w:lastRowLastColumn="0"/>
              <w:rPr>
                <w:ins w:id="867" w:author="Adajar, Kassandra" w:date="2026-09-29T12:36:00Z" w16du:dateUtc="2026-09-29T16:36:00Z"/>
                <w:rFonts w:asciiTheme="minorHAnsi" w:eastAsia="Times New Roman" w:hAnsiTheme="minorHAnsi" w:cs="Times New Roman"/>
                <w:sz w:val="20"/>
                <w:lang w:eastAsia="en-CA"/>
                <w:rPrChange w:id="868" w:author="Adajar, Kassandra" w:date="2026-09-29T12:42:00Z" w16du:dateUtc="2026-09-29T16:42:00Z">
                  <w:rPr>
                    <w:ins w:id="869" w:author="Adajar, Kassandra" w:date="2026-09-29T12:36:00Z" w16du:dateUtc="2026-09-29T16:36:00Z"/>
                    <w:rFonts w:ascii="Times New Roman" w:eastAsia="Times New Roman" w:hAnsi="Times New Roman" w:cs="Times New Roman"/>
                    <w:color w:val="F5F5F5"/>
                    <w:sz w:val="24"/>
                    <w:szCs w:val="24"/>
                    <w:lang w:eastAsia="en-CA"/>
                  </w:rPr>
                </w:rPrChange>
              </w:rPr>
            </w:pPr>
            <w:ins w:id="870" w:author="Adajar, Kassandra" w:date="2026-09-29T12:36:00Z" w16du:dateUtc="2026-09-29T16:36:00Z">
              <w:r w:rsidRPr="00E27BF1">
                <w:rPr>
                  <w:rFonts w:asciiTheme="minorHAnsi" w:eastAsia="Times New Roman" w:hAnsiTheme="minorHAnsi" w:cs="Calibri"/>
                  <w:bCs/>
                  <w:sz w:val="20"/>
                  <w:lang w:eastAsia="en-CA"/>
                  <w:rPrChange w:id="871" w:author="Adajar, Kassandra" w:date="2026-09-29T12:42:00Z" w16du:dateUtc="2026-09-29T16:42:00Z">
                    <w:rPr>
                      <w:rFonts w:ascii="Calibri" w:eastAsia="Times New Roman" w:hAnsi="Calibri" w:cs="Calibri"/>
                      <w:bCs/>
                      <w:color w:val="FFFFFF"/>
                      <w:sz w:val="21"/>
                      <w:szCs w:val="21"/>
                      <w:lang w:eastAsia="en-CA"/>
                    </w:rPr>
                  </w:rPrChange>
                </w:rPr>
                <w:t>Fraud Typology</w:t>
              </w:r>
              <w:r w:rsidRPr="00E27BF1">
                <w:rPr>
                  <w:rFonts w:asciiTheme="minorHAnsi" w:eastAsia="Times New Roman" w:hAnsiTheme="minorHAnsi" w:cs="Calibri"/>
                  <w:sz w:val="20"/>
                  <w:lang w:eastAsia="en-CA"/>
                  <w:rPrChange w:id="872" w:author="Adajar, Kassandra" w:date="2026-09-29T12:42:00Z" w16du:dateUtc="2026-09-29T16:42:00Z">
                    <w:rPr>
                      <w:rFonts w:ascii="Calibri" w:eastAsia="Times New Roman" w:hAnsi="Calibri" w:cs="Calibri"/>
                      <w:color w:val="FFFFFF"/>
                      <w:sz w:val="21"/>
                      <w:szCs w:val="21"/>
                      <w:lang w:eastAsia="en-CA"/>
                    </w:rPr>
                  </w:rPrChange>
                </w:rPr>
                <w:t> </w:t>
              </w:r>
            </w:ins>
          </w:p>
        </w:tc>
        <w:tc>
          <w:tcPr>
            <w:tcW w:w="6750" w:type="dxa"/>
            <w:hideMark/>
            <w:tcPrChange w:id="873" w:author="Adajar, Kassandra" w:date="2026-09-29T12:39:00Z" w16du:dateUtc="2026-09-29T16:39:00Z">
              <w:tcPr>
                <w:tcW w:w="6750"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hideMark/>
              </w:tcPr>
            </w:tcPrChange>
          </w:tcPr>
          <w:p w14:paraId="024AF3A5"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100000000000" w:firstRow="1" w:lastRow="0" w:firstColumn="0" w:lastColumn="0" w:oddVBand="0" w:evenVBand="0" w:oddHBand="0" w:evenHBand="0" w:firstRowFirstColumn="0" w:firstRowLastColumn="0" w:lastRowFirstColumn="0" w:lastRowLastColumn="0"/>
              <w:rPr>
                <w:ins w:id="874" w:author="Adajar, Kassandra" w:date="2026-09-29T12:36:00Z" w16du:dateUtc="2026-09-29T16:36:00Z"/>
                <w:rFonts w:asciiTheme="minorHAnsi" w:eastAsia="Times New Roman" w:hAnsiTheme="minorHAnsi" w:cs="Times New Roman"/>
                <w:sz w:val="20"/>
                <w:lang w:eastAsia="en-CA"/>
                <w:rPrChange w:id="875" w:author="Adajar, Kassandra" w:date="2026-09-29T12:42:00Z" w16du:dateUtc="2026-09-29T16:42:00Z">
                  <w:rPr>
                    <w:ins w:id="876" w:author="Adajar, Kassandra" w:date="2026-09-29T12:36:00Z" w16du:dateUtc="2026-09-29T16:36:00Z"/>
                    <w:rFonts w:ascii="Times New Roman" w:eastAsia="Times New Roman" w:hAnsi="Times New Roman" w:cs="Times New Roman"/>
                    <w:color w:val="F5F5F5"/>
                    <w:sz w:val="24"/>
                    <w:szCs w:val="24"/>
                    <w:lang w:eastAsia="en-CA"/>
                  </w:rPr>
                </w:rPrChange>
              </w:rPr>
            </w:pPr>
            <w:ins w:id="877" w:author="Adajar, Kassandra" w:date="2026-09-29T12:36:00Z" w16du:dateUtc="2026-09-29T16:36:00Z">
              <w:r w:rsidRPr="00E27BF1">
                <w:rPr>
                  <w:rFonts w:asciiTheme="minorHAnsi" w:eastAsia="Times New Roman" w:hAnsiTheme="minorHAnsi" w:cs="Calibri"/>
                  <w:bCs/>
                  <w:sz w:val="20"/>
                  <w:lang w:eastAsia="en-CA"/>
                  <w:rPrChange w:id="878" w:author="Adajar, Kassandra" w:date="2026-09-29T12:42:00Z" w16du:dateUtc="2026-09-29T16:42:00Z">
                    <w:rPr>
                      <w:rFonts w:ascii="Calibri" w:eastAsia="Times New Roman" w:hAnsi="Calibri" w:cs="Calibri"/>
                      <w:bCs/>
                      <w:color w:val="FFFFFF"/>
                      <w:sz w:val="21"/>
                      <w:szCs w:val="21"/>
                      <w:lang w:eastAsia="en-CA"/>
                    </w:rPr>
                  </w:rPrChange>
                </w:rPr>
                <w:t>Description</w:t>
              </w:r>
              <w:r w:rsidRPr="00E27BF1">
                <w:rPr>
                  <w:rFonts w:asciiTheme="minorHAnsi" w:eastAsia="Times New Roman" w:hAnsiTheme="minorHAnsi" w:cs="Calibri"/>
                  <w:sz w:val="20"/>
                  <w:lang w:eastAsia="en-CA"/>
                  <w:rPrChange w:id="879" w:author="Adajar, Kassandra" w:date="2026-09-29T12:42:00Z" w16du:dateUtc="2026-09-29T16:42:00Z">
                    <w:rPr>
                      <w:rFonts w:ascii="Calibri" w:eastAsia="Times New Roman" w:hAnsi="Calibri" w:cs="Calibri"/>
                      <w:color w:val="FFFFFF"/>
                      <w:sz w:val="21"/>
                      <w:szCs w:val="21"/>
                      <w:lang w:eastAsia="en-CA"/>
                    </w:rPr>
                  </w:rPrChange>
                </w:rPr>
                <w:t> </w:t>
              </w:r>
            </w:ins>
          </w:p>
        </w:tc>
      </w:tr>
      <w:tr w:rsidR="004735EE" w:rsidRPr="00E27BF1" w14:paraId="69D54D1E" w14:textId="77777777" w:rsidTr="001C54FA">
        <w:trPr>
          <w:cnfStyle w:val="000000100000" w:firstRow="0" w:lastRow="0" w:firstColumn="0" w:lastColumn="0" w:oddVBand="0" w:evenVBand="0" w:oddHBand="1" w:evenHBand="0" w:firstRowFirstColumn="0" w:firstRowLastColumn="0" w:lastRowFirstColumn="0" w:lastRowLastColumn="0"/>
          <w:ins w:id="880" w:author="Adajar, Kassandra" w:date="2026-09-29T12:36:00Z"/>
          <w:trPrChange w:id="881" w:author="Adajar, Kassandra" w:date="2026-09-29T12:39:00Z" w16du:dateUtc="2026-09-29T16:39:00Z">
            <w:trPr>
              <w:gridBefore w:val="1"/>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882" w:author="Adajar, Kassandra" w:date="2026-09-29T12:39:00Z" w16du:dateUtc="2026-09-29T16:39:00Z">
              <w:tcPr>
                <w:tcW w:w="2595" w:type="dxa"/>
                <w:gridSpan w:val="2"/>
                <w:tcBorders>
                  <w:top w:val="single" w:sz="6" w:space="0" w:color="BFBFBF"/>
                  <w:left w:val="single" w:sz="6" w:space="0" w:color="BFBFBF"/>
                  <w:bottom w:val="single" w:sz="6" w:space="0" w:color="BFBFBF"/>
                  <w:right w:val="single" w:sz="6" w:space="0" w:color="BFBFBF"/>
                </w:tcBorders>
                <w:shd w:val="clear" w:color="auto" w:fill="EAF0F8"/>
                <w:hideMark/>
              </w:tcPr>
            </w:tcPrChange>
          </w:tcPr>
          <w:p w14:paraId="74DE41A5"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1000100000" w:firstRow="0" w:lastRow="0" w:firstColumn="1" w:lastColumn="0" w:oddVBand="0" w:evenVBand="0" w:oddHBand="1" w:evenHBand="0" w:firstRowFirstColumn="0" w:firstRowLastColumn="0" w:lastRowFirstColumn="0" w:lastRowLastColumn="0"/>
              <w:rPr>
                <w:ins w:id="883" w:author="Adajar, Kassandra" w:date="2026-09-29T12:36:00Z" w16du:dateUtc="2026-09-29T16:36:00Z"/>
                <w:rFonts w:asciiTheme="minorHAnsi" w:eastAsia="Times New Roman" w:hAnsiTheme="minorHAnsi" w:cs="Times New Roman"/>
                <w:sz w:val="20"/>
                <w:lang w:eastAsia="en-CA"/>
                <w:rPrChange w:id="884" w:author="Adajar, Kassandra" w:date="2026-09-29T12:42:00Z" w16du:dateUtc="2026-09-29T16:42:00Z">
                  <w:rPr>
                    <w:ins w:id="885" w:author="Adajar, Kassandra" w:date="2026-09-29T12:36:00Z" w16du:dateUtc="2026-09-29T16:36:00Z"/>
                    <w:rFonts w:ascii="Times New Roman" w:eastAsia="Times New Roman" w:hAnsi="Times New Roman" w:cs="Times New Roman"/>
                    <w:sz w:val="24"/>
                    <w:szCs w:val="24"/>
                    <w:lang w:eastAsia="en-CA"/>
                  </w:rPr>
                </w:rPrChange>
              </w:rPr>
            </w:pPr>
            <w:ins w:id="886" w:author="Adajar, Kassandra" w:date="2026-09-29T12:36:00Z" w16du:dateUtc="2026-09-29T16:36:00Z">
              <w:r w:rsidRPr="00E27BF1">
                <w:rPr>
                  <w:rFonts w:asciiTheme="minorHAnsi" w:eastAsia="Times New Roman" w:hAnsiTheme="minorHAnsi" w:cs="Calibri"/>
                  <w:bCs/>
                  <w:sz w:val="20"/>
                  <w:lang w:eastAsia="en-CA"/>
                  <w:rPrChange w:id="887" w:author="Adajar, Kassandra" w:date="2026-09-29T12:42:00Z" w16du:dateUtc="2026-09-29T16:42:00Z">
                    <w:rPr>
                      <w:rFonts w:ascii="Calibri" w:eastAsia="Times New Roman" w:hAnsi="Calibri" w:cs="Calibri"/>
                      <w:bCs/>
                      <w:sz w:val="21"/>
                      <w:szCs w:val="21"/>
                      <w:lang w:eastAsia="en-CA"/>
                    </w:rPr>
                  </w:rPrChange>
                </w:rPr>
                <w:t>Card-Not-Present (CNP) Fraud</w:t>
              </w:r>
              <w:r w:rsidRPr="00E27BF1">
                <w:rPr>
                  <w:rFonts w:asciiTheme="minorHAnsi" w:eastAsia="Times New Roman" w:hAnsiTheme="minorHAnsi" w:cs="Calibri"/>
                  <w:sz w:val="20"/>
                  <w:lang w:eastAsia="en-CA"/>
                  <w:rPrChange w:id="888" w:author="Adajar, Kassandra" w:date="2026-09-29T12:42:00Z" w16du:dateUtc="2026-09-29T16:42:00Z">
                    <w:rPr>
                      <w:rFonts w:ascii="Calibri" w:eastAsia="Times New Roman" w:hAnsi="Calibri" w:cs="Calibri"/>
                      <w:sz w:val="21"/>
                      <w:szCs w:val="21"/>
                      <w:lang w:eastAsia="en-CA"/>
                    </w:rPr>
                  </w:rPrChange>
                </w:rPr>
                <w:t> </w:t>
              </w:r>
            </w:ins>
          </w:p>
        </w:tc>
        <w:tc>
          <w:tcPr>
            <w:tcW w:w="6750" w:type="dxa"/>
            <w:hideMark/>
            <w:tcPrChange w:id="889" w:author="Adajar, Kassandra" w:date="2026-09-29T12:39:00Z" w16du:dateUtc="2026-09-29T16:39:00Z">
              <w:tcPr>
                <w:tcW w:w="6750" w:type="dxa"/>
                <w:gridSpan w:val="2"/>
                <w:tcBorders>
                  <w:top w:val="single" w:sz="6" w:space="0" w:color="BFBFBF"/>
                  <w:left w:val="single" w:sz="6" w:space="0" w:color="BFBFBF"/>
                  <w:bottom w:val="single" w:sz="6" w:space="0" w:color="BFBFBF"/>
                  <w:right w:val="single" w:sz="6" w:space="0" w:color="BFBFBF"/>
                </w:tcBorders>
                <w:hideMark/>
              </w:tcPr>
            </w:tcPrChange>
          </w:tcPr>
          <w:p w14:paraId="0D895D84" w14:textId="374062F1" w:rsidR="004735EE" w:rsidRPr="00555C58" w:rsidRDefault="00555C58"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ins w:id="890" w:author="Adajar, Kassandra" w:date="2026-09-29T12:36:00Z" w16du:dateUtc="2026-09-29T16:36:00Z"/>
                <w:rFonts w:asciiTheme="minorHAnsi" w:eastAsia="Times New Roman" w:hAnsiTheme="minorHAnsi" w:cs="Calibri"/>
                <w:lang w:eastAsia="en-CA"/>
                <w:rPrChange w:id="891" w:author="Adajar, Kassandra" w:date="2026-09-29T16:32:00Z" w16du:dateUtc="2026-09-29T20:32:00Z">
                  <w:rPr>
                    <w:ins w:id="892" w:author="Adajar, Kassandra" w:date="2026-09-29T12:36:00Z" w16du:dateUtc="2026-09-29T16:36:00Z"/>
                    <w:rFonts w:ascii="Times New Roman" w:eastAsia="Times New Roman" w:hAnsi="Times New Roman" w:cs="Times New Roman"/>
                    <w:sz w:val="24"/>
                    <w:szCs w:val="24"/>
                    <w:lang w:eastAsia="en-CA"/>
                  </w:rPr>
                </w:rPrChange>
              </w:rPr>
            </w:pPr>
            <w:ins w:id="893" w:author="Adajar, Kassandra" w:date="2026-09-29T16:31:00Z">
              <w:r w:rsidRPr="00555C58">
                <w:rPr>
                  <w:rFonts w:asciiTheme="minorHAnsi" w:eastAsia="Times New Roman" w:hAnsiTheme="minorHAnsi" w:cs="Calibri"/>
                  <w:lang w:eastAsia="en-CA"/>
                </w:rPr>
                <w:t>A Visa Debit Card is used without authorization for a transaction where the physical card is not present, such as an online, in-app, telephone, or mail-order purchase.</w:t>
              </w:r>
            </w:ins>
          </w:p>
        </w:tc>
      </w:tr>
      <w:tr w:rsidR="004735EE" w:rsidRPr="00E27BF1" w14:paraId="120BD946" w14:textId="77777777" w:rsidTr="001C54FA">
        <w:trPr>
          <w:ins w:id="894" w:author="Adajar, Kassandra" w:date="2026-09-29T12:36:00Z"/>
          <w:trPrChange w:id="895" w:author="Adajar, Kassandra" w:date="2026-09-29T12:39:00Z" w16du:dateUtc="2026-09-29T16:39:00Z">
            <w:trPr>
              <w:gridBefore w:val="1"/>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896" w:author="Adajar, Kassandra" w:date="2026-09-29T12:39:00Z" w16du:dateUtc="2026-09-29T16:39:00Z">
              <w:tcPr>
                <w:tcW w:w="2595" w:type="dxa"/>
                <w:gridSpan w:val="2"/>
                <w:tcBorders>
                  <w:top w:val="single" w:sz="6" w:space="0" w:color="BFBFBF"/>
                  <w:left w:val="single" w:sz="6" w:space="0" w:color="BFBFBF"/>
                  <w:bottom w:val="single" w:sz="6" w:space="0" w:color="BFBFBF"/>
                  <w:right w:val="single" w:sz="6" w:space="0" w:color="BFBFBF"/>
                </w:tcBorders>
                <w:shd w:val="clear" w:color="auto" w:fill="EAF0F8"/>
                <w:hideMark/>
              </w:tcPr>
            </w:tcPrChange>
          </w:tcPr>
          <w:p w14:paraId="36FC72A2"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ins w:id="897" w:author="Adajar, Kassandra" w:date="2026-09-29T12:36:00Z" w16du:dateUtc="2026-09-29T16:36:00Z"/>
                <w:rFonts w:asciiTheme="minorHAnsi" w:eastAsia="Times New Roman" w:hAnsiTheme="minorHAnsi" w:cs="Times New Roman"/>
                <w:sz w:val="20"/>
                <w:lang w:eastAsia="en-CA"/>
                <w:rPrChange w:id="898" w:author="Adajar, Kassandra" w:date="2026-09-29T12:42:00Z" w16du:dateUtc="2026-09-29T16:42:00Z">
                  <w:rPr>
                    <w:ins w:id="899" w:author="Adajar, Kassandra" w:date="2026-09-29T12:36:00Z" w16du:dateUtc="2026-09-29T16:36:00Z"/>
                    <w:rFonts w:ascii="Times New Roman" w:eastAsia="Times New Roman" w:hAnsi="Times New Roman" w:cs="Times New Roman"/>
                    <w:sz w:val="24"/>
                    <w:szCs w:val="24"/>
                    <w:lang w:eastAsia="en-CA"/>
                  </w:rPr>
                </w:rPrChange>
              </w:rPr>
            </w:pPr>
            <w:ins w:id="900" w:author="Adajar, Kassandra" w:date="2026-09-29T12:36:00Z" w16du:dateUtc="2026-09-29T16:36:00Z">
              <w:r w:rsidRPr="00E27BF1">
                <w:rPr>
                  <w:rFonts w:asciiTheme="minorHAnsi" w:eastAsia="Times New Roman" w:hAnsiTheme="minorHAnsi" w:cs="Calibri"/>
                  <w:bCs/>
                  <w:sz w:val="20"/>
                  <w:lang w:eastAsia="en-CA"/>
                  <w:rPrChange w:id="901" w:author="Adajar, Kassandra" w:date="2026-09-29T12:42:00Z" w16du:dateUtc="2026-09-29T16:42:00Z">
                    <w:rPr>
                      <w:rFonts w:ascii="Calibri" w:eastAsia="Times New Roman" w:hAnsi="Calibri" w:cs="Calibri"/>
                      <w:bCs/>
                      <w:sz w:val="21"/>
                      <w:szCs w:val="21"/>
                      <w:lang w:eastAsia="en-CA"/>
                    </w:rPr>
                  </w:rPrChange>
                </w:rPr>
                <w:t>Lost or Stolen Card</w:t>
              </w:r>
              <w:r w:rsidRPr="00E27BF1">
                <w:rPr>
                  <w:rFonts w:asciiTheme="minorHAnsi" w:eastAsia="Times New Roman" w:hAnsiTheme="minorHAnsi" w:cs="Calibri"/>
                  <w:sz w:val="20"/>
                  <w:lang w:eastAsia="en-CA"/>
                  <w:rPrChange w:id="902" w:author="Adajar, Kassandra" w:date="2026-09-29T12:42:00Z" w16du:dateUtc="2026-09-29T16:42:00Z">
                    <w:rPr>
                      <w:rFonts w:ascii="Calibri" w:eastAsia="Times New Roman" w:hAnsi="Calibri" w:cs="Calibri"/>
                      <w:sz w:val="21"/>
                      <w:szCs w:val="21"/>
                      <w:lang w:eastAsia="en-CA"/>
                    </w:rPr>
                  </w:rPrChange>
                </w:rPr>
                <w:t> </w:t>
              </w:r>
            </w:ins>
          </w:p>
        </w:tc>
        <w:tc>
          <w:tcPr>
            <w:tcW w:w="6750" w:type="dxa"/>
            <w:hideMark/>
            <w:tcPrChange w:id="903" w:author="Adajar, Kassandra" w:date="2026-09-29T12:39:00Z" w16du:dateUtc="2026-09-29T16:39:00Z">
              <w:tcPr>
                <w:tcW w:w="6750" w:type="dxa"/>
                <w:gridSpan w:val="2"/>
                <w:tcBorders>
                  <w:top w:val="single" w:sz="6" w:space="0" w:color="BFBFBF"/>
                  <w:left w:val="single" w:sz="6" w:space="0" w:color="BFBFBF"/>
                  <w:bottom w:val="single" w:sz="6" w:space="0" w:color="BFBFBF"/>
                  <w:right w:val="single" w:sz="6" w:space="0" w:color="BFBFBF"/>
                </w:tcBorders>
                <w:hideMark/>
              </w:tcPr>
            </w:tcPrChange>
          </w:tcPr>
          <w:p w14:paraId="0DC67890" w14:textId="49D2D19E" w:rsidR="004735EE" w:rsidRPr="00297F5E" w:rsidRDefault="00297F5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000000" w:firstRow="0" w:lastRow="0" w:firstColumn="0" w:lastColumn="0" w:oddVBand="0" w:evenVBand="0" w:oddHBand="0" w:evenHBand="0" w:firstRowFirstColumn="0" w:firstRowLastColumn="0" w:lastRowFirstColumn="0" w:lastRowLastColumn="0"/>
              <w:rPr>
                <w:ins w:id="904" w:author="Adajar, Kassandra" w:date="2026-09-29T12:36:00Z" w16du:dateUtc="2026-09-29T16:36:00Z"/>
                <w:rFonts w:asciiTheme="minorHAnsi" w:eastAsia="Times New Roman" w:hAnsiTheme="minorHAnsi" w:cs="Calibri"/>
                <w:lang w:eastAsia="en-CA"/>
                <w:rPrChange w:id="905" w:author="Adajar, Kassandra" w:date="2026-09-29T16:32:00Z" w16du:dateUtc="2026-09-29T20:32:00Z">
                  <w:rPr>
                    <w:ins w:id="906" w:author="Adajar, Kassandra" w:date="2026-09-29T12:36:00Z" w16du:dateUtc="2026-09-29T16:36:00Z"/>
                    <w:rFonts w:ascii="Times New Roman" w:eastAsia="Times New Roman" w:hAnsi="Times New Roman" w:cs="Times New Roman"/>
                    <w:sz w:val="24"/>
                    <w:szCs w:val="24"/>
                    <w:lang w:eastAsia="en-CA"/>
                  </w:rPr>
                </w:rPrChange>
              </w:rPr>
            </w:pPr>
            <w:ins w:id="907" w:author="Adajar, Kassandra" w:date="2026-09-29T16:32:00Z">
              <w:r w:rsidRPr="00297F5E">
                <w:rPr>
                  <w:rFonts w:asciiTheme="minorHAnsi" w:eastAsia="Times New Roman" w:hAnsiTheme="minorHAnsi" w:cs="Calibri"/>
                  <w:lang w:eastAsia="en-CA"/>
                </w:rPr>
                <w:t>A Visa Debit Card is used without authorization after it has been lost or stolen.</w:t>
              </w:r>
            </w:ins>
          </w:p>
        </w:tc>
      </w:tr>
      <w:tr w:rsidR="004735EE" w:rsidRPr="00E27BF1" w14:paraId="43CD290E" w14:textId="77777777" w:rsidTr="001C54FA">
        <w:trPr>
          <w:cnfStyle w:val="000000100000" w:firstRow="0" w:lastRow="0" w:firstColumn="0" w:lastColumn="0" w:oddVBand="0" w:evenVBand="0" w:oddHBand="1" w:evenHBand="0" w:firstRowFirstColumn="0" w:firstRowLastColumn="0" w:lastRowFirstColumn="0" w:lastRowLastColumn="0"/>
          <w:ins w:id="908" w:author="Adajar, Kassandra" w:date="2026-09-29T12:36:00Z"/>
          <w:trPrChange w:id="909" w:author="Adajar, Kassandra" w:date="2026-09-29T12:39:00Z" w16du:dateUtc="2026-09-29T16:39:00Z">
            <w:trPr>
              <w:gridBefore w:val="1"/>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910" w:author="Adajar, Kassandra" w:date="2026-09-29T12:39:00Z" w16du:dateUtc="2026-09-29T16:39:00Z">
              <w:tcPr>
                <w:tcW w:w="2595" w:type="dxa"/>
                <w:gridSpan w:val="2"/>
                <w:tcBorders>
                  <w:top w:val="single" w:sz="6" w:space="0" w:color="BFBFBF"/>
                  <w:left w:val="single" w:sz="6" w:space="0" w:color="BFBFBF"/>
                  <w:bottom w:val="single" w:sz="6" w:space="0" w:color="BFBFBF"/>
                  <w:right w:val="single" w:sz="6" w:space="0" w:color="BFBFBF"/>
                </w:tcBorders>
                <w:shd w:val="clear" w:color="auto" w:fill="EAF0F8"/>
                <w:hideMark/>
              </w:tcPr>
            </w:tcPrChange>
          </w:tcPr>
          <w:p w14:paraId="6B9B054E"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1000100000" w:firstRow="0" w:lastRow="0" w:firstColumn="1" w:lastColumn="0" w:oddVBand="0" w:evenVBand="0" w:oddHBand="1" w:evenHBand="0" w:firstRowFirstColumn="0" w:firstRowLastColumn="0" w:lastRowFirstColumn="0" w:lastRowLastColumn="0"/>
              <w:rPr>
                <w:ins w:id="911" w:author="Adajar, Kassandra" w:date="2026-09-29T12:36:00Z" w16du:dateUtc="2026-09-29T16:36:00Z"/>
                <w:rFonts w:asciiTheme="minorHAnsi" w:eastAsia="Times New Roman" w:hAnsiTheme="minorHAnsi" w:cs="Times New Roman"/>
                <w:sz w:val="20"/>
                <w:lang w:eastAsia="en-CA"/>
                <w:rPrChange w:id="912" w:author="Adajar, Kassandra" w:date="2026-09-29T12:42:00Z" w16du:dateUtc="2026-09-29T16:42:00Z">
                  <w:rPr>
                    <w:ins w:id="913" w:author="Adajar, Kassandra" w:date="2026-09-29T12:36:00Z" w16du:dateUtc="2026-09-29T16:36:00Z"/>
                    <w:rFonts w:ascii="Times New Roman" w:eastAsia="Times New Roman" w:hAnsi="Times New Roman" w:cs="Times New Roman"/>
                    <w:sz w:val="24"/>
                    <w:szCs w:val="24"/>
                    <w:lang w:eastAsia="en-CA"/>
                  </w:rPr>
                </w:rPrChange>
              </w:rPr>
            </w:pPr>
            <w:ins w:id="914" w:author="Adajar, Kassandra" w:date="2026-09-29T12:36:00Z" w16du:dateUtc="2026-09-29T16:36:00Z">
              <w:r w:rsidRPr="00E27BF1">
                <w:rPr>
                  <w:rFonts w:asciiTheme="minorHAnsi" w:eastAsia="Times New Roman" w:hAnsiTheme="minorHAnsi" w:cs="Calibri"/>
                  <w:bCs/>
                  <w:sz w:val="20"/>
                  <w:lang w:eastAsia="en-CA"/>
                  <w:rPrChange w:id="915" w:author="Adajar, Kassandra" w:date="2026-09-29T12:42:00Z" w16du:dateUtc="2026-09-29T16:42:00Z">
                    <w:rPr>
                      <w:rFonts w:ascii="Calibri" w:eastAsia="Times New Roman" w:hAnsi="Calibri" w:cs="Calibri"/>
                      <w:bCs/>
                      <w:sz w:val="21"/>
                      <w:szCs w:val="21"/>
                      <w:lang w:eastAsia="en-CA"/>
                    </w:rPr>
                  </w:rPrChange>
                </w:rPr>
                <w:t>Counterfeit/Skimming</w:t>
              </w:r>
              <w:r w:rsidRPr="00E27BF1">
                <w:rPr>
                  <w:rFonts w:asciiTheme="minorHAnsi" w:eastAsia="Times New Roman" w:hAnsiTheme="minorHAnsi" w:cs="Calibri"/>
                  <w:sz w:val="20"/>
                  <w:lang w:eastAsia="en-CA"/>
                  <w:rPrChange w:id="916" w:author="Adajar, Kassandra" w:date="2026-09-29T12:42:00Z" w16du:dateUtc="2026-09-29T16:42:00Z">
                    <w:rPr>
                      <w:rFonts w:ascii="Calibri" w:eastAsia="Times New Roman" w:hAnsi="Calibri" w:cs="Calibri"/>
                      <w:sz w:val="21"/>
                      <w:szCs w:val="21"/>
                      <w:lang w:eastAsia="en-CA"/>
                    </w:rPr>
                  </w:rPrChange>
                </w:rPr>
                <w:t> </w:t>
              </w:r>
            </w:ins>
          </w:p>
        </w:tc>
        <w:tc>
          <w:tcPr>
            <w:tcW w:w="6750" w:type="dxa"/>
            <w:hideMark/>
            <w:tcPrChange w:id="917" w:author="Adajar, Kassandra" w:date="2026-09-29T12:39:00Z" w16du:dateUtc="2026-09-29T16:39:00Z">
              <w:tcPr>
                <w:tcW w:w="6750" w:type="dxa"/>
                <w:gridSpan w:val="2"/>
                <w:tcBorders>
                  <w:top w:val="single" w:sz="6" w:space="0" w:color="BFBFBF"/>
                  <w:left w:val="single" w:sz="6" w:space="0" w:color="BFBFBF"/>
                  <w:bottom w:val="single" w:sz="6" w:space="0" w:color="BFBFBF"/>
                  <w:right w:val="single" w:sz="6" w:space="0" w:color="BFBFBF"/>
                </w:tcBorders>
                <w:hideMark/>
              </w:tcPr>
            </w:tcPrChange>
          </w:tcPr>
          <w:p w14:paraId="352767FD" w14:textId="1836A263" w:rsidR="004735EE" w:rsidRPr="00297F5E" w:rsidRDefault="00297F5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ins w:id="918" w:author="Adajar, Kassandra" w:date="2026-09-29T12:36:00Z" w16du:dateUtc="2026-09-29T16:36:00Z"/>
                <w:rFonts w:asciiTheme="minorHAnsi" w:eastAsia="Times New Roman" w:hAnsiTheme="minorHAnsi" w:cs="Calibri"/>
                <w:lang w:eastAsia="en-CA"/>
                <w:rPrChange w:id="919" w:author="Adajar, Kassandra" w:date="2026-09-29T16:32:00Z" w16du:dateUtc="2026-09-29T20:32:00Z">
                  <w:rPr>
                    <w:ins w:id="920" w:author="Adajar, Kassandra" w:date="2026-09-29T12:36:00Z" w16du:dateUtc="2026-09-29T16:36:00Z"/>
                    <w:rFonts w:ascii="Times New Roman" w:eastAsia="Times New Roman" w:hAnsi="Times New Roman" w:cs="Times New Roman"/>
                    <w:sz w:val="24"/>
                    <w:szCs w:val="24"/>
                    <w:lang w:eastAsia="en-CA"/>
                  </w:rPr>
                </w:rPrChange>
              </w:rPr>
            </w:pPr>
            <w:ins w:id="921" w:author="Adajar, Kassandra" w:date="2026-09-29T16:32:00Z">
              <w:r w:rsidRPr="00297F5E">
                <w:rPr>
                  <w:rFonts w:asciiTheme="minorHAnsi" w:eastAsia="Times New Roman" w:hAnsiTheme="minorHAnsi" w:cs="Calibri"/>
                  <w:lang w:eastAsia="en-CA"/>
                </w:rPr>
                <w:t>A Visa Debit Card's data is copied or cloned and then used to conduct unauthorized transactions.</w:t>
              </w:r>
            </w:ins>
          </w:p>
        </w:tc>
      </w:tr>
      <w:tr w:rsidR="004735EE" w:rsidRPr="00E27BF1" w14:paraId="034D55F2" w14:textId="77777777" w:rsidTr="001C54FA">
        <w:trPr>
          <w:ins w:id="922" w:author="Adajar, Kassandra" w:date="2026-09-29T12:36:00Z"/>
          <w:trPrChange w:id="923" w:author="Adajar, Kassandra" w:date="2026-09-29T12:39:00Z" w16du:dateUtc="2026-09-29T16:39:00Z">
            <w:trPr>
              <w:gridBefore w:val="1"/>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924" w:author="Adajar, Kassandra" w:date="2026-09-29T12:39:00Z" w16du:dateUtc="2026-09-29T16:39:00Z">
              <w:tcPr>
                <w:tcW w:w="2595" w:type="dxa"/>
                <w:gridSpan w:val="2"/>
                <w:tcBorders>
                  <w:top w:val="single" w:sz="6" w:space="0" w:color="BFBFBF"/>
                  <w:left w:val="single" w:sz="6" w:space="0" w:color="BFBFBF"/>
                  <w:bottom w:val="single" w:sz="6" w:space="0" w:color="BFBFBF"/>
                  <w:right w:val="single" w:sz="6" w:space="0" w:color="BFBFBF"/>
                </w:tcBorders>
                <w:shd w:val="clear" w:color="auto" w:fill="EAF0F8"/>
                <w:hideMark/>
              </w:tcPr>
            </w:tcPrChange>
          </w:tcPr>
          <w:p w14:paraId="30ACD740"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rPr>
                <w:ins w:id="925" w:author="Adajar, Kassandra" w:date="2026-09-29T12:36:00Z" w16du:dateUtc="2026-09-29T16:36:00Z"/>
                <w:rFonts w:asciiTheme="minorHAnsi" w:eastAsia="Times New Roman" w:hAnsiTheme="minorHAnsi" w:cs="Times New Roman"/>
                <w:sz w:val="20"/>
                <w:lang w:eastAsia="en-CA"/>
                <w:rPrChange w:id="926" w:author="Adajar, Kassandra" w:date="2026-09-29T12:42:00Z" w16du:dateUtc="2026-09-29T16:42:00Z">
                  <w:rPr>
                    <w:ins w:id="927" w:author="Adajar, Kassandra" w:date="2026-09-29T12:36:00Z" w16du:dateUtc="2026-09-29T16:36:00Z"/>
                    <w:rFonts w:ascii="Times New Roman" w:eastAsia="Times New Roman" w:hAnsi="Times New Roman" w:cs="Times New Roman"/>
                    <w:sz w:val="24"/>
                    <w:szCs w:val="24"/>
                    <w:lang w:eastAsia="en-CA"/>
                  </w:rPr>
                </w:rPrChange>
              </w:rPr>
            </w:pPr>
            <w:ins w:id="928" w:author="Adajar, Kassandra" w:date="2026-09-29T12:36:00Z" w16du:dateUtc="2026-09-29T16:36:00Z">
              <w:r w:rsidRPr="00E27BF1">
                <w:rPr>
                  <w:rFonts w:asciiTheme="minorHAnsi" w:eastAsia="Times New Roman" w:hAnsiTheme="minorHAnsi" w:cs="Calibri"/>
                  <w:bCs/>
                  <w:sz w:val="20"/>
                  <w:lang w:eastAsia="en-CA"/>
                  <w:rPrChange w:id="929" w:author="Adajar, Kassandra" w:date="2026-09-29T12:42:00Z" w16du:dateUtc="2026-09-29T16:42:00Z">
                    <w:rPr>
                      <w:rFonts w:ascii="Calibri" w:eastAsia="Times New Roman" w:hAnsi="Calibri" w:cs="Calibri"/>
                      <w:bCs/>
                      <w:sz w:val="21"/>
                      <w:szCs w:val="21"/>
                      <w:lang w:eastAsia="en-CA"/>
                    </w:rPr>
                  </w:rPrChange>
                </w:rPr>
                <w:t>Digital Wallet Fraud</w:t>
              </w:r>
              <w:r w:rsidRPr="00E27BF1">
                <w:rPr>
                  <w:rFonts w:asciiTheme="minorHAnsi" w:eastAsia="Times New Roman" w:hAnsiTheme="minorHAnsi" w:cs="Calibri"/>
                  <w:sz w:val="20"/>
                  <w:lang w:eastAsia="en-CA"/>
                  <w:rPrChange w:id="930" w:author="Adajar, Kassandra" w:date="2026-09-29T12:42:00Z" w16du:dateUtc="2026-09-29T16:42:00Z">
                    <w:rPr>
                      <w:rFonts w:ascii="Calibri" w:eastAsia="Times New Roman" w:hAnsi="Calibri" w:cs="Calibri"/>
                      <w:sz w:val="21"/>
                      <w:szCs w:val="21"/>
                      <w:lang w:eastAsia="en-CA"/>
                    </w:rPr>
                  </w:rPrChange>
                </w:rPr>
                <w:t> </w:t>
              </w:r>
            </w:ins>
          </w:p>
        </w:tc>
        <w:tc>
          <w:tcPr>
            <w:tcW w:w="6750" w:type="dxa"/>
            <w:hideMark/>
            <w:tcPrChange w:id="931" w:author="Adajar, Kassandra" w:date="2026-09-29T12:39:00Z" w16du:dateUtc="2026-09-29T16:39:00Z">
              <w:tcPr>
                <w:tcW w:w="6750" w:type="dxa"/>
                <w:gridSpan w:val="2"/>
                <w:tcBorders>
                  <w:top w:val="single" w:sz="6" w:space="0" w:color="BFBFBF"/>
                  <w:left w:val="single" w:sz="6" w:space="0" w:color="BFBFBF"/>
                  <w:bottom w:val="single" w:sz="6" w:space="0" w:color="BFBFBF"/>
                  <w:right w:val="single" w:sz="6" w:space="0" w:color="BFBFBF"/>
                </w:tcBorders>
                <w:hideMark/>
              </w:tcPr>
            </w:tcPrChange>
          </w:tcPr>
          <w:p w14:paraId="71CA91EE" w14:textId="73FDB190"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000000" w:firstRow="0" w:lastRow="0" w:firstColumn="0" w:lastColumn="0" w:oddVBand="0" w:evenVBand="0" w:oddHBand="0" w:evenHBand="0" w:firstRowFirstColumn="0" w:firstRowLastColumn="0" w:lastRowFirstColumn="0" w:lastRowLastColumn="0"/>
              <w:rPr>
                <w:ins w:id="932" w:author="Adajar, Kassandra" w:date="2026-09-29T12:36:00Z" w16du:dateUtc="2026-09-29T16:36:00Z"/>
                <w:rFonts w:asciiTheme="minorHAnsi" w:eastAsia="Times New Roman" w:hAnsiTheme="minorHAnsi" w:cs="Times New Roman"/>
                <w:lang w:eastAsia="en-CA"/>
                <w:rPrChange w:id="933" w:author="Adajar, Kassandra" w:date="2026-09-29T12:42:00Z" w16du:dateUtc="2026-09-29T16:42:00Z">
                  <w:rPr>
                    <w:ins w:id="934" w:author="Adajar, Kassandra" w:date="2026-09-29T12:36:00Z" w16du:dateUtc="2026-09-29T16:36:00Z"/>
                    <w:rFonts w:ascii="Times New Roman" w:eastAsia="Times New Roman" w:hAnsi="Times New Roman" w:cs="Times New Roman"/>
                    <w:sz w:val="24"/>
                    <w:szCs w:val="24"/>
                    <w:lang w:eastAsia="en-CA"/>
                  </w:rPr>
                </w:rPrChange>
              </w:rPr>
            </w:pPr>
            <w:ins w:id="935" w:author="Adajar, Kassandra" w:date="2026-09-29T12:36:00Z" w16du:dateUtc="2026-09-29T16:36:00Z">
              <w:r w:rsidRPr="00E27BF1">
                <w:rPr>
                  <w:rFonts w:asciiTheme="minorHAnsi" w:eastAsia="Times New Roman" w:hAnsiTheme="minorHAnsi" w:cs="Calibri"/>
                  <w:lang w:eastAsia="en-CA"/>
                  <w:rPrChange w:id="936" w:author="Adajar, Kassandra" w:date="2026-09-29T12:42:00Z" w16du:dateUtc="2026-09-29T16:42:00Z">
                    <w:rPr>
                      <w:rFonts w:ascii="Calibri" w:eastAsia="Times New Roman" w:hAnsi="Calibri" w:cs="Calibri"/>
                      <w:sz w:val="21"/>
                      <w:szCs w:val="21"/>
                      <w:lang w:eastAsia="en-CA"/>
                    </w:rPr>
                  </w:rPrChange>
                </w:rPr>
                <w:t>A Visa Debit card is added to a digital wallet (e.g., Apple Pay, Google Pay) without the cardholder’s authorization</w:t>
              </w:r>
            </w:ins>
            <w:ins w:id="937" w:author="Adajar, Kassandra" w:date="2026-09-29T16:33:00Z" w16du:dateUtc="2026-09-29T20:33:00Z">
              <w:r w:rsidR="00250A5F">
                <w:rPr>
                  <w:rFonts w:asciiTheme="minorHAnsi" w:eastAsia="Times New Roman" w:hAnsiTheme="minorHAnsi" w:cs="Calibri"/>
                  <w:lang w:eastAsia="en-CA"/>
                </w:rPr>
                <w:t xml:space="preserve"> and then used to conduct an </w:t>
              </w:r>
              <w:r w:rsidR="00250A5F" w:rsidRPr="00250A5F">
                <w:rPr>
                  <w:rFonts w:asciiTheme="minorHAnsi" w:eastAsia="Times New Roman" w:hAnsiTheme="minorHAnsi" w:cs="Calibri"/>
                  <w:lang w:eastAsia="en-CA"/>
                </w:rPr>
                <w:t>unauthorized transaction</w:t>
              </w:r>
            </w:ins>
            <w:ins w:id="938" w:author="Adajar, Kassandra" w:date="2026-09-29T12:36:00Z" w16du:dateUtc="2026-09-29T16:36:00Z">
              <w:r w:rsidRPr="00E27BF1">
                <w:rPr>
                  <w:rFonts w:asciiTheme="minorHAnsi" w:eastAsia="Times New Roman" w:hAnsiTheme="minorHAnsi" w:cs="Calibri"/>
                  <w:lang w:eastAsia="en-CA"/>
                  <w:rPrChange w:id="939" w:author="Adajar, Kassandra" w:date="2026-09-29T12:42:00Z" w16du:dateUtc="2026-09-29T16:42:00Z">
                    <w:rPr>
                      <w:rFonts w:ascii="Calibri" w:eastAsia="Times New Roman" w:hAnsi="Calibri" w:cs="Calibri"/>
                      <w:sz w:val="21"/>
                      <w:szCs w:val="21"/>
                      <w:lang w:eastAsia="en-CA"/>
                    </w:rPr>
                  </w:rPrChange>
                </w:rPr>
                <w:t>. </w:t>
              </w:r>
            </w:ins>
          </w:p>
        </w:tc>
      </w:tr>
      <w:tr w:rsidR="004735EE" w:rsidRPr="00E27BF1" w14:paraId="3523EEF9" w14:textId="77777777" w:rsidTr="001C54FA">
        <w:trPr>
          <w:cnfStyle w:val="000000100000" w:firstRow="0" w:lastRow="0" w:firstColumn="0" w:lastColumn="0" w:oddVBand="0" w:evenVBand="0" w:oddHBand="1" w:evenHBand="0" w:firstRowFirstColumn="0" w:firstRowLastColumn="0" w:lastRowFirstColumn="0" w:lastRowLastColumn="0"/>
          <w:ins w:id="940" w:author="Adajar, Kassandra" w:date="2026-09-29T12:36:00Z"/>
          <w:trPrChange w:id="941" w:author="Adajar, Kassandra" w:date="2026-09-29T12:39:00Z" w16du:dateUtc="2026-09-29T16:39:00Z">
            <w:trPr>
              <w:gridBefore w:val="1"/>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942" w:author="Adajar, Kassandra" w:date="2026-09-29T12:39:00Z" w16du:dateUtc="2026-09-29T16:39:00Z">
              <w:tcPr>
                <w:tcW w:w="2595" w:type="dxa"/>
                <w:gridSpan w:val="2"/>
                <w:tcBorders>
                  <w:top w:val="single" w:sz="6" w:space="0" w:color="BFBFBF"/>
                  <w:left w:val="single" w:sz="6" w:space="0" w:color="BFBFBF"/>
                  <w:bottom w:val="single" w:sz="6" w:space="0" w:color="BFBFBF"/>
                  <w:right w:val="single" w:sz="6" w:space="0" w:color="BFBFBF"/>
                </w:tcBorders>
                <w:shd w:val="clear" w:color="auto" w:fill="EAF0F8"/>
                <w:hideMark/>
              </w:tcPr>
            </w:tcPrChange>
          </w:tcPr>
          <w:p w14:paraId="48E6C967" w14:textId="77777777" w:rsidR="004735EE" w:rsidRPr="00E27BF1" w:rsidRDefault="004735EE" w:rsidP="004735EE">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1000100000" w:firstRow="0" w:lastRow="0" w:firstColumn="1" w:lastColumn="0" w:oddVBand="0" w:evenVBand="0" w:oddHBand="1" w:evenHBand="0" w:firstRowFirstColumn="0" w:firstRowLastColumn="0" w:lastRowFirstColumn="0" w:lastRowLastColumn="0"/>
              <w:rPr>
                <w:ins w:id="943" w:author="Adajar, Kassandra" w:date="2026-09-29T12:36:00Z" w16du:dateUtc="2026-09-29T16:36:00Z"/>
                <w:rFonts w:asciiTheme="minorHAnsi" w:eastAsia="Times New Roman" w:hAnsiTheme="minorHAnsi" w:cs="Times New Roman"/>
                <w:sz w:val="20"/>
                <w:lang w:eastAsia="en-CA"/>
                <w:rPrChange w:id="944" w:author="Adajar, Kassandra" w:date="2026-09-29T12:42:00Z" w16du:dateUtc="2026-09-29T16:42:00Z">
                  <w:rPr>
                    <w:ins w:id="945" w:author="Adajar, Kassandra" w:date="2026-09-29T12:36:00Z" w16du:dateUtc="2026-09-29T16:36:00Z"/>
                    <w:rFonts w:ascii="Times New Roman" w:eastAsia="Times New Roman" w:hAnsi="Times New Roman" w:cs="Times New Roman"/>
                    <w:sz w:val="24"/>
                    <w:szCs w:val="24"/>
                    <w:lang w:eastAsia="en-CA"/>
                  </w:rPr>
                </w:rPrChange>
              </w:rPr>
            </w:pPr>
            <w:commentRangeStart w:id="946"/>
            <w:commentRangeStart w:id="947"/>
            <w:commentRangeStart w:id="948"/>
            <w:ins w:id="949" w:author="Adajar, Kassandra" w:date="2026-09-29T12:36:00Z" w16du:dateUtc="2026-09-29T16:36:00Z">
              <w:r w:rsidRPr="00E27BF1">
                <w:rPr>
                  <w:rFonts w:asciiTheme="minorHAnsi" w:eastAsia="Times New Roman" w:hAnsiTheme="minorHAnsi" w:cs="Calibri"/>
                  <w:bCs/>
                  <w:sz w:val="20"/>
                  <w:lang w:eastAsia="en-CA"/>
                  <w:rPrChange w:id="950" w:author="Adajar, Kassandra" w:date="2026-09-29T12:42:00Z" w16du:dateUtc="2026-09-29T16:42:00Z">
                    <w:rPr>
                      <w:rFonts w:ascii="Calibri" w:eastAsia="Times New Roman" w:hAnsi="Calibri" w:cs="Calibri"/>
                      <w:bCs/>
                      <w:sz w:val="21"/>
                      <w:szCs w:val="21"/>
                      <w:lang w:eastAsia="en-CA"/>
                    </w:rPr>
                  </w:rPrChange>
                </w:rPr>
                <w:t>Scams</w:t>
              </w:r>
              <w:r w:rsidRPr="00E27BF1">
                <w:rPr>
                  <w:rFonts w:asciiTheme="minorHAnsi" w:eastAsia="Times New Roman" w:hAnsiTheme="minorHAnsi" w:cs="Calibri"/>
                  <w:sz w:val="20"/>
                  <w:lang w:eastAsia="en-CA"/>
                  <w:rPrChange w:id="951" w:author="Adajar, Kassandra" w:date="2026-09-29T12:42:00Z" w16du:dateUtc="2026-09-29T16:42:00Z">
                    <w:rPr>
                      <w:rFonts w:ascii="Calibri" w:eastAsia="Times New Roman" w:hAnsi="Calibri" w:cs="Calibri"/>
                      <w:sz w:val="21"/>
                      <w:szCs w:val="21"/>
                      <w:lang w:eastAsia="en-CA"/>
                    </w:rPr>
                  </w:rPrChange>
                </w:rPr>
                <w:t> </w:t>
              </w:r>
            </w:ins>
            <w:commentRangeEnd w:id="946"/>
            <w:r w:rsidR="00CC5604" w:rsidRPr="00E27BF1">
              <w:rPr>
                <w:rStyle w:val="CommentReference"/>
                <w:rFonts w:asciiTheme="minorHAnsi" w:eastAsia="Times New Roman" w:hAnsiTheme="minorHAnsi" w:cs="Times New Roman"/>
                <w:sz w:val="20"/>
                <w:szCs w:val="20"/>
                <w:lang w:eastAsia="en-CA"/>
                <w:rPrChange w:id="952" w:author="Adajar, Kassandra" w:date="2026-09-29T12:42:00Z" w16du:dateUtc="2026-09-29T16:42:00Z">
                  <w:rPr>
                    <w:rStyle w:val="CommentReference"/>
                    <w:rFonts w:ascii="Times New Roman" w:eastAsia="Times New Roman" w:hAnsi="Times New Roman" w:cs="Times New Roman"/>
                    <w:sz w:val="24"/>
                    <w:szCs w:val="24"/>
                    <w:lang w:eastAsia="en-CA"/>
                  </w:rPr>
                </w:rPrChange>
              </w:rPr>
              <w:commentReference w:id="946"/>
            </w:r>
            <w:commentRangeEnd w:id="947"/>
            <w:r w:rsidR="00CC5604" w:rsidRPr="00E27BF1">
              <w:rPr>
                <w:rStyle w:val="CommentReference"/>
                <w:rFonts w:asciiTheme="minorHAnsi" w:eastAsia="Times New Roman" w:hAnsiTheme="minorHAnsi" w:cs="Times New Roman"/>
                <w:sz w:val="20"/>
                <w:szCs w:val="20"/>
                <w:lang w:eastAsia="en-CA"/>
                <w:rPrChange w:id="953" w:author="Adajar, Kassandra" w:date="2026-09-29T12:42:00Z" w16du:dateUtc="2026-09-29T16:42:00Z">
                  <w:rPr>
                    <w:rStyle w:val="CommentReference"/>
                    <w:rFonts w:ascii="Times New Roman" w:eastAsia="Times New Roman" w:hAnsi="Times New Roman" w:cs="Times New Roman"/>
                    <w:sz w:val="24"/>
                    <w:szCs w:val="24"/>
                    <w:lang w:eastAsia="en-CA"/>
                  </w:rPr>
                </w:rPrChange>
              </w:rPr>
              <w:commentReference w:id="947"/>
            </w:r>
            <w:commentRangeEnd w:id="948"/>
            <w:r w:rsidR="00A67290" w:rsidRPr="00E27BF1">
              <w:rPr>
                <w:rStyle w:val="CommentReference"/>
                <w:rFonts w:asciiTheme="minorHAnsi" w:eastAsia="Times New Roman" w:hAnsiTheme="minorHAnsi" w:cs="Times New Roman"/>
                <w:sz w:val="20"/>
                <w:szCs w:val="20"/>
                <w:lang w:eastAsia="en-CA"/>
                <w:rPrChange w:id="954" w:author="Adajar, Kassandra" w:date="2026-09-29T12:42:00Z" w16du:dateUtc="2026-09-29T16:42:00Z">
                  <w:rPr>
                    <w:rStyle w:val="CommentReference"/>
                    <w:rFonts w:ascii="Times New Roman" w:eastAsia="Times New Roman" w:hAnsi="Times New Roman" w:cs="Times New Roman"/>
                    <w:sz w:val="24"/>
                    <w:szCs w:val="24"/>
                    <w:lang w:eastAsia="en-CA"/>
                  </w:rPr>
                </w:rPrChange>
              </w:rPr>
              <w:commentReference w:id="948"/>
            </w:r>
          </w:p>
        </w:tc>
        <w:tc>
          <w:tcPr>
            <w:tcW w:w="6750" w:type="dxa"/>
            <w:hideMark/>
            <w:tcPrChange w:id="955" w:author="Adajar, Kassandra" w:date="2026-09-29T12:39:00Z" w16du:dateUtc="2026-09-29T16:39:00Z">
              <w:tcPr>
                <w:tcW w:w="6750" w:type="dxa"/>
                <w:gridSpan w:val="2"/>
                <w:tcBorders>
                  <w:top w:val="single" w:sz="6" w:space="0" w:color="BFBFBF"/>
                  <w:left w:val="single" w:sz="6" w:space="0" w:color="BFBFBF"/>
                  <w:bottom w:val="single" w:sz="6" w:space="0" w:color="BFBFBF"/>
                  <w:right w:val="single" w:sz="6" w:space="0" w:color="BFBFBF"/>
                </w:tcBorders>
                <w:hideMark/>
              </w:tcPr>
            </w:tcPrChange>
          </w:tcPr>
          <w:p w14:paraId="16086FBD" w14:textId="77777777" w:rsidR="00DE3425" w:rsidRPr="00DE3425" w:rsidRDefault="00DE3425" w:rsidP="00DE3425">
            <w:p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ins w:id="956" w:author="Adajar, Kassandra" w:date="2026-09-29T16:36:00Z"/>
                <w:rFonts w:asciiTheme="minorHAnsi" w:eastAsia="Times New Roman" w:hAnsiTheme="minorHAnsi" w:cs="Calibri"/>
                <w:lang w:eastAsia="en-CA"/>
              </w:rPr>
            </w:pPr>
            <w:ins w:id="957" w:author="Adajar, Kassandra" w:date="2026-09-29T16:36:00Z">
              <w:r w:rsidRPr="00DE3425">
                <w:rPr>
                  <w:rFonts w:asciiTheme="minorHAnsi" w:eastAsia="Times New Roman" w:hAnsiTheme="minorHAnsi" w:cs="Calibri"/>
                  <w:lang w:eastAsia="en-CA"/>
                </w:rPr>
                <w:t>A fraudster uses deception or impersonation to manipulate a member into giving up card details, one-time passcodes, their PIN or the physical card, or into making a Visa Debit payment. Common examples include: </w:t>
              </w:r>
            </w:ins>
          </w:p>
          <w:p w14:paraId="62995A2F" w14:textId="70358516" w:rsidR="002C7EFF" w:rsidRPr="002C7EFF" w:rsidRDefault="008F75BE" w:rsidP="002C7EFF">
            <w:pPr>
              <w:numPr>
                <w:ilvl w:val="0"/>
                <w:numId w:val="52"/>
              </w:num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ins w:id="958" w:author="Adajar, Kassandra" w:date="2026-09-29T16:37:00Z"/>
                <w:rFonts w:asciiTheme="minorHAnsi" w:eastAsia="Times New Roman" w:hAnsiTheme="minorHAnsi" w:cs="Calibri"/>
                <w:b/>
                <w:bCs/>
                <w:lang w:eastAsia="en-CA"/>
              </w:rPr>
            </w:pPr>
            <w:ins w:id="959" w:author="Adajar, Kassandra" w:date="2026-09-29T16:38:00Z">
              <w:r w:rsidRPr="008F75BE">
                <w:rPr>
                  <w:rFonts w:asciiTheme="minorHAnsi" w:eastAsia="Times New Roman" w:hAnsiTheme="minorHAnsi" w:cs="Calibri"/>
                  <w:b/>
                  <w:bCs/>
                  <w:lang w:val="en-US" w:eastAsia="en-CA"/>
                </w:rPr>
                <w:t>Credit Union Investigator Impersonation Scam</w:t>
              </w:r>
            </w:ins>
            <w:ins w:id="960" w:author="Adajar, Kassandra" w:date="2026-09-29T16:38:00Z" w16du:dateUtc="2026-09-29T20:38:00Z">
              <w:r>
                <w:rPr>
                  <w:rFonts w:asciiTheme="minorHAnsi" w:eastAsia="Times New Roman" w:hAnsiTheme="minorHAnsi" w:cs="Calibri"/>
                  <w:b/>
                  <w:bCs/>
                  <w:lang w:val="en-US" w:eastAsia="en-CA"/>
                </w:rPr>
                <w:t>:</w:t>
              </w:r>
            </w:ins>
            <w:ins w:id="961" w:author="Adajar, Kassandra" w:date="2026-09-29T16:37:00Z">
              <w:r w:rsidR="002C7EFF" w:rsidRPr="002C7EFF">
                <w:rPr>
                  <w:rFonts w:asciiTheme="minorHAnsi" w:eastAsia="Times New Roman" w:hAnsiTheme="minorHAnsi" w:cs="Calibri"/>
                  <w:b/>
                  <w:bCs/>
                  <w:lang w:eastAsia="en-CA"/>
                </w:rPr>
                <w:t xml:space="preserve"> </w:t>
              </w:r>
              <w:r w:rsidR="002C7EFF" w:rsidRPr="002C7EFF">
                <w:rPr>
                  <w:rFonts w:asciiTheme="minorHAnsi" w:eastAsia="Times New Roman" w:hAnsiTheme="minorHAnsi" w:cs="Calibri"/>
                  <w:lang w:eastAsia="en-CA"/>
                  <w:rPrChange w:id="962" w:author="Adajar, Kassandra" w:date="2026-09-29T16:37:00Z" w16du:dateUtc="2026-09-29T20:37:00Z">
                    <w:rPr>
                      <w:rFonts w:asciiTheme="minorHAnsi" w:eastAsia="Times New Roman" w:hAnsiTheme="minorHAnsi" w:cs="Calibri"/>
                      <w:b/>
                      <w:bCs/>
                      <w:lang w:eastAsia="en-CA"/>
                    </w:rPr>
                  </w:rPrChange>
                </w:rPr>
                <w:t>The fraudster pretends to be from the credit union or a fraud team, claims there is suspicious activity, and pressures the member to provide card information, authentication credentials, transfer funds, or hand over their physical card.</w:t>
              </w:r>
            </w:ins>
          </w:p>
          <w:p w14:paraId="15FD654D" w14:textId="1D480131" w:rsidR="004735EE" w:rsidRPr="00967930" w:rsidRDefault="00967930">
            <w:pPr>
              <w:numPr>
                <w:ilvl w:val="0"/>
                <w:numId w:val="52"/>
              </w:num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cnfStyle w:val="000000100000" w:firstRow="0" w:lastRow="0" w:firstColumn="0" w:lastColumn="0" w:oddVBand="0" w:evenVBand="0" w:oddHBand="1" w:evenHBand="0" w:firstRowFirstColumn="0" w:firstRowLastColumn="0" w:lastRowFirstColumn="0" w:lastRowLastColumn="0"/>
              <w:rPr>
                <w:ins w:id="963" w:author="Adajar, Kassandra" w:date="2026-09-29T12:36:00Z" w16du:dateUtc="2026-09-29T16:36:00Z"/>
                <w:rFonts w:asciiTheme="minorHAnsi" w:eastAsia="Times New Roman" w:hAnsiTheme="minorHAnsi" w:cs="Calibri"/>
                <w:lang w:eastAsia="en-CA"/>
                <w:rPrChange w:id="964" w:author="Adajar, Kassandra" w:date="2026-09-29T16:38:00Z" w16du:dateUtc="2026-09-29T20:38:00Z">
                  <w:rPr>
                    <w:ins w:id="965" w:author="Adajar, Kassandra" w:date="2026-09-29T12:36:00Z" w16du:dateUtc="2026-09-29T16:36:00Z"/>
                    <w:rFonts w:ascii="Times New Roman" w:eastAsia="Times New Roman" w:hAnsi="Times New Roman" w:cs="Times New Roman"/>
                    <w:sz w:val="22"/>
                    <w:szCs w:val="22"/>
                    <w:lang w:eastAsia="en-CA"/>
                  </w:rPr>
                </w:rPrChange>
              </w:rPr>
              <w:pPrChange w:id="966" w:author="Adajar, Kassandra" w:date="2026-09-29T16:38:00Z" w16du:dateUtc="2026-09-29T20:38:00Z">
                <w:pPr>
                  <w:numPr>
                    <w:numId w:val="51"/>
                  </w:numPr>
                  <w:pBdr>
                    <w:top w:val="none" w:sz="0" w:space="0" w:color="auto"/>
                    <w:left w:val="none" w:sz="0" w:space="0" w:color="auto"/>
                    <w:bottom w:val="none" w:sz="0" w:space="0" w:color="auto"/>
                    <w:right w:val="none" w:sz="0" w:space="0" w:color="auto"/>
                    <w:between w:val="none" w:sz="0" w:space="0" w:color="auto"/>
                  </w:pBdr>
                  <w:tabs>
                    <w:tab w:val="num" w:pos="720"/>
                  </w:tabs>
                  <w:spacing w:before="0" w:line="240" w:lineRule="auto"/>
                  <w:ind w:left="810" w:hanging="360"/>
                  <w:textAlignment w:val="baseline"/>
                  <w:cnfStyle w:val="000000100000" w:firstRow="0" w:lastRow="0" w:firstColumn="0" w:lastColumn="0" w:oddVBand="0" w:evenVBand="0" w:oddHBand="1" w:evenHBand="0" w:firstRowFirstColumn="0" w:firstRowLastColumn="0" w:lastRowFirstColumn="0" w:lastRowLastColumn="0"/>
                </w:pPr>
              </w:pPrChange>
            </w:pPr>
            <w:ins w:id="967" w:author="Adajar, Kassandra" w:date="2026-09-29T16:37:00Z" w16du:dateUtc="2026-09-29T20:37:00Z">
              <w:r w:rsidRPr="00DE3425">
                <w:rPr>
                  <w:rFonts w:asciiTheme="minorHAnsi" w:eastAsia="Times New Roman" w:hAnsiTheme="minorHAnsi" w:cs="Calibri"/>
                  <w:b/>
                  <w:bCs/>
                  <w:lang w:eastAsia="en-CA"/>
                </w:rPr>
                <w:t>Online Shopping/Purchase Scams</w:t>
              </w:r>
              <w:r>
                <w:rPr>
                  <w:rFonts w:asciiTheme="minorHAnsi" w:eastAsia="Times New Roman" w:hAnsiTheme="minorHAnsi" w:cs="Calibri"/>
                  <w:b/>
                  <w:bCs/>
                  <w:lang w:eastAsia="en-CA"/>
                </w:rPr>
                <w:t xml:space="preserve">: </w:t>
              </w:r>
              <w:r w:rsidRPr="00967930">
                <w:rPr>
                  <w:rFonts w:asciiTheme="minorHAnsi" w:eastAsia="Times New Roman" w:hAnsiTheme="minorHAnsi" w:cs="Calibri"/>
                  <w:lang w:eastAsia="en-CA"/>
                </w:rPr>
                <w:t>The member uses their Visa Debit Card to pay a fake merchant, website, social media seller, or marketplace listing, and the promised goods or services are not delivered or are materially different from what was advertised.</w:t>
              </w:r>
            </w:ins>
          </w:p>
        </w:tc>
      </w:tr>
    </w:tbl>
    <w:p w14:paraId="6B44E078" w14:textId="27D1F153" w:rsidR="006E7516" w:rsidRPr="00E27BF1" w:rsidDel="00D5152D" w:rsidRDefault="006E7516" w:rsidP="004735EE">
      <w:pPr>
        <w:spacing w:before="0" w:after="0"/>
        <w:rPr>
          <w:del w:id="968" w:author="Adajar, Kassandra" w:date="2026-09-29T12:36:00Z" w16du:dateUtc="2026-09-29T16:36:00Z"/>
          <w:rFonts w:asciiTheme="minorHAnsi" w:hAnsiTheme="minorHAnsi"/>
          <w:lang w:val="en-US"/>
          <w:rPrChange w:id="969" w:author="Adajar, Kassandra" w:date="2026-09-29T12:42:00Z" w16du:dateUtc="2026-09-29T16:42:00Z">
            <w:rPr>
              <w:del w:id="970" w:author="Adajar, Kassandra" w:date="2026-09-29T12:36:00Z" w16du:dateUtc="2026-09-29T16:36:00Z"/>
              <w:lang w:val="en-US"/>
            </w:rPr>
          </w:rPrChange>
        </w:rPr>
      </w:pPr>
      <w:del w:id="971" w:author="Adajar, Kassandra" w:date="2026-09-29T12:33:00Z" w16du:dateUtc="2026-09-29T16:33:00Z">
        <w:r w:rsidRPr="00E27BF1" w:rsidDel="004F07A3">
          <w:rPr>
            <w:rFonts w:asciiTheme="minorHAnsi" w:hAnsiTheme="minorHAnsi"/>
            <w:lang w:val="en-US"/>
            <w:rPrChange w:id="972" w:author="Adajar, Kassandra" w:date="2026-09-29T12:42:00Z" w16du:dateUtc="2026-09-29T16:42:00Z">
              <w:rPr>
                <w:lang w:val="en-US"/>
              </w:rPr>
            </w:rPrChange>
          </w:rPr>
          <w:delText xml:space="preserve">s continue to evolve as products, services, technologies, delivery channels, and fraud techniques change. The following </w:delText>
        </w:r>
        <w:r w:rsidR="008B4579" w:rsidRPr="00E27BF1" w:rsidDel="004F07A3">
          <w:rPr>
            <w:rFonts w:asciiTheme="minorHAnsi" w:hAnsiTheme="minorHAnsi"/>
            <w:lang w:val="en-US"/>
            <w:rPrChange w:id="973" w:author="Adajar, Kassandra" w:date="2026-09-29T12:42:00Z" w16du:dateUtc="2026-09-29T16:42:00Z">
              <w:rPr>
                <w:lang w:val="en-US"/>
              </w:rPr>
            </w:rPrChange>
          </w:rPr>
          <w:delText>list</w:delText>
        </w:r>
        <w:r w:rsidRPr="00E27BF1" w:rsidDel="004F07A3">
          <w:rPr>
            <w:rFonts w:asciiTheme="minorHAnsi" w:hAnsiTheme="minorHAnsi"/>
            <w:lang w:val="en-US"/>
            <w:rPrChange w:id="974" w:author="Adajar, Kassandra" w:date="2026-09-29T12:42:00Z" w16du:dateUtc="2026-09-29T16:42:00Z">
              <w:rPr>
                <w:lang w:val="en-US"/>
              </w:rPr>
            </w:rPrChange>
          </w:rPr>
          <w:delText xml:space="preserve"> </w:delText>
        </w:r>
        <w:r w:rsidR="005B1A46" w:rsidRPr="00E27BF1" w:rsidDel="004F07A3">
          <w:rPr>
            <w:rFonts w:asciiTheme="minorHAnsi" w:hAnsiTheme="minorHAnsi"/>
            <w:lang w:val="en-US"/>
            <w:rPrChange w:id="975" w:author="Adajar, Kassandra" w:date="2026-09-29T12:42:00Z" w16du:dateUtc="2026-09-29T16:42:00Z">
              <w:rPr>
                <w:lang w:val="en-US"/>
              </w:rPr>
            </w:rPrChange>
          </w:rPr>
          <w:delText>represents</w:delText>
        </w:r>
        <w:r w:rsidRPr="00E27BF1" w:rsidDel="004F07A3">
          <w:rPr>
            <w:rFonts w:asciiTheme="minorHAnsi" w:hAnsiTheme="minorHAnsi"/>
            <w:lang w:val="en-US"/>
            <w:rPrChange w:id="976" w:author="Adajar, Kassandra" w:date="2026-09-29T12:42:00Z" w16du:dateUtc="2026-09-29T16:42:00Z">
              <w:rPr>
                <w:lang w:val="en-US"/>
              </w:rPr>
            </w:rPrChange>
          </w:rPr>
          <w:delText xml:space="preserve"> common Visa Debit Card fraud types that may impact the organization</w:delText>
        </w:r>
      </w:del>
      <w:del w:id="977" w:author="Adajar, Kassandra" w:date="2026-09-29T12:32:00Z" w16du:dateUtc="2026-09-29T16:32:00Z">
        <w:r w:rsidRPr="00E27BF1" w:rsidDel="00D36982">
          <w:rPr>
            <w:rFonts w:asciiTheme="minorHAnsi" w:hAnsiTheme="minorHAnsi"/>
            <w:lang w:val="en-US"/>
            <w:rPrChange w:id="978" w:author="Adajar, Kassandra" w:date="2026-09-29T12:42:00Z" w16du:dateUtc="2026-09-29T16:42:00Z">
              <w:rPr>
                <w:lang w:val="en-US"/>
              </w:rPr>
            </w:rPrChange>
          </w:rPr>
          <w:delText>.</w:delText>
        </w:r>
      </w:del>
    </w:p>
    <w:p w14:paraId="5AE4E007" w14:textId="77777777" w:rsidR="00D5152D" w:rsidRPr="00E27BF1" w:rsidRDefault="00D5152D">
      <w:pPr>
        <w:spacing w:before="0" w:after="0"/>
        <w:rPr>
          <w:ins w:id="979" w:author="Adajar, Kassandra" w:date="2026-09-29T12:37:00Z" w16du:dateUtc="2026-09-29T16:37:00Z"/>
          <w:rFonts w:asciiTheme="minorHAnsi" w:hAnsiTheme="minorHAnsi"/>
          <w:lang w:val="en-US"/>
          <w:rPrChange w:id="980" w:author="Adajar, Kassandra" w:date="2026-09-29T12:42:00Z" w16du:dateUtc="2026-09-29T16:42:00Z">
            <w:rPr>
              <w:ins w:id="981" w:author="Adajar, Kassandra" w:date="2026-09-29T12:37:00Z" w16du:dateUtc="2026-09-29T16:37:00Z"/>
              <w:lang w:val="en-US"/>
            </w:rPr>
          </w:rPrChange>
        </w:rPr>
        <w:pPrChange w:id="982" w:author="Adajar, Kassandra" w:date="2026-09-29T12:36:00Z" w16du:dateUtc="2026-09-29T16:36:00Z">
          <w:pPr/>
        </w:pPrChange>
      </w:pPr>
    </w:p>
    <w:p w14:paraId="71FFD611" w14:textId="330A1A21" w:rsidR="007D1D7D" w:rsidRPr="00E27BF1" w:rsidRDefault="007D1D7D" w:rsidP="007D1D7D">
      <w:pPr>
        <w:spacing w:before="0" w:after="0"/>
        <w:rPr>
          <w:ins w:id="983" w:author="Adajar, Kassandra" w:date="2026-09-29T12:37:00Z"/>
          <w:rFonts w:asciiTheme="minorHAnsi" w:hAnsiTheme="minorHAnsi"/>
          <w:b/>
          <w:bCs/>
          <w:sz w:val="22"/>
          <w:szCs w:val="22"/>
          <w:rPrChange w:id="984" w:author="Adajar, Kassandra" w:date="2026-09-29T12:43:00Z" w16du:dateUtc="2026-09-29T16:43:00Z">
            <w:rPr>
              <w:ins w:id="985" w:author="Adajar, Kassandra" w:date="2026-09-29T12:37:00Z"/>
              <w:b/>
              <w:bCs/>
            </w:rPr>
          </w:rPrChange>
        </w:rPr>
      </w:pPr>
      <w:ins w:id="986" w:author="Adajar, Kassandra" w:date="2026-09-29T12:37:00Z" w16du:dateUtc="2026-09-29T16:37:00Z">
        <w:r w:rsidRPr="00E27BF1">
          <w:rPr>
            <w:rFonts w:asciiTheme="minorHAnsi" w:hAnsiTheme="minorHAnsi"/>
            <w:b/>
            <w:bCs/>
            <w:sz w:val="22"/>
            <w:szCs w:val="22"/>
            <w:rPrChange w:id="987" w:author="Adajar, Kassandra" w:date="2026-09-29T12:43:00Z" w16du:dateUtc="2026-09-29T16:43:00Z">
              <w:rPr>
                <w:b/>
                <w:bCs/>
              </w:rPr>
            </w:rPrChange>
          </w:rPr>
          <w:lastRenderedPageBreak/>
          <w:t>First</w:t>
        </w:r>
      </w:ins>
      <w:ins w:id="988" w:author="Adajar, Kassandra" w:date="2026-09-29T16:39:00Z" w16du:dateUtc="2026-09-29T20:39:00Z">
        <w:r w:rsidR="008F75BE">
          <w:rPr>
            <w:rFonts w:asciiTheme="minorHAnsi" w:hAnsiTheme="minorHAnsi"/>
            <w:b/>
            <w:bCs/>
            <w:sz w:val="22"/>
            <w:szCs w:val="22"/>
          </w:rPr>
          <w:t>-</w:t>
        </w:r>
      </w:ins>
      <w:ins w:id="989" w:author="Adajar, Kassandra" w:date="2026-09-29T12:37:00Z" w16du:dateUtc="2026-09-29T16:37:00Z">
        <w:r w:rsidRPr="00E27BF1">
          <w:rPr>
            <w:rFonts w:asciiTheme="minorHAnsi" w:hAnsiTheme="minorHAnsi"/>
            <w:b/>
            <w:bCs/>
            <w:sz w:val="22"/>
            <w:szCs w:val="22"/>
            <w:rPrChange w:id="990" w:author="Adajar, Kassandra" w:date="2026-09-29T12:43:00Z" w16du:dateUtc="2026-09-29T16:43:00Z">
              <w:rPr>
                <w:b/>
                <w:bCs/>
              </w:rPr>
            </w:rPrChange>
          </w:rPr>
          <w:t>Party Fraud</w:t>
        </w:r>
      </w:ins>
      <w:ins w:id="991" w:author="Adajar, Kassandra" w:date="2026-09-29T12:37:00Z">
        <w:r w:rsidRPr="00E27BF1">
          <w:rPr>
            <w:rFonts w:asciiTheme="minorHAnsi" w:hAnsiTheme="minorHAnsi" w:hint="eastAsia"/>
            <w:b/>
            <w:bCs/>
            <w:sz w:val="22"/>
            <w:szCs w:val="22"/>
            <w:rPrChange w:id="992" w:author="Adajar, Kassandra" w:date="2026-09-29T12:43:00Z" w16du:dateUtc="2026-09-29T16:43:00Z">
              <w:rPr>
                <w:rFonts w:hint="eastAsia"/>
                <w:b/>
                <w:bCs/>
              </w:rPr>
            </w:rPrChange>
          </w:rPr>
          <w:t> </w:t>
        </w:r>
      </w:ins>
    </w:p>
    <w:p w14:paraId="4920E58E" w14:textId="3092C759" w:rsidR="003D2825" w:rsidRPr="008F75BE" w:rsidRDefault="003D2825" w:rsidP="003D2825">
      <w:pPr>
        <w:spacing w:before="0" w:after="0"/>
        <w:rPr>
          <w:ins w:id="993" w:author="Adajar, Kassandra" w:date="2026-09-29T12:41:00Z"/>
          <w:rFonts w:asciiTheme="minorHAnsi" w:hAnsiTheme="minorHAnsi"/>
          <w:i/>
          <w:iCs/>
          <w:rPrChange w:id="994" w:author="Adajar, Kassandra" w:date="2026-09-29T16:38:00Z" w16du:dateUtc="2026-09-29T20:38:00Z">
            <w:rPr>
              <w:ins w:id="995" w:author="Adajar, Kassandra" w:date="2026-09-29T12:41:00Z"/>
              <w:b/>
              <w:bCs/>
            </w:rPr>
          </w:rPrChange>
        </w:rPr>
      </w:pPr>
      <w:ins w:id="996" w:author="Adajar, Kassandra" w:date="2026-09-29T12:41:00Z">
        <w:r w:rsidRPr="008F75BE">
          <w:rPr>
            <w:rFonts w:asciiTheme="minorHAnsi" w:hAnsiTheme="minorHAnsi"/>
            <w:i/>
            <w:iCs/>
            <w:rPrChange w:id="997" w:author="Adajar, Kassandra" w:date="2026-09-29T16:38:00Z" w16du:dateUtc="2026-09-29T20:38:00Z">
              <w:rPr>
                <w:b/>
                <w:bCs/>
              </w:rPr>
            </w:rPrChange>
          </w:rPr>
          <w:t>Occurs when the cardholder, or someone acting with their knowledge, makes or authorizes a Visa Debit transaction and then misrepresents it for financial gain</w:t>
        </w:r>
      </w:ins>
      <w:ins w:id="998" w:author="Adajar, Kassandra" w:date="2026-09-29T12:42:00Z" w16du:dateUtc="2026-09-29T16:42:00Z">
        <w:r w:rsidR="00E27BF1" w:rsidRPr="008F75BE">
          <w:rPr>
            <w:rFonts w:asciiTheme="minorHAnsi" w:hAnsiTheme="minorHAnsi"/>
            <w:i/>
            <w:iCs/>
            <w:rPrChange w:id="999" w:author="Adajar, Kassandra" w:date="2026-09-29T16:38:00Z" w16du:dateUtc="2026-09-29T20:38:00Z">
              <w:rPr>
                <w:b/>
                <w:bCs/>
              </w:rPr>
            </w:rPrChange>
          </w:rPr>
          <w:t xml:space="preserve">. </w:t>
        </w:r>
      </w:ins>
      <w:ins w:id="1000" w:author="Adajar, Kassandra" w:date="2026-09-29T12:41:00Z">
        <w:r w:rsidRPr="008F75BE">
          <w:rPr>
            <w:rFonts w:asciiTheme="minorHAnsi" w:hAnsiTheme="minorHAnsi"/>
            <w:i/>
            <w:iCs/>
            <w:rPrChange w:id="1001" w:author="Adajar, Kassandra" w:date="2026-09-29T16:38:00Z" w16du:dateUtc="2026-09-29T20:38:00Z">
              <w:rPr>
                <w:b/>
                <w:bCs/>
              </w:rPr>
            </w:rPrChange>
          </w:rPr>
          <w:t>In these cases, the member is not a victim.</w:t>
        </w:r>
      </w:ins>
    </w:p>
    <w:p w14:paraId="7EC43E03" w14:textId="41893E1E" w:rsidR="007D1D7D" w:rsidRPr="00E27BF1" w:rsidRDefault="007D1D7D" w:rsidP="007D1D7D">
      <w:pPr>
        <w:spacing w:before="0" w:after="0"/>
        <w:rPr>
          <w:ins w:id="1002" w:author="Adajar, Kassandra" w:date="2026-09-29T12:37:00Z"/>
          <w:rFonts w:asciiTheme="minorHAnsi" w:hAnsiTheme="minorHAnsi"/>
          <w:b/>
          <w:bCs/>
          <w:rPrChange w:id="1003" w:author="Adajar, Kassandra" w:date="2026-09-29T12:42:00Z" w16du:dateUtc="2026-09-29T16:42:00Z">
            <w:rPr>
              <w:ins w:id="1004" w:author="Adajar, Kassandra" w:date="2026-09-29T12:37:00Z"/>
              <w:b/>
              <w:bCs/>
            </w:rPr>
          </w:rPrChange>
        </w:rPr>
      </w:pPr>
      <w:ins w:id="1005" w:author="Adajar, Kassandra" w:date="2026-09-29T12:37:00Z">
        <w:r w:rsidRPr="00E27BF1">
          <w:rPr>
            <w:rFonts w:asciiTheme="minorHAnsi" w:hAnsiTheme="minorHAnsi" w:hint="eastAsia"/>
            <w:b/>
            <w:bCs/>
            <w:rPrChange w:id="1006" w:author="Adajar, Kassandra" w:date="2026-09-29T12:42:00Z" w16du:dateUtc="2026-09-29T16:42:00Z">
              <w:rPr>
                <w:rFonts w:hint="eastAsia"/>
                <w:b/>
                <w:bCs/>
              </w:rPr>
            </w:rPrChange>
          </w:rPr>
          <w:t> </w:t>
        </w:r>
      </w:ins>
    </w:p>
    <w:tbl>
      <w:tblPr>
        <w:tblStyle w:val="TealFINAL"/>
        <w:tblW w:w="9345" w:type="dxa"/>
        <w:tblLook w:val="04A0" w:firstRow="1" w:lastRow="0" w:firstColumn="1" w:lastColumn="0" w:noHBand="0" w:noVBand="1"/>
        <w:tblPrChange w:id="1007" w:author="Adajar, Kassandra" w:date="2026-10-01T18:09:00Z" w16du:dateUtc="2026-10-01T22:09:00Z">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595"/>
        <w:gridCol w:w="6750"/>
        <w:tblGridChange w:id="1008">
          <w:tblGrid>
            <w:gridCol w:w="16"/>
            <w:gridCol w:w="8"/>
            <w:gridCol w:w="2571"/>
            <w:gridCol w:w="16"/>
            <w:gridCol w:w="8"/>
            <w:gridCol w:w="6726"/>
            <w:gridCol w:w="16"/>
            <w:gridCol w:w="8"/>
          </w:tblGrid>
        </w:tblGridChange>
      </w:tblGrid>
      <w:tr w:rsidR="007D1D7D" w:rsidRPr="00E27BF1" w14:paraId="407179B1" w14:textId="77777777" w:rsidTr="0092560C">
        <w:trPr>
          <w:cnfStyle w:val="100000000000" w:firstRow="1" w:lastRow="0" w:firstColumn="0" w:lastColumn="0" w:oddVBand="0" w:evenVBand="0" w:oddHBand="0" w:evenHBand="0" w:firstRowFirstColumn="0" w:firstRowLastColumn="0" w:lastRowFirstColumn="0" w:lastRowLastColumn="0"/>
          <w:ins w:id="1009" w:author="Adajar, Kassandra" w:date="2026-09-29T12:37:00Z"/>
          <w:trPrChange w:id="1010" w:author="Adajar, Kassandra" w:date="2026-10-01T18:09:00Z" w16du:dateUtc="2026-10-01T22:09:00Z">
            <w:trPr>
              <w:gridBefore w:val="2"/>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1011" w:author="Adajar, Kassandra" w:date="2026-10-01T18:09:00Z" w16du:dateUtc="2026-10-01T22:09:00Z">
              <w:tcPr>
                <w:tcW w:w="2595" w:type="dxa"/>
                <w:gridSpan w:val="3"/>
                <w:tcBorders>
                  <w:top w:val="single" w:sz="6" w:space="0" w:color="BFBFBF"/>
                  <w:left w:val="single" w:sz="6" w:space="0" w:color="BFBFBF"/>
                  <w:bottom w:val="single" w:sz="6" w:space="0" w:color="BFBFBF"/>
                  <w:right w:val="single" w:sz="6" w:space="0" w:color="BFBFBF"/>
                </w:tcBorders>
                <w:shd w:val="clear" w:color="auto" w:fill="1F3864"/>
                <w:vAlign w:val="center"/>
                <w:hideMark/>
              </w:tcPr>
            </w:tcPrChange>
          </w:tcPr>
          <w:p w14:paraId="498BF266" w14:textId="77777777" w:rsidR="007D1D7D" w:rsidRPr="00E27BF1" w:rsidRDefault="007D1D7D" w:rsidP="007D1D7D">
            <w:pPr>
              <w:spacing w:before="0"/>
              <w:cnfStyle w:val="101000000000" w:firstRow="1" w:lastRow="0" w:firstColumn="1" w:lastColumn="0" w:oddVBand="0" w:evenVBand="0" w:oddHBand="0" w:evenHBand="0" w:firstRowFirstColumn="0" w:firstRowLastColumn="0" w:lastRowFirstColumn="0" w:lastRowLastColumn="0"/>
              <w:rPr>
                <w:ins w:id="1012" w:author="Adajar, Kassandra" w:date="2026-09-29T12:37:00Z"/>
                <w:rFonts w:asciiTheme="minorHAnsi" w:hAnsiTheme="minorHAnsi"/>
                <w:bCs/>
                <w:sz w:val="20"/>
                <w:rPrChange w:id="1013" w:author="Adajar, Kassandra" w:date="2026-09-29T12:42:00Z" w16du:dateUtc="2026-09-29T16:42:00Z">
                  <w:rPr>
                    <w:ins w:id="1014" w:author="Adajar, Kassandra" w:date="2026-09-29T12:37:00Z"/>
                    <w:bCs/>
                  </w:rPr>
                </w:rPrChange>
              </w:rPr>
            </w:pPr>
            <w:ins w:id="1015" w:author="Adajar, Kassandra" w:date="2026-09-29T12:37:00Z">
              <w:r w:rsidRPr="00E27BF1">
                <w:rPr>
                  <w:rFonts w:asciiTheme="minorHAnsi" w:hAnsiTheme="minorHAnsi"/>
                  <w:rPrChange w:id="1016" w:author="Adajar, Kassandra" w:date="2026-09-29T12:42:00Z" w16du:dateUtc="2026-09-29T16:42:00Z">
                    <w:rPr>
                      <w:bCs/>
                    </w:rPr>
                  </w:rPrChange>
                </w:rPr>
                <w:t>Fraud Typology</w:t>
              </w:r>
              <w:r w:rsidRPr="00E27BF1">
                <w:rPr>
                  <w:rFonts w:asciiTheme="minorHAnsi" w:hAnsiTheme="minorHAnsi" w:hint="eastAsia"/>
                  <w:rPrChange w:id="1017" w:author="Adajar, Kassandra" w:date="2026-09-29T12:42:00Z" w16du:dateUtc="2026-09-29T16:42:00Z">
                    <w:rPr>
                      <w:rFonts w:hint="eastAsia"/>
                      <w:bCs/>
                    </w:rPr>
                  </w:rPrChange>
                </w:rPr>
                <w:t> </w:t>
              </w:r>
            </w:ins>
          </w:p>
        </w:tc>
        <w:tc>
          <w:tcPr>
            <w:tcW w:w="6750" w:type="dxa"/>
            <w:hideMark/>
            <w:tcPrChange w:id="1018" w:author="Adajar, Kassandra" w:date="2026-10-01T18:09:00Z" w16du:dateUtc="2026-10-01T22:09:00Z">
              <w:tcPr>
                <w:tcW w:w="6750" w:type="dxa"/>
                <w:gridSpan w:val="3"/>
                <w:tcBorders>
                  <w:top w:val="single" w:sz="6" w:space="0" w:color="BFBFBF"/>
                  <w:left w:val="single" w:sz="6" w:space="0" w:color="BFBFBF"/>
                  <w:bottom w:val="single" w:sz="6" w:space="0" w:color="BFBFBF"/>
                  <w:right w:val="single" w:sz="6" w:space="0" w:color="BFBFBF"/>
                </w:tcBorders>
                <w:shd w:val="clear" w:color="auto" w:fill="1F3864"/>
                <w:vAlign w:val="center"/>
                <w:hideMark/>
              </w:tcPr>
            </w:tcPrChange>
          </w:tcPr>
          <w:p w14:paraId="18DF0FE5" w14:textId="77777777" w:rsidR="007D1D7D" w:rsidRPr="00E27BF1" w:rsidRDefault="007D1D7D" w:rsidP="007D1D7D">
            <w:pPr>
              <w:spacing w:before="0"/>
              <w:cnfStyle w:val="100000000000" w:firstRow="1" w:lastRow="0" w:firstColumn="0" w:lastColumn="0" w:oddVBand="0" w:evenVBand="0" w:oddHBand="0" w:evenHBand="0" w:firstRowFirstColumn="0" w:firstRowLastColumn="0" w:lastRowFirstColumn="0" w:lastRowLastColumn="0"/>
              <w:rPr>
                <w:ins w:id="1019" w:author="Adajar, Kassandra" w:date="2026-09-29T12:37:00Z"/>
                <w:rFonts w:asciiTheme="minorHAnsi" w:hAnsiTheme="minorHAnsi"/>
                <w:bCs/>
                <w:sz w:val="20"/>
                <w:rPrChange w:id="1020" w:author="Adajar, Kassandra" w:date="2026-09-29T12:42:00Z" w16du:dateUtc="2026-09-29T16:42:00Z">
                  <w:rPr>
                    <w:ins w:id="1021" w:author="Adajar, Kassandra" w:date="2026-09-29T12:37:00Z"/>
                    <w:bCs/>
                  </w:rPr>
                </w:rPrChange>
              </w:rPr>
            </w:pPr>
            <w:ins w:id="1022" w:author="Adajar, Kassandra" w:date="2026-09-29T12:37:00Z">
              <w:r w:rsidRPr="00E27BF1">
                <w:rPr>
                  <w:rFonts w:asciiTheme="minorHAnsi" w:hAnsiTheme="minorHAnsi"/>
                  <w:rPrChange w:id="1023" w:author="Adajar, Kassandra" w:date="2026-09-29T12:42:00Z" w16du:dateUtc="2026-09-29T16:42:00Z">
                    <w:rPr>
                      <w:bCs/>
                    </w:rPr>
                  </w:rPrChange>
                </w:rPr>
                <w:t>Description</w:t>
              </w:r>
              <w:r w:rsidRPr="00E27BF1">
                <w:rPr>
                  <w:rFonts w:asciiTheme="minorHAnsi" w:hAnsiTheme="minorHAnsi" w:hint="eastAsia"/>
                  <w:rPrChange w:id="1024" w:author="Adajar, Kassandra" w:date="2026-09-29T12:42:00Z" w16du:dateUtc="2026-09-29T16:42:00Z">
                    <w:rPr>
                      <w:rFonts w:hint="eastAsia"/>
                      <w:bCs/>
                    </w:rPr>
                  </w:rPrChange>
                </w:rPr>
                <w:t> </w:t>
              </w:r>
            </w:ins>
          </w:p>
        </w:tc>
      </w:tr>
      <w:tr w:rsidR="007D1D7D" w:rsidRPr="00E27BF1" w14:paraId="3CDF9F6A" w14:textId="77777777" w:rsidTr="0092560C">
        <w:trPr>
          <w:cnfStyle w:val="000000100000" w:firstRow="0" w:lastRow="0" w:firstColumn="0" w:lastColumn="0" w:oddVBand="0" w:evenVBand="0" w:oddHBand="1" w:evenHBand="0" w:firstRowFirstColumn="0" w:firstRowLastColumn="0" w:lastRowFirstColumn="0" w:lastRowLastColumn="0"/>
          <w:ins w:id="1025" w:author="Adajar, Kassandra" w:date="2026-09-29T12:37:00Z"/>
          <w:trPrChange w:id="1026" w:author="Adajar, Kassandra" w:date="2026-10-01T18:09:00Z" w16du:dateUtc="2026-10-01T22:09:00Z">
            <w:trPr>
              <w:gridBefore w:val="2"/>
            </w:trPr>
          </w:trPrChange>
        </w:trPr>
        <w:tc>
          <w:tcPr>
            <w:cnfStyle w:val="001000000000" w:firstRow="0" w:lastRow="0" w:firstColumn="1" w:lastColumn="0" w:oddVBand="0" w:evenVBand="0" w:oddHBand="0" w:evenHBand="0" w:firstRowFirstColumn="0" w:firstRowLastColumn="0" w:lastRowFirstColumn="0" w:lastRowLastColumn="0"/>
            <w:tcW w:w="2595" w:type="dxa"/>
            <w:hideMark/>
            <w:tcPrChange w:id="1027" w:author="Adajar, Kassandra" w:date="2026-10-01T18:09:00Z" w16du:dateUtc="2026-10-01T22:09:00Z">
              <w:tcPr>
                <w:tcW w:w="2595" w:type="dxa"/>
                <w:gridSpan w:val="3"/>
                <w:tcBorders>
                  <w:top w:val="single" w:sz="6" w:space="0" w:color="BFBFBF"/>
                  <w:left w:val="single" w:sz="6" w:space="0" w:color="BFBFBF"/>
                  <w:bottom w:val="single" w:sz="6" w:space="0" w:color="BFBFBF"/>
                  <w:right w:val="single" w:sz="6" w:space="0" w:color="BFBFBF"/>
                </w:tcBorders>
                <w:shd w:val="clear" w:color="auto" w:fill="EAF0F8"/>
                <w:hideMark/>
              </w:tcPr>
            </w:tcPrChange>
          </w:tcPr>
          <w:p w14:paraId="5C56494D" w14:textId="77777777" w:rsidR="007D1D7D" w:rsidRPr="00E27BF1" w:rsidRDefault="007D1D7D" w:rsidP="007D1D7D">
            <w:pPr>
              <w:spacing w:before="0"/>
              <w:cnfStyle w:val="001000100000" w:firstRow="0" w:lastRow="0" w:firstColumn="1" w:lastColumn="0" w:oddVBand="0" w:evenVBand="0" w:oddHBand="1" w:evenHBand="0" w:firstRowFirstColumn="0" w:firstRowLastColumn="0" w:lastRowFirstColumn="0" w:lastRowLastColumn="0"/>
              <w:rPr>
                <w:ins w:id="1028" w:author="Adajar, Kassandra" w:date="2026-09-29T12:37:00Z"/>
                <w:rFonts w:asciiTheme="minorHAnsi" w:hAnsiTheme="minorHAnsi"/>
                <w:bCs/>
                <w:sz w:val="20"/>
                <w:rPrChange w:id="1029" w:author="Adajar, Kassandra" w:date="2026-09-29T12:42:00Z" w16du:dateUtc="2026-09-29T16:42:00Z">
                  <w:rPr>
                    <w:ins w:id="1030" w:author="Adajar, Kassandra" w:date="2026-09-29T12:37:00Z"/>
                    <w:bCs/>
                  </w:rPr>
                </w:rPrChange>
              </w:rPr>
            </w:pPr>
            <w:ins w:id="1031" w:author="Adajar, Kassandra" w:date="2026-09-29T12:37:00Z">
              <w:r w:rsidRPr="00E27BF1">
                <w:rPr>
                  <w:rFonts w:asciiTheme="minorHAnsi" w:hAnsiTheme="minorHAnsi"/>
                  <w:rPrChange w:id="1032" w:author="Adajar, Kassandra" w:date="2026-09-29T12:42:00Z" w16du:dateUtc="2026-09-29T16:42:00Z">
                    <w:rPr>
                      <w:bCs/>
                    </w:rPr>
                  </w:rPrChange>
                </w:rPr>
                <w:t>Refund and Dispute Abuse</w:t>
              </w:r>
              <w:r w:rsidRPr="00E27BF1">
                <w:rPr>
                  <w:rFonts w:asciiTheme="minorHAnsi" w:hAnsiTheme="minorHAnsi" w:hint="eastAsia"/>
                  <w:rPrChange w:id="1033" w:author="Adajar, Kassandra" w:date="2026-09-29T12:42:00Z" w16du:dateUtc="2026-09-29T16:42:00Z">
                    <w:rPr>
                      <w:rFonts w:hint="eastAsia"/>
                      <w:bCs/>
                    </w:rPr>
                  </w:rPrChange>
                </w:rPr>
                <w:t> </w:t>
              </w:r>
            </w:ins>
          </w:p>
        </w:tc>
        <w:tc>
          <w:tcPr>
            <w:tcW w:w="6750" w:type="dxa"/>
            <w:hideMark/>
            <w:tcPrChange w:id="1034" w:author="Adajar, Kassandra" w:date="2026-10-01T18:09:00Z" w16du:dateUtc="2026-10-01T22:09:00Z">
              <w:tcPr>
                <w:tcW w:w="6750" w:type="dxa"/>
                <w:gridSpan w:val="3"/>
                <w:tcBorders>
                  <w:top w:val="single" w:sz="6" w:space="0" w:color="BFBFBF"/>
                  <w:left w:val="single" w:sz="6" w:space="0" w:color="BFBFBF"/>
                  <w:bottom w:val="single" w:sz="6" w:space="0" w:color="BFBFBF"/>
                  <w:right w:val="single" w:sz="6" w:space="0" w:color="BFBFBF"/>
                </w:tcBorders>
                <w:hideMark/>
              </w:tcPr>
            </w:tcPrChange>
          </w:tcPr>
          <w:p w14:paraId="7546EC2E" w14:textId="06426B46" w:rsidR="007D1D7D" w:rsidRPr="00E27BF1" w:rsidRDefault="00B846DF" w:rsidP="007D1D7D">
            <w:pPr>
              <w:spacing w:before="0"/>
              <w:cnfStyle w:val="000000100000" w:firstRow="0" w:lastRow="0" w:firstColumn="0" w:lastColumn="0" w:oddVBand="0" w:evenVBand="0" w:oddHBand="1" w:evenHBand="0" w:firstRowFirstColumn="0" w:firstRowLastColumn="0" w:lastRowFirstColumn="0" w:lastRowLastColumn="0"/>
              <w:rPr>
                <w:ins w:id="1035" w:author="Adajar, Kassandra" w:date="2026-09-29T12:37:00Z"/>
                <w:rFonts w:asciiTheme="minorHAnsi" w:hAnsiTheme="minorHAnsi"/>
                <w:rPrChange w:id="1036" w:author="Adajar, Kassandra" w:date="2026-09-29T12:43:00Z" w16du:dateUtc="2026-09-29T16:43:00Z">
                  <w:rPr>
                    <w:ins w:id="1037" w:author="Adajar, Kassandra" w:date="2026-09-29T12:37:00Z"/>
                    <w:b/>
                    <w:bCs/>
                  </w:rPr>
                </w:rPrChange>
              </w:rPr>
            </w:pPr>
            <w:ins w:id="1038" w:author="Adajar, Kassandra" w:date="2026-09-29T16:34:00Z">
              <w:r w:rsidRPr="00B846DF">
                <w:rPr>
                  <w:rFonts w:asciiTheme="minorHAnsi" w:hAnsiTheme="minorHAnsi"/>
                </w:rPr>
                <w:t xml:space="preserve">A </w:t>
              </w:r>
            </w:ins>
            <w:ins w:id="1039" w:author="Adajar, Kassandra" w:date="2026-10-01T19:03:00Z">
              <w:r w:rsidR="004A16B0" w:rsidRPr="004A16B0">
                <w:rPr>
                  <w:rFonts w:asciiTheme="minorHAnsi" w:hAnsiTheme="minorHAnsi"/>
                </w:rPr>
                <w:t>Visa Debit Card transaction is authorized by the cardholder, who subsequently files a false claim to obtain a refund</w:t>
              </w:r>
            </w:ins>
            <w:ins w:id="1040" w:author="Adajar, Kassandra" w:date="2026-10-01T19:03:00Z" w16du:dateUtc="2026-10-01T23:03:00Z">
              <w:r w:rsidR="00807FF8">
                <w:rPr>
                  <w:rFonts w:asciiTheme="minorHAnsi" w:hAnsiTheme="minorHAnsi"/>
                </w:rPr>
                <w:t>/reimbursement.</w:t>
              </w:r>
            </w:ins>
          </w:p>
        </w:tc>
      </w:tr>
      <w:tr w:rsidR="0092560C" w:rsidRPr="00E27BF1" w14:paraId="4727B334" w14:textId="77777777" w:rsidTr="0092560C">
        <w:tblPrEx>
          <w:tblPrExChange w:id="1041" w:author="Adajar, Kassandra" w:date="2026-10-01T18:09:00Z" w16du:dateUtc="2026-10-01T22:09:00Z">
            <w:tblPrEx>
              <w:tblInd w:w="0" w:type="dxa"/>
              <w:tblBorders>
                <w:top w:val="none" w:sz="0" w:space="0" w:color="auto"/>
                <w:left w:val="none" w:sz="0" w:space="0" w:color="auto"/>
                <w:bottom w:val="none" w:sz="0" w:space="0" w:color="auto"/>
                <w:right w:val="none" w:sz="0" w:space="0" w:color="auto"/>
                <w:insideH w:val="single" w:sz="4" w:space="0" w:color="333333"/>
                <w:insideV w:val="single" w:sz="4" w:space="0" w:color="333333"/>
              </w:tblBorders>
              <w:tblCellMar>
                <w:top w:w="57" w:type="dxa"/>
                <w:left w:w="108" w:type="dxa"/>
                <w:bottom w:w="57" w:type="dxa"/>
                <w:right w:w="108" w:type="dxa"/>
              </w:tblCellMar>
            </w:tblPrEx>
          </w:tblPrExChange>
        </w:tblPrEx>
        <w:trPr>
          <w:ins w:id="1042" w:author="Adajar, Kassandra" w:date="2026-10-01T18:09:00Z"/>
          <w:trPrChange w:id="1043" w:author="Adajar, Kassandra" w:date="2026-10-01T18:09:00Z" w16du:dateUtc="2026-10-01T22:09:00Z">
            <w:trPr>
              <w:gridBefore w:val="1"/>
              <w:gridAfter w:val="0"/>
            </w:trPr>
          </w:trPrChange>
        </w:trPr>
        <w:tc>
          <w:tcPr>
            <w:cnfStyle w:val="001000000000" w:firstRow="0" w:lastRow="0" w:firstColumn="1" w:lastColumn="0" w:oddVBand="0" w:evenVBand="0" w:oddHBand="0" w:evenHBand="0" w:firstRowFirstColumn="0" w:firstRowLastColumn="0" w:lastRowFirstColumn="0" w:lastRowLastColumn="0"/>
            <w:tcW w:w="2595" w:type="dxa"/>
            <w:tcPrChange w:id="1044" w:author="Adajar, Kassandra" w:date="2026-10-01T18:09:00Z" w16du:dateUtc="2026-10-01T22:09:00Z">
              <w:tcPr>
                <w:tcW w:w="2595" w:type="dxa"/>
                <w:gridSpan w:val="3"/>
              </w:tcPr>
            </w:tcPrChange>
          </w:tcPr>
          <w:p w14:paraId="55D53CEE" w14:textId="042943BB" w:rsidR="0092560C" w:rsidRPr="0092560C" w:rsidRDefault="0006624A" w:rsidP="007D1D7D">
            <w:pPr>
              <w:spacing w:before="0"/>
              <w:rPr>
                <w:ins w:id="1045" w:author="Adajar, Kassandra" w:date="2026-10-01T18:09:00Z" w16du:dateUtc="2026-10-01T22:09:00Z"/>
                <w:rFonts w:asciiTheme="minorHAnsi" w:hAnsiTheme="minorHAnsi"/>
              </w:rPr>
            </w:pPr>
            <w:ins w:id="1046" w:author="Adajar, Kassandra" w:date="2026-10-01T19:02:00Z" w16du:dateUtc="2026-10-01T23:02:00Z">
              <w:r>
                <w:rPr>
                  <w:rFonts w:asciiTheme="minorHAnsi" w:hAnsiTheme="minorHAnsi"/>
                </w:rPr>
                <w:t>Collusion Fraud</w:t>
              </w:r>
            </w:ins>
          </w:p>
        </w:tc>
        <w:tc>
          <w:tcPr>
            <w:tcW w:w="6750" w:type="dxa"/>
            <w:shd w:val="clear" w:color="auto" w:fill="EEF7F7"/>
            <w:tcPrChange w:id="1047" w:author="Adajar, Kassandra" w:date="2026-10-01T18:09:00Z" w16du:dateUtc="2026-10-01T22:09:00Z">
              <w:tcPr>
                <w:tcW w:w="6750" w:type="dxa"/>
                <w:gridSpan w:val="3"/>
                <w:shd w:val="clear" w:color="auto" w:fill="EEF7F7"/>
              </w:tcPr>
            </w:tcPrChange>
          </w:tcPr>
          <w:p w14:paraId="708F5E75" w14:textId="605D0A68" w:rsidR="0092560C" w:rsidRPr="00B846DF" w:rsidRDefault="0079120F" w:rsidP="007D1D7D">
            <w:pPr>
              <w:spacing w:before="0"/>
              <w:cnfStyle w:val="000000000000" w:firstRow="0" w:lastRow="0" w:firstColumn="0" w:lastColumn="0" w:oddVBand="0" w:evenVBand="0" w:oddHBand="0" w:evenHBand="0" w:firstRowFirstColumn="0" w:firstRowLastColumn="0" w:lastRowFirstColumn="0" w:lastRowLastColumn="0"/>
              <w:rPr>
                <w:ins w:id="1048" w:author="Adajar, Kassandra" w:date="2026-10-01T18:09:00Z" w16du:dateUtc="2026-10-01T22:09:00Z"/>
                <w:rFonts w:asciiTheme="minorHAnsi" w:hAnsiTheme="minorHAnsi"/>
              </w:rPr>
            </w:pPr>
            <w:ins w:id="1049" w:author="Adajar, Kassandra" w:date="2026-10-01T19:03:00Z">
              <w:r w:rsidRPr="0079120F">
                <w:rPr>
                  <w:rFonts w:asciiTheme="minorHAnsi" w:hAnsiTheme="minorHAnsi"/>
                </w:rPr>
                <w:t xml:space="preserve">A Visa Debit Card transaction is authorized by the cardholder, who subsequently collaborates with another party to misrepresent the transaction </w:t>
              </w:r>
            </w:ins>
            <w:ins w:id="1050" w:author="Adajar, Kassandra" w:date="2026-10-01T19:03:00Z" w16du:dateUtc="2026-10-01T23:03:00Z">
              <w:r w:rsidR="00807FF8">
                <w:rPr>
                  <w:rFonts w:asciiTheme="minorHAnsi" w:hAnsiTheme="minorHAnsi"/>
                </w:rPr>
                <w:t>to</w:t>
              </w:r>
            </w:ins>
            <w:ins w:id="1051" w:author="Adajar, Kassandra" w:date="2026-10-01T19:03:00Z">
              <w:r w:rsidRPr="0079120F">
                <w:rPr>
                  <w:rFonts w:asciiTheme="minorHAnsi" w:hAnsiTheme="minorHAnsi"/>
                </w:rPr>
                <w:t xml:space="preserve"> obtain a refund</w:t>
              </w:r>
            </w:ins>
            <w:ins w:id="1052" w:author="Adajar, Kassandra" w:date="2026-10-01T19:03:00Z" w16du:dateUtc="2026-10-01T23:03:00Z">
              <w:r w:rsidR="00807FF8">
                <w:rPr>
                  <w:rFonts w:asciiTheme="minorHAnsi" w:hAnsiTheme="minorHAnsi"/>
                </w:rPr>
                <w:t>/rei</w:t>
              </w:r>
            </w:ins>
            <w:ins w:id="1053" w:author="Adajar, Kassandra" w:date="2026-10-01T19:04:00Z" w16du:dateUtc="2026-10-01T23:04:00Z">
              <w:r w:rsidR="00807FF8">
                <w:rPr>
                  <w:rFonts w:asciiTheme="minorHAnsi" w:hAnsiTheme="minorHAnsi"/>
                </w:rPr>
                <w:t>mbursement</w:t>
              </w:r>
            </w:ins>
            <w:ins w:id="1054" w:author="Adajar, Kassandra" w:date="2026-10-01T19:03:00Z" w16du:dateUtc="2026-10-01T23:03:00Z">
              <w:r w:rsidR="00807FF8">
                <w:rPr>
                  <w:rFonts w:asciiTheme="minorHAnsi" w:hAnsiTheme="minorHAnsi"/>
                </w:rPr>
                <w:t>.</w:t>
              </w:r>
            </w:ins>
          </w:p>
        </w:tc>
      </w:tr>
    </w:tbl>
    <w:p w14:paraId="7F159DAA" w14:textId="3C6588D5" w:rsidR="006E7516" w:rsidRPr="006E7516" w:rsidDel="00914B16" w:rsidRDefault="006E7516">
      <w:pPr>
        <w:spacing w:before="0" w:after="0"/>
        <w:rPr>
          <w:del w:id="1055" w:author="Adajar, Kassandra" w:date="2026-09-29T12:29:00Z" w16du:dateUtc="2026-09-29T16:29:00Z"/>
        </w:rPr>
        <w:pPrChange w:id="1056" w:author="Adajar, Kassandra" w:date="2026-09-29T12:36:00Z" w16du:dateUtc="2026-09-29T16:36:00Z">
          <w:pPr>
            <w:pStyle w:val="ListParagraph"/>
            <w:numPr>
              <w:numId w:val="37"/>
            </w:numPr>
            <w:tabs>
              <w:tab w:val="num" w:pos="720"/>
            </w:tabs>
            <w:ind w:hanging="360"/>
          </w:pPr>
        </w:pPrChange>
      </w:pPr>
      <w:del w:id="1057" w:author="Adajar, Kassandra" w:date="2026-09-29T12:29:00Z" w16du:dateUtc="2026-09-29T16:29:00Z">
        <w:r w:rsidRPr="00A21043" w:rsidDel="00914B16">
          <w:rPr>
            <w:b/>
            <w:bCs/>
          </w:rPr>
          <w:delText>Card-Not-Present (CNP) Fraud</w:delText>
        </w:r>
        <w:r w:rsidRPr="006E7516" w:rsidDel="00914B16">
          <w:delText xml:space="preserve"> Unauthorized use of Visa Debit card details to complete a transaction where the physical card is not presented, such as online, in-app, or telephone/mail order purchases. </w:delText>
        </w:r>
      </w:del>
    </w:p>
    <w:p w14:paraId="1948381A" w14:textId="0A8D6381" w:rsidR="00A21043" w:rsidRPr="00A21043" w:rsidDel="00914B16" w:rsidRDefault="00A21043">
      <w:pPr>
        <w:spacing w:before="0" w:after="0"/>
        <w:rPr>
          <w:del w:id="1058" w:author="Adajar, Kassandra" w:date="2026-09-29T12:29:00Z" w16du:dateUtc="2026-09-29T16:29:00Z"/>
        </w:rPr>
        <w:pPrChange w:id="1059" w:author="Adajar, Kassandra" w:date="2026-09-29T12:36:00Z" w16du:dateUtc="2026-09-29T16:36:00Z">
          <w:pPr>
            <w:pStyle w:val="ListParagraph"/>
            <w:numPr>
              <w:numId w:val="37"/>
            </w:numPr>
            <w:tabs>
              <w:tab w:val="num" w:pos="720"/>
            </w:tabs>
            <w:ind w:hanging="360"/>
          </w:pPr>
        </w:pPrChange>
      </w:pPr>
      <w:del w:id="1060" w:author="Adajar, Kassandra" w:date="2026-09-29T12:29:00Z" w16du:dateUtc="2026-09-29T16:29:00Z">
        <w:r w:rsidRPr="00A21043" w:rsidDel="00914B16">
          <w:rPr>
            <w:b/>
            <w:bCs/>
          </w:rPr>
          <w:delText>Lost or Stolen Card Fraud</w:delText>
        </w:r>
        <w:r w:rsidRPr="00A21043" w:rsidDel="00914B16">
          <w:delText xml:space="preserve"> A physical Visa Debit card is lost or stolen and subsequently used by an unauthorized individual to conduct transactions without the cardholder's knowledge or consent.</w:delText>
        </w:r>
      </w:del>
    </w:p>
    <w:p w14:paraId="029D0A2D" w14:textId="0C8F8477" w:rsidR="00A21043" w:rsidRPr="00A21043" w:rsidDel="00914B16" w:rsidRDefault="00A21043">
      <w:pPr>
        <w:spacing w:before="0" w:after="0"/>
        <w:rPr>
          <w:del w:id="1061" w:author="Adajar, Kassandra" w:date="2026-09-29T12:29:00Z" w16du:dateUtc="2026-09-29T16:29:00Z"/>
        </w:rPr>
        <w:pPrChange w:id="1062" w:author="Adajar, Kassandra" w:date="2026-09-29T12:36:00Z" w16du:dateUtc="2026-09-29T16:36:00Z">
          <w:pPr>
            <w:pStyle w:val="ListParagraph"/>
            <w:numPr>
              <w:numId w:val="37"/>
            </w:numPr>
            <w:tabs>
              <w:tab w:val="num" w:pos="720"/>
            </w:tabs>
            <w:ind w:hanging="360"/>
          </w:pPr>
        </w:pPrChange>
      </w:pPr>
      <w:del w:id="1063" w:author="Adajar, Kassandra" w:date="2026-09-29T12:29:00Z" w16du:dateUtc="2026-09-29T16:29:00Z">
        <w:r w:rsidRPr="00A21043" w:rsidDel="00914B16">
          <w:rPr>
            <w:b/>
            <w:bCs/>
          </w:rPr>
          <w:delText>Counterfeit Card Fraud</w:delText>
        </w:r>
        <w:r w:rsidRPr="00A21043" w:rsidDel="00914B16">
          <w:delText xml:space="preserve"> Card data has been copied or cloned from the legitimate Visa Debit card and used to create a counterfeit card or credential for unauthorized transactions.</w:delText>
        </w:r>
      </w:del>
    </w:p>
    <w:p w14:paraId="1F50EDF9" w14:textId="68315BE5" w:rsidR="00020787" w:rsidDel="003D298D" w:rsidRDefault="00A21043">
      <w:pPr>
        <w:spacing w:before="0" w:after="0"/>
        <w:rPr>
          <w:del w:id="1064" w:author="Adajar, Kassandra" w:date="2026-09-28T21:41:00Z" w16du:dateUtc="2026-09-29T01:41:00Z"/>
        </w:rPr>
        <w:pPrChange w:id="1065" w:author="Adajar, Kassandra" w:date="2026-09-29T12:36:00Z" w16du:dateUtc="2026-09-29T16:36:00Z">
          <w:pPr>
            <w:pStyle w:val="ListParagraph"/>
            <w:numPr>
              <w:numId w:val="37"/>
            </w:numPr>
            <w:tabs>
              <w:tab w:val="num" w:pos="720"/>
            </w:tabs>
            <w:ind w:hanging="360"/>
          </w:pPr>
        </w:pPrChange>
      </w:pPr>
      <w:del w:id="1066" w:author="Adajar, Kassandra" w:date="2026-09-29T12:29:00Z" w16du:dateUtc="2026-09-29T16:29:00Z">
        <w:r w:rsidRPr="00A21043" w:rsidDel="00914B16">
          <w:rPr>
            <w:b/>
            <w:bCs/>
          </w:rPr>
          <w:delText>Digital Wallet Fraud</w:delText>
        </w:r>
        <w:r w:rsidRPr="00A21043" w:rsidDel="00914B16">
          <w:delText xml:space="preserve"> A Visa Debit card is provisioned to a digital walle</w:delText>
        </w:r>
        <w:r w:rsidR="004149C2" w:rsidDel="00914B16">
          <w:delText>t</w:delText>
        </w:r>
        <w:r w:rsidRPr="00A21043" w:rsidDel="00914B16">
          <w:delText xml:space="preserve"> without the cardholder's authorization, or an authorized digital wallet credential is subsequently used for unauthorized transactions.</w:delText>
        </w:r>
      </w:del>
    </w:p>
    <w:p w14:paraId="25633987" w14:textId="5F58C71E" w:rsidR="00DC47E6" w:rsidDel="00020787" w:rsidRDefault="00DC47E6">
      <w:pPr>
        <w:spacing w:before="0" w:after="0"/>
        <w:rPr>
          <w:del w:id="1067" w:author="Adajar, Kassandra" w:date="2026-09-28T21:40:00Z" w16du:dateUtc="2026-09-29T01:40:00Z"/>
        </w:rPr>
        <w:pPrChange w:id="1068" w:author="Adajar, Kassandra" w:date="2026-09-29T12:36:00Z" w16du:dateUtc="2026-09-29T16:36:00Z">
          <w:pPr>
            <w:pStyle w:val="ListParagraph"/>
            <w:numPr>
              <w:numId w:val="37"/>
            </w:numPr>
            <w:tabs>
              <w:tab w:val="num" w:pos="720"/>
            </w:tabs>
            <w:ind w:hanging="360"/>
          </w:pPr>
        </w:pPrChange>
      </w:pPr>
      <w:del w:id="1069" w:author="Adajar, Kassandra" w:date="2026-09-28T21:40:00Z" w16du:dateUtc="2026-09-29T01:40:00Z">
        <w:r w:rsidRPr="00DC47E6" w:rsidDel="00020787">
          <w:rPr>
            <w:b/>
            <w:bCs/>
          </w:rPr>
          <w:delText>Testing and enumeration:</w:delText>
        </w:r>
        <w:r w:rsidRPr="00DC47E6" w:rsidDel="00020787">
          <w:delText xml:space="preserve"> Criminals may first submit small authorizations or low-value purchases to determine whether stolen card details are valid, followed by larger transactions.</w:delText>
        </w:r>
      </w:del>
    </w:p>
    <w:p w14:paraId="4203AC51" w14:textId="7646CBCF" w:rsidR="00DC47E6" w:rsidDel="00020787" w:rsidRDefault="00A75CA9">
      <w:pPr>
        <w:spacing w:before="0" w:after="0"/>
        <w:rPr>
          <w:del w:id="1070" w:author="Adajar, Kassandra" w:date="2026-09-28T21:40:00Z" w16du:dateUtc="2026-09-29T01:40:00Z"/>
        </w:rPr>
        <w:pPrChange w:id="1071" w:author="Adajar, Kassandra" w:date="2026-09-29T12:36:00Z" w16du:dateUtc="2026-09-29T16:36:00Z">
          <w:pPr>
            <w:pStyle w:val="ListParagraph"/>
            <w:numPr>
              <w:numId w:val="37"/>
            </w:numPr>
            <w:tabs>
              <w:tab w:val="num" w:pos="720"/>
            </w:tabs>
            <w:ind w:hanging="360"/>
          </w:pPr>
        </w:pPrChange>
      </w:pPr>
      <w:del w:id="1072" w:author="Adajar, Kassandra" w:date="2026-09-28T21:40:00Z" w16du:dateUtc="2026-09-29T01:40:00Z">
        <w:r w:rsidRPr="00A75CA9" w:rsidDel="00020787">
          <w:rPr>
            <w:b/>
            <w:bCs/>
          </w:rPr>
          <w:delText>Refund and dispute abuse:</w:delText>
        </w:r>
        <w:r w:rsidRPr="00A75CA9" w:rsidDel="00020787">
          <w:delText xml:space="preserve"> A customer or fraudster makes a legitimate purchase and later falsely claims that the debit-card transaction was unauthorized or that the goods were not received.</w:delText>
        </w:r>
      </w:del>
    </w:p>
    <w:p w14:paraId="22662312" w14:textId="77777777" w:rsidR="0034020D" w:rsidRDefault="0034020D">
      <w:pPr>
        <w:spacing w:before="0" w:after="0"/>
        <w:rPr>
          <w:ins w:id="1073" w:author="Adajar, Kassandra" w:date="2026-09-28T21:11:00Z" w16du:dateUtc="2026-09-29T01:11:00Z"/>
        </w:rPr>
        <w:pPrChange w:id="1074" w:author="Adajar, Kassandra" w:date="2026-09-29T12:36:00Z" w16du:dateUtc="2026-09-29T16:36:00Z">
          <w:pPr>
            <w:pStyle w:val="ListParagraph"/>
          </w:pPr>
        </w:pPrChange>
      </w:pPr>
    </w:p>
    <w:p w14:paraId="2A48D1AD" w14:textId="51B8C458" w:rsidR="00E7052E" w:rsidRDefault="00E7052E" w:rsidP="00E7052E">
      <w:pPr>
        <w:pStyle w:val="AppendixHeading1"/>
        <w:rPr>
          <w:ins w:id="1075" w:author="Adajar, Kassandra" w:date="2026-09-28T21:11:00Z" w16du:dateUtc="2026-09-29T01:11:00Z"/>
        </w:rPr>
      </w:pPr>
      <w:ins w:id="1076" w:author="Adajar, Kassandra" w:date="2026-09-28T21:11:00Z" w16du:dateUtc="2026-09-29T01:11:00Z">
        <w:r>
          <w:t>Appendix</w:t>
        </w:r>
      </w:ins>
    </w:p>
    <w:p w14:paraId="269585AB" w14:textId="37A4C336" w:rsidR="00E7052E" w:rsidRDefault="0094137A">
      <w:pPr>
        <w:pStyle w:val="ListParagraph"/>
        <w:ind w:left="0"/>
        <w:pPrChange w:id="1077" w:author="Adajar, Kassandra" w:date="2026-09-28T21:11:00Z" w16du:dateUtc="2026-09-29T01:11:00Z">
          <w:pPr>
            <w:pStyle w:val="ListParagraph"/>
          </w:pPr>
        </w:pPrChange>
      </w:pPr>
      <w:ins w:id="1078" w:author="Adajar, Kassandra" w:date="2026-09-28T21:11:00Z" w16du:dateUtc="2026-09-29T01:11:00Z">
        <w:r>
          <w:t>xx</w:t>
        </w:r>
      </w:ins>
    </w:p>
    <w:p w14:paraId="24E6737C" w14:textId="77777777" w:rsidR="00615857" w:rsidRDefault="003F12A9">
      <w:pPr>
        <w:pStyle w:val="AppendixHeading1"/>
      </w:pPr>
      <w:bookmarkStart w:id="1079" w:name="_Toc241242765"/>
      <w:bookmarkStart w:id="1080" w:name="_Toc241243088"/>
      <w:bookmarkStart w:id="1081" w:name="_Toc241243300"/>
      <w:bookmarkStart w:id="1082" w:name="_Toc241243595"/>
      <w:bookmarkStart w:id="1083" w:name="_Toc241243632"/>
      <w:r>
        <w:t>Version History</w:t>
      </w:r>
      <w:bookmarkEnd w:id="1079"/>
      <w:bookmarkEnd w:id="1080"/>
      <w:bookmarkEnd w:id="1081"/>
      <w:bookmarkEnd w:id="1082"/>
      <w:bookmarkEnd w:id="1083"/>
    </w:p>
    <w:tbl>
      <w:tblPr>
        <w:tblStyle w:val="TealFINAL"/>
        <w:tblW w:w="0" w:type="auto"/>
        <w:tblLook w:val="04A0" w:firstRow="1" w:lastRow="0" w:firstColumn="1" w:lastColumn="0" w:noHBand="0" w:noVBand="1"/>
      </w:tblPr>
      <w:tblGrid>
        <w:gridCol w:w="2558"/>
        <w:gridCol w:w="2499"/>
        <w:gridCol w:w="4303"/>
      </w:tblGrid>
      <w:tr w:rsidR="00615857" w14:paraId="25D0324B" w14:textId="77777777" w:rsidTr="006158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6" w:type="dxa"/>
            <w:tcMar>
              <w:top w:w="90" w:type="dxa"/>
              <w:left w:w="110" w:type="dxa"/>
              <w:bottom w:w="90" w:type="dxa"/>
              <w:right w:w="110" w:type="dxa"/>
            </w:tcMar>
            <w:vAlign w:val="center"/>
          </w:tcPr>
          <w:p w14:paraId="7B02AFC4" w14:textId="77777777" w:rsidR="00615857" w:rsidRDefault="003F12A9">
            <w:r>
              <w:t>DATE</w:t>
            </w:r>
          </w:p>
        </w:tc>
        <w:tc>
          <w:tcPr>
            <w:tcW w:w="1440" w:type="dxa"/>
            <w:tcMar>
              <w:top w:w="90" w:type="dxa"/>
              <w:left w:w="110" w:type="dxa"/>
              <w:bottom w:w="90" w:type="dxa"/>
              <w:right w:w="110" w:type="dxa"/>
            </w:tcMar>
            <w:vAlign w:val="center"/>
          </w:tcPr>
          <w:p w14:paraId="4A3D906F" w14:textId="77777777" w:rsidR="00615857" w:rsidRDefault="003F12A9">
            <w:pPr>
              <w:cnfStyle w:val="100000000000" w:firstRow="1" w:lastRow="0" w:firstColumn="0" w:lastColumn="0" w:oddVBand="0" w:evenVBand="0" w:oddHBand="0" w:evenHBand="0" w:firstRowFirstColumn="0" w:firstRowLastColumn="0" w:lastRowFirstColumn="0" w:lastRowLastColumn="0"/>
            </w:pPr>
            <w:r>
              <w:t>VERSION</w:t>
            </w:r>
          </w:p>
        </w:tc>
        <w:tc>
          <w:tcPr>
            <w:tcW w:w="5760" w:type="dxa"/>
            <w:tcMar>
              <w:top w:w="90" w:type="dxa"/>
              <w:left w:w="110" w:type="dxa"/>
              <w:bottom w:w="90" w:type="dxa"/>
              <w:right w:w="110" w:type="dxa"/>
            </w:tcMar>
            <w:vAlign w:val="center"/>
          </w:tcPr>
          <w:p w14:paraId="38B5E591" w14:textId="77777777" w:rsidR="00615857" w:rsidRDefault="003F12A9">
            <w:pPr>
              <w:cnfStyle w:val="100000000000" w:firstRow="1" w:lastRow="0" w:firstColumn="0" w:lastColumn="0" w:oddVBand="0" w:evenVBand="0" w:oddHBand="0" w:evenHBand="0" w:firstRowFirstColumn="0" w:firstRowLastColumn="0" w:lastRowFirstColumn="0" w:lastRowLastColumn="0"/>
            </w:pPr>
            <w:r>
              <w:t>CHANGE</w:t>
            </w:r>
          </w:p>
        </w:tc>
      </w:tr>
      <w:tr w:rsidR="00615857" w14:paraId="0AAF44C6" w14:textId="77777777" w:rsidTr="00615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10CEAB" w14:textId="405ECDCA" w:rsidR="00615857" w:rsidRDefault="003F12A9">
            <w:r>
              <w:t>2</w:t>
            </w:r>
            <w:r w:rsidR="0034020D">
              <w:t>5</w:t>
            </w:r>
            <w:r>
              <w:t xml:space="preserve"> September 2026</w:t>
            </w:r>
          </w:p>
        </w:tc>
        <w:tc>
          <w:tcPr>
            <w:tcW w:w="3120" w:type="dxa"/>
          </w:tcPr>
          <w:p w14:paraId="79E1C552" w14:textId="598C469D" w:rsidR="00615857" w:rsidRDefault="003F12A9">
            <w:pPr>
              <w:cnfStyle w:val="000000100000" w:firstRow="0" w:lastRow="0" w:firstColumn="0" w:lastColumn="0" w:oddVBand="0" w:evenVBand="0" w:oddHBand="1" w:evenHBand="0" w:firstRowFirstColumn="0" w:firstRowLastColumn="0" w:lastRowFirstColumn="0" w:lastRowLastColumn="0"/>
            </w:pPr>
            <w:r>
              <w:t>00</w:t>
            </w:r>
            <w:r w:rsidR="0034020D">
              <w:t>1</w:t>
            </w:r>
          </w:p>
        </w:tc>
        <w:tc>
          <w:tcPr>
            <w:tcW w:w="3120" w:type="dxa"/>
          </w:tcPr>
          <w:p w14:paraId="5C97140F" w14:textId="30D9BBB9" w:rsidR="00615857" w:rsidRDefault="00FF6226">
            <w:pPr>
              <w:cnfStyle w:val="000000100000" w:firstRow="0" w:lastRow="0" w:firstColumn="0" w:lastColumn="0" w:oddVBand="0" w:evenVBand="0" w:oddHBand="1" w:evenHBand="0" w:firstRowFirstColumn="0" w:firstRowLastColumn="0" w:lastRowFirstColumn="0" w:lastRowLastColumn="0"/>
            </w:pPr>
            <w:r>
              <w:t>First Draft Initiated</w:t>
            </w:r>
          </w:p>
        </w:tc>
      </w:tr>
    </w:tbl>
    <w:p w14:paraId="41C8F396" w14:textId="77777777" w:rsidR="00615857" w:rsidRDefault="00615857"/>
    <w:sectPr w:rsidR="00615857" w:rsidSect="00A7343A">
      <w:footerReference w:type="first" r:id="rId28"/>
      <w:pgSz w:w="12240" w:h="15840"/>
      <w:pgMar w:top="1559" w:right="1440" w:bottom="1440" w:left="1440" w:header="720" w:footer="3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Danylenko, Victoria" w:date="2026-09-28T19:03:00Z" w:initials="VD">
    <w:p w14:paraId="5BC66DB1" w14:textId="77777777" w:rsidR="009907C6" w:rsidRDefault="009907C6" w:rsidP="009907C6">
      <w:r>
        <w:rPr>
          <w:rStyle w:val="CommentReference"/>
        </w:rPr>
        <w:annotationRef/>
      </w:r>
      <w:r>
        <w:t>can we expand this and list all things fraud team is supposed to do</w:t>
      </w:r>
    </w:p>
  </w:comment>
  <w:comment w:id="33" w:author="Adajar, Kassandra" w:date="2026-09-29T12:01:00Z" w:initials="KA">
    <w:p w14:paraId="794E2599" w14:textId="77777777" w:rsidR="0088355A" w:rsidRDefault="0088355A" w:rsidP="0088355A">
      <w:pPr>
        <w:pStyle w:val="CommentText"/>
      </w:pPr>
      <w:r>
        <w:rPr>
          <w:rStyle w:val="CommentReference"/>
        </w:rPr>
        <w:annotationRef/>
      </w:r>
      <w:r>
        <w:t xml:space="preserve">Added - this is similar to what Beem has in their “draft fraud risk management framework” they outlined these details </w:t>
      </w:r>
    </w:p>
  </w:comment>
  <w:comment w:id="34" w:author="Adajar, Kassandra" w:date="2026-09-29T12:09:00Z" w:initials="KA">
    <w:p w14:paraId="6FC31055" w14:textId="77777777" w:rsidR="0073234B" w:rsidRDefault="00B04280" w:rsidP="0073234B">
      <w:pPr>
        <w:pStyle w:val="CommentText"/>
      </w:pPr>
      <w:r>
        <w:rPr>
          <w:rStyle w:val="CommentReference"/>
        </w:rPr>
        <w:annotationRef/>
      </w:r>
      <w:r w:rsidR="0073234B">
        <w:t>This is specific though to fraud management/fraud specialist which makes up the fraud team, there are no other doc I’ve reviewed that speaks to it generally - I can ask the client but not sure they will have this.</w:t>
      </w:r>
    </w:p>
  </w:comment>
  <w:comment w:id="70" w:author="Danylenko, Victoria" w:date="2026-09-28T19:06:00Z" w:initials="VD">
    <w:p w14:paraId="7EF8C612" w14:textId="77777777" w:rsidR="00084753" w:rsidRDefault="00084753" w:rsidP="00084753">
      <w:r>
        <w:rPr>
          <w:rStyle w:val="CommentReference"/>
        </w:rPr>
        <w:annotationRef/>
      </w:r>
      <w:r>
        <w:t>can we also mention they are working through alerts in this platform. So generate and disposition alerts</w:t>
      </w:r>
    </w:p>
  </w:comment>
  <w:comment w:id="71" w:author="Adajar, Kassandra" w:date="2026-09-29T12:05:00Z" w:initials="KA">
    <w:p w14:paraId="54CDCF28" w14:textId="77777777" w:rsidR="00784BF3" w:rsidRDefault="00784BF3" w:rsidP="00784BF3">
      <w:pPr>
        <w:pStyle w:val="CommentText"/>
      </w:pPr>
      <w:r>
        <w:rPr>
          <w:rStyle w:val="CommentReference"/>
        </w:rPr>
        <w:annotationRef/>
      </w:r>
      <w:r>
        <w:t>Updated - let me know your thoughts</w:t>
      </w:r>
    </w:p>
  </w:comment>
  <w:comment w:id="99" w:author="Adajar, Kassandra" w:date="2026-10-01T09:44:00Z" w:initials="KA">
    <w:p w14:paraId="4A7E383B" w14:textId="2D140D7C" w:rsidR="00915BC1" w:rsidRDefault="00915BC1" w:rsidP="00915BC1">
      <w:pPr>
        <w:pStyle w:val="CommentText"/>
      </w:pPr>
      <w:r>
        <w:rPr>
          <w:rStyle w:val="CommentReference"/>
        </w:rPr>
        <w:annotationRef/>
      </w:r>
      <w:r>
        <w:fldChar w:fldCharType="begin"/>
      </w:r>
      <w:r>
        <w:instrText>HYPERLINK "mailto:vdanylenko@deloitte.ca"</w:instrText>
      </w:r>
      <w:bookmarkStart w:id="100" w:name="_@_829BE62C3E30427991B7831CEF4D191CZ"/>
      <w:r>
        <w:fldChar w:fldCharType="separate"/>
      </w:r>
      <w:bookmarkEnd w:id="100"/>
      <w:r w:rsidRPr="00915BC1">
        <w:rPr>
          <w:rStyle w:val="Mention"/>
          <w:noProof/>
        </w:rPr>
        <w:t>@Danylenko, Victoria</w:t>
      </w:r>
      <w:r>
        <w:fldChar w:fldCharType="end"/>
      </w:r>
      <w:r>
        <w:t xml:space="preserve"> I’ve updated to include updating the case to data visor </w:t>
      </w:r>
      <w:hyperlink r:id="rId1" w:history="1">
        <w:r w:rsidRPr="00384625">
          <w:rPr>
            <w:rStyle w:val="Hyperlink"/>
          </w:rPr>
          <w:t>DRAFT - Visa Debit Fraud Investigation Process Flow.pptx</w:t>
        </w:r>
      </w:hyperlink>
      <w:r>
        <w:t xml:space="preserve"> </w:t>
      </w:r>
    </w:p>
  </w:comment>
  <w:comment w:id="98" w:author="Adajar, Kassandra" w:date="2026-10-01T13:51:00Z" w:initials="KA">
    <w:p w14:paraId="06C97624" w14:textId="77777777" w:rsidR="00B21924" w:rsidRDefault="00B21924" w:rsidP="00B21924">
      <w:pPr>
        <w:pStyle w:val="CommentText"/>
      </w:pPr>
      <w:r>
        <w:rPr>
          <w:rStyle w:val="CommentReference"/>
        </w:rPr>
        <w:annotationRef/>
      </w:r>
      <w:r>
        <w:t>Add ID for each of the steps A1.1</w:t>
      </w:r>
    </w:p>
  </w:comment>
  <w:comment w:id="118" w:author="Danylenko, Victoria" w:date="2026-09-29T05:33:00Z" w:initials="VD">
    <w:p w14:paraId="34AC9FD6" w14:textId="77777777" w:rsidR="00087A32" w:rsidRDefault="00087A32" w:rsidP="00087A32">
      <w:r>
        <w:rPr>
          <w:rStyle w:val="CommentReference"/>
        </w:rPr>
        <w:annotationRef/>
      </w:r>
      <w:r>
        <w:t>why do we think they need to do this?</w:t>
      </w:r>
    </w:p>
  </w:comment>
  <w:comment w:id="119" w:author="Adajar, Kassandra" w:date="2026-09-28T15:55:00Z" w:initials="KA">
    <w:p w14:paraId="2FEB0075" w14:textId="77777777" w:rsidR="006F2F26" w:rsidRDefault="006F2F26" w:rsidP="006F2F26">
      <w:pPr>
        <w:pStyle w:val="CommentText"/>
      </w:pPr>
      <w:r>
        <w:rPr>
          <w:rStyle w:val="CommentReference"/>
        </w:rPr>
        <w:annotationRef/>
      </w:r>
      <w:r>
        <w:t xml:space="preserve"> I think it’s important because errors may happen at intake, this would form a cautionary control step. So if this was missed (which may be a rare case given growth knows to do this) this still makes sure any missed step is caught before the investigation continues and further losses are prevented - thoughts?</w:t>
      </w:r>
    </w:p>
  </w:comment>
  <w:comment w:id="130" w:author="Danylenko, Victoria" w:date="2026-09-29T05:34:00Z" w:initials="VD">
    <w:p w14:paraId="4D9132EF" w14:textId="77777777" w:rsidR="008C1D68" w:rsidRDefault="008C1D68" w:rsidP="008C1D68">
      <w:r>
        <w:rPr>
          <w:rStyle w:val="CommentReference"/>
        </w:rPr>
        <w:annotationRef/>
      </w:r>
      <w:r>
        <w:t>is this gonna be in FIF?</w:t>
      </w:r>
    </w:p>
  </w:comment>
  <w:comment w:id="131" w:author="Adajar, Kassandra" w:date="2026-09-28T15:48:00Z" w:initials="KA">
    <w:p w14:paraId="41465E59" w14:textId="77777777" w:rsidR="00801A31" w:rsidRDefault="00801A31" w:rsidP="00801A31">
      <w:pPr>
        <w:pStyle w:val="CommentText"/>
      </w:pPr>
      <w:r>
        <w:rPr>
          <w:rStyle w:val="CommentReference"/>
        </w:rPr>
        <w:annotationRef/>
      </w:r>
      <w:r>
        <w:t>There is already a section in the FIF to select fraud incident type - currently needs to be updated to  ensure  visa debit card fraud types are included (part of my work on updating existing procedures)</w:t>
      </w:r>
    </w:p>
  </w:comment>
  <w:comment w:id="133" w:author="Danylenko, Victoria" w:date="2026-09-29T05:35:00Z" w:initials="VD">
    <w:p w14:paraId="32E0149B" w14:textId="77777777" w:rsidR="0043670F" w:rsidRDefault="0043670F" w:rsidP="0043670F">
      <w:r>
        <w:rPr>
          <w:rStyle w:val="CommentReference"/>
        </w:rPr>
        <w:annotationRef/>
      </w:r>
      <w:r>
        <w:t xml:space="preserve">i don't think fraud team would need it. </w:t>
      </w:r>
    </w:p>
  </w:comment>
  <w:comment w:id="134" w:author="Adajar, Kassandra" w:date="2026-09-28T16:48:00Z" w:initials="KA">
    <w:p w14:paraId="6DC1DB5D" w14:textId="77777777" w:rsidR="00E62C93" w:rsidRDefault="00E62C93" w:rsidP="00E62C93">
      <w:pPr>
        <w:pStyle w:val="CommentText"/>
      </w:pPr>
      <w:r>
        <w:rPr>
          <w:rStyle w:val="CommentReference"/>
        </w:rPr>
        <w:annotationRef/>
      </w:r>
      <w:r>
        <w:t>Would it make sense to keep it since it’s a data point being reviewed in the next section? I brought this data point as an element that fraud specialist needs to review as part of “conduct investigation” to determine if any anomalies failed and overall figure out indicators supporting fraud or not. Let me know your thoughts</w:t>
      </w:r>
    </w:p>
  </w:comment>
  <w:comment w:id="137" w:author="Danylenko, Victoria" w:date="2026-09-29T06:38:00Z" w:initials="VD">
    <w:p w14:paraId="4CCC5169" w14:textId="77777777" w:rsidR="00C95893" w:rsidRDefault="00C95893" w:rsidP="00C95893">
      <w:r>
        <w:rPr>
          <w:rStyle w:val="CommentReference"/>
        </w:rPr>
        <w:annotationRef/>
      </w:r>
      <w:r>
        <w:t>we need to provide details how they can log in to the portal and get this data</w:t>
      </w:r>
    </w:p>
  </w:comment>
  <w:comment w:id="138" w:author="Adajar, Kassandra" w:date="2026-09-28T21:07:00Z" w:initials="KA">
    <w:p w14:paraId="643A035D" w14:textId="77777777" w:rsidR="00B56747" w:rsidRDefault="00B56747" w:rsidP="00B56747">
      <w:pPr>
        <w:pStyle w:val="CommentText"/>
      </w:pPr>
      <w:r>
        <w:rPr>
          <w:rStyle w:val="CommentReference"/>
        </w:rPr>
        <w:annotationRef/>
      </w:r>
      <w:r>
        <w:t>Will have a separate area in this document that allows the member to understand how to log into eAuthenticate + eDetect</w:t>
      </w:r>
    </w:p>
  </w:comment>
  <w:comment w:id="146" w:author="Danylenko, Victoria" w:date="2026-09-29T06:36:00Z" w:initials="VD">
    <w:p w14:paraId="64329E6C" w14:textId="77777777" w:rsidR="00633AB7" w:rsidRDefault="00633AB7" w:rsidP="00633AB7">
      <w:r>
        <w:rPr>
          <w:rStyle w:val="CommentReference"/>
        </w:rPr>
        <w:annotationRef/>
      </w:r>
      <w:r>
        <w:t>here we should insert the investigation matrix...so agents know what to look for. see AI example below.</w:t>
      </w:r>
    </w:p>
  </w:comment>
  <w:comment w:id="147" w:author="Adajar, Kassandra" w:date="2026-09-28T21:08:00Z" w:initials="KA">
    <w:p w14:paraId="6D9BDA29" w14:textId="77777777" w:rsidR="00B56747" w:rsidRDefault="00B56747" w:rsidP="00B56747">
      <w:pPr>
        <w:pStyle w:val="CommentText"/>
      </w:pPr>
      <w:r>
        <w:rPr>
          <w:rStyle w:val="CommentReference"/>
        </w:rPr>
        <w:annotationRef/>
      </w:r>
      <w:r>
        <w:t>Noted - I will work on updating this section</w:t>
      </w:r>
    </w:p>
  </w:comment>
  <w:comment w:id="169" w:author="Danylenko, Victoria" w:date="2026-09-29T06:27:00Z" w:initials="VD">
    <w:p w14:paraId="21D6472B" w14:textId="77777777" w:rsidR="00901FA5" w:rsidRDefault="00901FA5" w:rsidP="00901FA5">
      <w:r>
        <w:rPr>
          <w:rStyle w:val="CommentReference"/>
        </w:rPr>
        <w:annotationRef/>
      </w:r>
      <w:r>
        <w:t>are we actually asking Growth team to identify red flags? i don't think so</w:t>
      </w:r>
    </w:p>
  </w:comment>
  <w:comment w:id="170" w:author="Adajar, Kassandra" w:date="2026-09-28T16:32:00Z" w:initials="KA">
    <w:p w14:paraId="1F7586A0" w14:textId="77777777" w:rsidR="00AD2664" w:rsidRDefault="00AD2664" w:rsidP="00AD2664">
      <w:pPr>
        <w:pStyle w:val="CommentText"/>
      </w:pPr>
      <w:r>
        <w:rPr>
          <w:rStyle w:val="CommentReference"/>
        </w:rPr>
        <w:annotationRef/>
      </w:r>
      <w:r>
        <w:t>The FIF form that Growth team fills out has a section on red flags - they can select whatever red flags are listed there based on member interaction</w:t>
      </w:r>
    </w:p>
  </w:comment>
  <w:comment w:id="171" w:author="Adajar, Kassandra" w:date="2026-09-28T16:36:00Z" w:initials="KA">
    <w:p w14:paraId="0323A63D" w14:textId="77777777" w:rsidR="005361D7" w:rsidRDefault="005361D7" w:rsidP="005361D7">
      <w:pPr>
        <w:pStyle w:val="CommentText"/>
      </w:pPr>
      <w:r>
        <w:rPr>
          <w:rStyle w:val="CommentReference"/>
        </w:rPr>
        <w:annotationRef/>
      </w:r>
      <w:r>
        <w:t>For more details - Its in the same section where they fill out fraud incident type - right below they can select red flag respective to the fraud selected- for example if fraud incident was “account takeover” one of the red flags noted was “member is secretive, nervous or reluctant to discuss”</w:t>
      </w:r>
    </w:p>
  </w:comment>
  <w:comment w:id="183" w:author="Adajar, Kassandra" w:date="2026-09-28T19:16:00Z" w:initials="KA">
    <w:p w14:paraId="0745F9A8" w14:textId="77777777" w:rsidR="007436A9" w:rsidRDefault="007436A9" w:rsidP="007436A9">
      <w:pPr>
        <w:pStyle w:val="CommentText"/>
      </w:pPr>
      <w:r>
        <w:rPr>
          <w:rStyle w:val="CommentReference"/>
        </w:rPr>
        <w:annotationRef/>
      </w:r>
      <w:r>
        <w:t>Check if there are more than 5 disputes</w:t>
      </w:r>
    </w:p>
  </w:comment>
  <w:comment w:id="205" w:author="Danylenko, Victoria" w:date="2026-09-29T06:39:00Z" w:initials="VD">
    <w:p w14:paraId="1AC24061" w14:textId="77777777" w:rsidR="00D82E33" w:rsidRDefault="00D82E33" w:rsidP="007E5337">
      <w:r>
        <w:rPr>
          <w:rStyle w:val="CommentReference"/>
        </w:rPr>
        <w:annotationRef/>
      </w:r>
      <w:r>
        <w:t>we also need to reference fraud typologies relevant to visa debit card</w:t>
      </w:r>
    </w:p>
  </w:comment>
  <w:comment w:id="206" w:author="Adajar, Kassandra" w:date="2026-09-29T16:29:00Z" w:initials="KA">
    <w:p w14:paraId="5DAC4E14" w14:textId="77777777" w:rsidR="00D82E33" w:rsidRDefault="00D82E33" w:rsidP="00D82E33">
      <w:pPr>
        <w:pStyle w:val="CommentText"/>
      </w:pPr>
      <w:r>
        <w:rPr>
          <w:rStyle w:val="CommentReference"/>
        </w:rPr>
        <w:annotationRef/>
      </w:r>
      <w:r>
        <w:t>I’ve added relevant visa debit card fraud typologies in section 6</w:t>
      </w:r>
    </w:p>
  </w:comment>
  <w:comment w:id="713" w:author="Adajar, Kassandra" w:date="2026-09-28T19:22:00Z" w:initials="KA">
    <w:p w14:paraId="3733CE3B" w14:textId="1C15873D" w:rsidR="00802D75" w:rsidRDefault="00802D75" w:rsidP="00802D75">
      <w:pPr>
        <w:pStyle w:val="CommentText"/>
      </w:pPr>
      <w:r>
        <w:rPr>
          <w:rStyle w:val="CommentReference"/>
        </w:rPr>
        <w:annotationRef/>
      </w:r>
      <w:r>
        <w:t>Finalize the fraud types here</w:t>
      </w:r>
    </w:p>
  </w:comment>
  <w:comment w:id="733" w:author="Adajar, Kassandra" w:date="2026-09-28T21:08:00Z" w:initials="KA">
    <w:p w14:paraId="16A0EC77" w14:textId="77777777" w:rsidR="00B56747" w:rsidRDefault="00B56747" w:rsidP="00B56747">
      <w:pPr>
        <w:pStyle w:val="CommentText"/>
      </w:pPr>
      <w:r>
        <w:rPr>
          <w:rStyle w:val="CommentReference"/>
        </w:rPr>
        <w:annotationRef/>
      </w:r>
      <w:r>
        <w:t>Combine determine + record</w:t>
      </w:r>
    </w:p>
  </w:comment>
  <w:comment w:id="806" w:author="Adajar, Kassandra" w:date="2026-09-28T21:11:00Z" w:initials="KA">
    <w:p w14:paraId="69A374DD" w14:textId="77777777" w:rsidR="00E7052E" w:rsidRDefault="00E7052E" w:rsidP="00E7052E">
      <w:pPr>
        <w:pStyle w:val="CommentText"/>
      </w:pPr>
      <w:r>
        <w:rPr>
          <w:rStyle w:val="CommentReference"/>
        </w:rPr>
        <w:annotationRef/>
      </w:r>
      <w:r>
        <w:t>Ask growth team if they do this and how, for now remove from the flow</w:t>
      </w:r>
    </w:p>
  </w:comment>
  <w:comment w:id="946" w:author="Adajar, Kassandra" w:date="2026-10-01T14:45:00Z" w:initials="KA">
    <w:p w14:paraId="412B6C42" w14:textId="77777777" w:rsidR="00E70C81" w:rsidRDefault="00E70C81" w:rsidP="00E70C81">
      <w:pPr>
        <w:pStyle w:val="CommentText"/>
      </w:pPr>
      <w:r>
        <w:rPr>
          <w:rStyle w:val="CommentReference"/>
        </w:rPr>
        <w:annotationRef/>
      </w:r>
      <w:r>
        <w:t>Scams may not always be third party though. Member can knowingly participate in a scheme and usually they authorize it right - so first party</w:t>
      </w:r>
    </w:p>
  </w:comment>
  <w:comment w:id="947" w:author="Adajar, Kassandra" w:date="2026-10-01T14:48:00Z" w:initials="KA">
    <w:p w14:paraId="0612AA0A" w14:textId="77777777" w:rsidR="00CC5604" w:rsidRDefault="00CC5604" w:rsidP="00CC5604">
      <w:pPr>
        <w:pStyle w:val="CommentText"/>
      </w:pPr>
      <w:r>
        <w:rPr>
          <w:rStyle w:val="CommentReference"/>
        </w:rPr>
        <w:annotationRef/>
      </w:r>
      <w:r>
        <w:t>All of these can be essentially first party if the member participated in the fraud method so would it be best not to classify it ?</w:t>
      </w:r>
    </w:p>
  </w:comment>
  <w:comment w:id="948" w:author="Adajar, Kassandra" w:date="2026-10-01T14:50:00Z" w:initials="KA">
    <w:p w14:paraId="4D6EBF45" w14:textId="77777777" w:rsidR="00A67290" w:rsidRDefault="00A67290" w:rsidP="00A67290">
      <w:pPr>
        <w:pStyle w:val="CommentText"/>
      </w:pPr>
      <w:r>
        <w:rPr>
          <w:rStyle w:val="CommentReference"/>
        </w:rPr>
        <w:annotationRef/>
      </w:r>
      <w:r>
        <w:t>All of these are methods, but the outcome for third party is unauthorized, first party is authorized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C66DB1" w15:done="0"/>
  <w15:commentEx w15:paraId="794E2599" w15:paraIdParent="5BC66DB1" w15:done="0"/>
  <w15:commentEx w15:paraId="6FC31055" w15:paraIdParent="5BC66DB1" w15:done="0"/>
  <w15:commentEx w15:paraId="7EF8C612" w15:done="0"/>
  <w15:commentEx w15:paraId="54CDCF28" w15:paraIdParent="7EF8C612" w15:done="0"/>
  <w15:commentEx w15:paraId="4A7E383B" w15:done="0"/>
  <w15:commentEx w15:paraId="06C97624" w15:done="1"/>
  <w15:commentEx w15:paraId="34AC9FD6" w15:done="1"/>
  <w15:commentEx w15:paraId="2FEB0075" w15:paraIdParent="34AC9FD6" w15:done="1"/>
  <w15:commentEx w15:paraId="4D9132EF" w15:done="1"/>
  <w15:commentEx w15:paraId="41465E59" w15:paraIdParent="4D9132EF" w15:done="1"/>
  <w15:commentEx w15:paraId="32E0149B" w15:done="1"/>
  <w15:commentEx w15:paraId="6DC1DB5D" w15:paraIdParent="32E0149B" w15:done="1"/>
  <w15:commentEx w15:paraId="4CCC5169" w15:done="0"/>
  <w15:commentEx w15:paraId="643A035D" w15:paraIdParent="4CCC5169" w15:done="0"/>
  <w15:commentEx w15:paraId="64329E6C" w15:done="1"/>
  <w15:commentEx w15:paraId="6D9BDA29" w15:paraIdParent="64329E6C" w15:done="1"/>
  <w15:commentEx w15:paraId="21D6472B" w15:done="1"/>
  <w15:commentEx w15:paraId="1F7586A0" w15:paraIdParent="21D6472B" w15:done="1"/>
  <w15:commentEx w15:paraId="0323A63D" w15:paraIdParent="21D6472B" w15:done="1"/>
  <w15:commentEx w15:paraId="0745F9A8" w15:done="0"/>
  <w15:commentEx w15:paraId="1AC24061" w15:done="0"/>
  <w15:commentEx w15:paraId="5DAC4E14" w15:paraIdParent="1AC24061" w15:done="0"/>
  <w15:commentEx w15:paraId="3733CE3B" w15:done="0"/>
  <w15:commentEx w15:paraId="16A0EC77" w15:done="0"/>
  <w15:commentEx w15:paraId="69A374DD" w15:done="0"/>
  <w15:commentEx w15:paraId="412B6C42" w15:done="1"/>
  <w15:commentEx w15:paraId="0612AA0A" w15:paraIdParent="412B6C42" w15:done="1"/>
  <w15:commentEx w15:paraId="4D6EBF45" w15:paraIdParent="412B6C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CACD2A" w16cex:dateUtc="2026-09-28T09:03:00Z"/>
  <w16cex:commentExtensible w16cex:durableId="7F0382B7" w16cex:dateUtc="2026-09-29T16:01:00Z"/>
  <w16cex:commentExtensible w16cex:durableId="2AC054FC" w16cex:dateUtc="2026-09-29T16:09:00Z"/>
  <w16cex:commentExtensible w16cex:durableId="3CC10EA6" w16cex:dateUtc="2026-09-28T09:06:00Z"/>
  <w16cex:commentExtensible w16cex:durableId="3C9156C4" w16cex:dateUtc="2026-09-29T16:05:00Z"/>
  <w16cex:commentExtensible w16cex:durableId="520CE196" w16cex:dateUtc="2026-10-01T13:44:00Z"/>
  <w16cex:commentExtensible w16cex:durableId="3B8FBC82" w16cex:dateUtc="2026-10-01T17:51:00Z"/>
  <w16cex:commentExtensible w16cex:durableId="1C20B9B3" w16cex:dateUtc="2026-09-28T19:33:00Z"/>
  <w16cex:commentExtensible w16cex:durableId="67ACB8B6" w16cex:dateUtc="2026-09-28T19:55:00Z"/>
  <w16cex:commentExtensible w16cex:durableId="7A998124" w16cex:dateUtc="2026-09-28T19:34:00Z"/>
  <w16cex:commentExtensible w16cex:durableId="0D76023E" w16cex:dateUtc="2026-09-28T19:48:00Z"/>
  <w16cex:commentExtensible w16cex:durableId="6220445B" w16cex:dateUtc="2026-09-28T19:35:00Z"/>
  <w16cex:commentExtensible w16cex:durableId="4805F9B6" w16cex:dateUtc="2026-09-28T20:48:00Z"/>
  <w16cex:commentExtensible w16cex:durableId="52B9364A" w16cex:dateUtc="2026-09-28T20:38:00Z"/>
  <w16cex:commentExtensible w16cex:durableId="15C1A7D2" w16cex:dateUtc="2026-09-29T01:07:00Z"/>
  <w16cex:commentExtensible w16cex:durableId="26925A35" w16cex:dateUtc="2026-09-28T20:36:00Z"/>
  <w16cex:commentExtensible w16cex:durableId="6F715BC5" w16cex:dateUtc="2026-09-29T01:08:00Z"/>
  <w16cex:commentExtensible w16cex:durableId="6783AB88" w16cex:dateUtc="2026-09-28T20:27:00Z"/>
  <w16cex:commentExtensible w16cex:durableId="7841ABAB" w16cex:dateUtc="2026-09-28T20:32:00Z"/>
  <w16cex:commentExtensible w16cex:durableId="52461533" w16cex:dateUtc="2026-09-28T20:36:00Z"/>
  <w16cex:commentExtensible w16cex:durableId="38D3FF0B" w16cex:dateUtc="2026-09-28T23:16:00Z"/>
  <w16cex:commentExtensible w16cex:durableId="0166B1A1" w16cex:dateUtc="2026-09-28T20:39:00Z"/>
  <w16cex:commentExtensible w16cex:durableId="6D6F56BD" w16cex:dateUtc="2026-09-29T20:29:00Z"/>
  <w16cex:commentExtensible w16cex:durableId="351E62B7" w16cex:dateUtc="2026-09-28T23:22:00Z"/>
  <w16cex:commentExtensible w16cex:durableId="172BC002" w16cex:dateUtc="2026-09-29T01:08:00Z"/>
  <w16cex:commentExtensible w16cex:durableId="025F170B" w16cex:dateUtc="2026-09-29T01:11:00Z"/>
  <w16cex:commentExtensible w16cex:durableId="1ABEECCD" w16cex:dateUtc="2026-10-01T18:45:00Z"/>
  <w16cex:commentExtensible w16cex:durableId="215944D0" w16cex:dateUtc="2026-10-01T18:48:00Z"/>
  <w16cex:commentExtensible w16cex:durableId="3ABDBCF5" w16cex:dateUtc="2026-10-01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C66DB1" w16cid:durableId="55CACD2A"/>
  <w16cid:commentId w16cid:paraId="794E2599" w16cid:durableId="7F0382B7"/>
  <w16cid:commentId w16cid:paraId="6FC31055" w16cid:durableId="2AC054FC"/>
  <w16cid:commentId w16cid:paraId="7EF8C612" w16cid:durableId="3CC10EA6"/>
  <w16cid:commentId w16cid:paraId="54CDCF28" w16cid:durableId="3C9156C4"/>
  <w16cid:commentId w16cid:paraId="4A7E383B" w16cid:durableId="520CE196"/>
  <w16cid:commentId w16cid:paraId="06C97624" w16cid:durableId="3B8FBC82"/>
  <w16cid:commentId w16cid:paraId="34AC9FD6" w16cid:durableId="1C20B9B3"/>
  <w16cid:commentId w16cid:paraId="2FEB0075" w16cid:durableId="67ACB8B6"/>
  <w16cid:commentId w16cid:paraId="4D9132EF" w16cid:durableId="7A998124"/>
  <w16cid:commentId w16cid:paraId="41465E59" w16cid:durableId="0D76023E"/>
  <w16cid:commentId w16cid:paraId="32E0149B" w16cid:durableId="6220445B"/>
  <w16cid:commentId w16cid:paraId="6DC1DB5D" w16cid:durableId="4805F9B6"/>
  <w16cid:commentId w16cid:paraId="4CCC5169" w16cid:durableId="52B9364A"/>
  <w16cid:commentId w16cid:paraId="643A035D" w16cid:durableId="15C1A7D2"/>
  <w16cid:commentId w16cid:paraId="64329E6C" w16cid:durableId="26925A35"/>
  <w16cid:commentId w16cid:paraId="6D9BDA29" w16cid:durableId="6F715BC5"/>
  <w16cid:commentId w16cid:paraId="21D6472B" w16cid:durableId="6783AB88"/>
  <w16cid:commentId w16cid:paraId="1F7586A0" w16cid:durableId="7841ABAB"/>
  <w16cid:commentId w16cid:paraId="0323A63D" w16cid:durableId="52461533"/>
  <w16cid:commentId w16cid:paraId="0745F9A8" w16cid:durableId="38D3FF0B"/>
  <w16cid:commentId w16cid:paraId="1AC24061" w16cid:durableId="0166B1A1"/>
  <w16cid:commentId w16cid:paraId="5DAC4E14" w16cid:durableId="6D6F56BD"/>
  <w16cid:commentId w16cid:paraId="3733CE3B" w16cid:durableId="351E62B7"/>
  <w16cid:commentId w16cid:paraId="16A0EC77" w16cid:durableId="172BC002"/>
  <w16cid:commentId w16cid:paraId="69A374DD" w16cid:durableId="025F170B"/>
  <w16cid:commentId w16cid:paraId="412B6C42" w16cid:durableId="1ABEECCD"/>
  <w16cid:commentId w16cid:paraId="0612AA0A" w16cid:durableId="215944D0"/>
  <w16cid:commentId w16cid:paraId="4D6EBF45" w16cid:durableId="3ABDBC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E98F" w14:textId="77777777" w:rsidR="00FF771D" w:rsidRPr="00BD2C13" w:rsidRDefault="00FF771D" w:rsidP="008436BE">
      <w:pPr>
        <w:spacing w:before="0" w:after="0"/>
      </w:pPr>
      <w:r w:rsidRPr="00BD2C13">
        <w:separator/>
      </w:r>
    </w:p>
    <w:p w14:paraId="061814CE" w14:textId="77777777" w:rsidR="00FF771D" w:rsidRPr="00BD2C13" w:rsidRDefault="00FF771D"/>
    <w:p w14:paraId="64E2CE11" w14:textId="77777777" w:rsidR="00FF771D" w:rsidRPr="00BD2C13" w:rsidRDefault="00FF771D" w:rsidP="00590789"/>
  </w:endnote>
  <w:endnote w:type="continuationSeparator" w:id="0">
    <w:p w14:paraId="179661B7" w14:textId="77777777" w:rsidR="00FF771D" w:rsidRPr="00BD2C13" w:rsidRDefault="00FF771D" w:rsidP="008436BE">
      <w:pPr>
        <w:spacing w:before="0" w:after="0"/>
      </w:pPr>
      <w:r w:rsidRPr="00BD2C13">
        <w:continuationSeparator/>
      </w:r>
    </w:p>
    <w:p w14:paraId="7F2F74EE" w14:textId="77777777" w:rsidR="00FF771D" w:rsidRPr="00BD2C13" w:rsidRDefault="00FF771D"/>
    <w:p w14:paraId="5AA5CB4A" w14:textId="77777777" w:rsidR="00FF771D" w:rsidRPr="00BD2C13" w:rsidRDefault="00FF771D" w:rsidP="00590789"/>
  </w:endnote>
  <w:endnote w:type="continuationNotice" w:id="1">
    <w:p w14:paraId="0C127504" w14:textId="77777777" w:rsidR="00FF771D" w:rsidRPr="00BD2C13" w:rsidRDefault="00FF771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Cond XBd">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221D" w14:textId="77777777" w:rsidR="00FF771D" w:rsidRPr="00BD2C13" w:rsidRDefault="00FF771D" w:rsidP="00590789">
      <w:r w:rsidRPr="00BD2C13">
        <w:separator/>
      </w:r>
    </w:p>
  </w:footnote>
  <w:footnote w:type="continuationSeparator" w:id="0">
    <w:p w14:paraId="17994DB4" w14:textId="77777777" w:rsidR="00FF771D" w:rsidRPr="00BD2C13" w:rsidRDefault="00FF771D" w:rsidP="00590789">
      <w:r w:rsidRPr="00BD2C13">
        <w:continuationSeparator/>
      </w:r>
    </w:p>
  </w:footnote>
  <w:footnote w:type="continuationNotice" w:id="1">
    <w:p w14:paraId="07EDDDF1" w14:textId="77777777" w:rsidR="00FF771D" w:rsidRPr="00BD2C13" w:rsidRDefault="00FF771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D74"/>
    <w:multiLevelType w:val="multilevel"/>
    <w:tmpl w:val="17E04A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54E01"/>
    <w:multiLevelType w:val="multilevel"/>
    <w:tmpl w:val="A3F8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747AD"/>
    <w:multiLevelType w:val="multilevel"/>
    <w:tmpl w:val="A66609A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7FD2E4D"/>
    <w:multiLevelType w:val="hybridMultilevel"/>
    <w:tmpl w:val="D5780D76"/>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0CCD581C"/>
    <w:multiLevelType w:val="multilevel"/>
    <w:tmpl w:val="D82473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0646D"/>
    <w:multiLevelType w:val="hybridMultilevel"/>
    <w:tmpl w:val="0E0C240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2C302E1"/>
    <w:multiLevelType w:val="multilevel"/>
    <w:tmpl w:val="A2E247A0"/>
    <w:lvl w:ilvl="0">
      <w:start w:val="1"/>
      <w:numFmt w:val="bullet"/>
      <w:lvlText w:val=""/>
      <w:lvlJc w:val="left"/>
      <w:pPr>
        <w:ind w:left="709" w:hanging="425"/>
      </w:pPr>
      <w:rPr>
        <w:rFonts w:ascii="Symbol" w:hAnsi="Symbol" w:hint="default"/>
      </w:rPr>
    </w:lvl>
    <w:lvl w:ilvl="1">
      <w:start w:val="1"/>
      <w:numFmt w:val="bullet"/>
      <w:lvlText w:val="o"/>
      <w:lvlJc w:val="left"/>
      <w:pPr>
        <w:ind w:left="1276" w:hanging="425"/>
      </w:pPr>
      <w:rPr>
        <w:rFonts w:ascii="Courier New" w:hAnsi="Courier New" w:cs="Courier New" w:hint="default"/>
      </w:rPr>
    </w:lvl>
    <w:lvl w:ilvl="2">
      <w:start w:val="1"/>
      <w:numFmt w:val="bullet"/>
      <w:lvlText w:val=""/>
      <w:lvlJc w:val="left"/>
      <w:pPr>
        <w:ind w:left="1843" w:hanging="425"/>
      </w:pPr>
      <w:rPr>
        <w:rFonts w:ascii="Wingdings" w:hAnsi="Wingdings" w:hint="default"/>
      </w:rPr>
    </w:lvl>
    <w:lvl w:ilvl="3">
      <w:start w:val="1"/>
      <w:numFmt w:val="bullet"/>
      <w:lvlText w:val=""/>
      <w:lvlJc w:val="left"/>
      <w:pPr>
        <w:ind w:left="2410" w:hanging="425"/>
      </w:pPr>
      <w:rPr>
        <w:rFonts w:ascii="Symbol" w:hAnsi="Symbol" w:hint="default"/>
      </w:rPr>
    </w:lvl>
    <w:lvl w:ilvl="4">
      <w:start w:val="1"/>
      <w:numFmt w:val="bullet"/>
      <w:lvlText w:val="o"/>
      <w:lvlJc w:val="left"/>
      <w:pPr>
        <w:ind w:left="2977" w:hanging="425"/>
      </w:pPr>
      <w:rPr>
        <w:rFonts w:ascii="Courier New" w:hAnsi="Courier New" w:cs="Courier New" w:hint="default"/>
      </w:rPr>
    </w:lvl>
    <w:lvl w:ilvl="5">
      <w:start w:val="1"/>
      <w:numFmt w:val="bullet"/>
      <w:lvlText w:val=""/>
      <w:lvlJc w:val="left"/>
      <w:pPr>
        <w:ind w:left="3544" w:hanging="425"/>
      </w:pPr>
      <w:rPr>
        <w:rFonts w:ascii="Wingdings" w:hAnsi="Wingdings" w:hint="default"/>
      </w:rPr>
    </w:lvl>
    <w:lvl w:ilvl="6">
      <w:start w:val="1"/>
      <w:numFmt w:val="bullet"/>
      <w:lvlText w:val=""/>
      <w:lvlJc w:val="left"/>
      <w:pPr>
        <w:ind w:left="4111" w:hanging="425"/>
      </w:pPr>
      <w:rPr>
        <w:rFonts w:ascii="Symbol" w:hAnsi="Symbol" w:hint="default"/>
      </w:rPr>
    </w:lvl>
    <w:lvl w:ilvl="7">
      <w:start w:val="1"/>
      <w:numFmt w:val="bullet"/>
      <w:lvlText w:val="o"/>
      <w:lvlJc w:val="left"/>
      <w:pPr>
        <w:ind w:left="4678" w:hanging="425"/>
      </w:pPr>
      <w:rPr>
        <w:rFonts w:ascii="Courier New" w:hAnsi="Courier New" w:cs="Courier New" w:hint="default"/>
      </w:rPr>
    </w:lvl>
    <w:lvl w:ilvl="8">
      <w:start w:val="1"/>
      <w:numFmt w:val="bullet"/>
      <w:lvlText w:val=""/>
      <w:lvlJc w:val="left"/>
      <w:pPr>
        <w:ind w:left="5245" w:hanging="425"/>
      </w:pPr>
      <w:rPr>
        <w:rFonts w:ascii="Wingdings" w:hAnsi="Wingdings" w:hint="default"/>
      </w:rPr>
    </w:lvl>
  </w:abstractNum>
  <w:abstractNum w:abstractNumId="7" w15:restartNumberingAfterBreak="0">
    <w:nsid w:val="13154AA7"/>
    <w:multiLevelType w:val="hybridMultilevel"/>
    <w:tmpl w:val="C47ED218"/>
    <w:lvl w:ilvl="0" w:tplc="0EBA5FE2">
      <w:start w:val="1"/>
      <w:numFmt w:val="decimal"/>
      <w:lvlText w:val="%1.1"/>
      <w:lvlJc w:val="left"/>
      <w:pPr>
        <w:ind w:left="3620" w:hanging="360"/>
      </w:pPr>
      <w:rPr>
        <w:rFonts w:ascii="Gill Sans Nova Cond XBd" w:hAnsi="Gill Sans Nova Cond XBd" w:hint="default"/>
        <w:b/>
        <w:bCs w:val="0"/>
        <w:i w:val="0"/>
        <w:caps w:val="0"/>
        <w:color w:val="9B40EA"/>
        <w:sz w:val="48"/>
        <w:szCs w:val="48"/>
        <w:u w:color="0072AE"/>
      </w:rPr>
    </w:lvl>
    <w:lvl w:ilvl="1" w:tplc="04090019" w:tentative="1">
      <w:start w:val="1"/>
      <w:numFmt w:val="lowerLetter"/>
      <w:lvlText w:val="%2."/>
      <w:lvlJc w:val="left"/>
      <w:pPr>
        <w:ind w:left="4340" w:hanging="360"/>
      </w:pPr>
    </w:lvl>
    <w:lvl w:ilvl="2" w:tplc="0409001B" w:tentative="1">
      <w:start w:val="1"/>
      <w:numFmt w:val="lowerRoman"/>
      <w:lvlText w:val="%3."/>
      <w:lvlJc w:val="right"/>
      <w:pPr>
        <w:ind w:left="5060" w:hanging="180"/>
      </w:pPr>
    </w:lvl>
    <w:lvl w:ilvl="3" w:tplc="0409000F" w:tentative="1">
      <w:start w:val="1"/>
      <w:numFmt w:val="decimal"/>
      <w:lvlText w:val="%4."/>
      <w:lvlJc w:val="left"/>
      <w:pPr>
        <w:ind w:left="5780" w:hanging="360"/>
      </w:pPr>
    </w:lvl>
    <w:lvl w:ilvl="4" w:tplc="04090019" w:tentative="1">
      <w:start w:val="1"/>
      <w:numFmt w:val="lowerLetter"/>
      <w:lvlText w:val="%5."/>
      <w:lvlJc w:val="left"/>
      <w:pPr>
        <w:ind w:left="6500" w:hanging="360"/>
      </w:pPr>
    </w:lvl>
    <w:lvl w:ilvl="5" w:tplc="0409001B" w:tentative="1">
      <w:start w:val="1"/>
      <w:numFmt w:val="lowerRoman"/>
      <w:lvlText w:val="%6."/>
      <w:lvlJc w:val="right"/>
      <w:pPr>
        <w:ind w:left="7220" w:hanging="180"/>
      </w:pPr>
    </w:lvl>
    <w:lvl w:ilvl="6" w:tplc="0409000F" w:tentative="1">
      <w:start w:val="1"/>
      <w:numFmt w:val="decimal"/>
      <w:lvlText w:val="%7."/>
      <w:lvlJc w:val="left"/>
      <w:pPr>
        <w:ind w:left="7940" w:hanging="360"/>
      </w:pPr>
    </w:lvl>
    <w:lvl w:ilvl="7" w:tplc="04090019" w:tentative="1">
      <w:start w:val="1"/>
      <w:numFmt w:val="lowerLetter"/>
      <w:lvlText w:val="%8."/>
      <w:lvlJc w:val="left"/>
      <w:pPr>
        <w:ind w:left="8660" w:hanging="360"/>
      </w:pPr>
    </w:lvl>
    <w:lvl w:ilvl="8" w:tplc="0409001B" w:tentative="1">
      <w:start w:val="1"/>
      <w:numFmt w:val="lowerRoman"/>
      <w:lvlText w:val="%9."/>
      <w:lvlJc w:val="right"/>
      <w:pPr>
        <w:ind w:left="9380" w:hanging="180"/>
      </w:pPr>
    </w:lvl>
  </w:abstractNum>
  <w:abstractNum w:abstractNumId="8" w15:restartNumberingAfterBreak="0">
    <w:nsid w:val="13957737"/>
    <w:multiLevelType w:val="multilevel"/>
    <w:tmpl w:val="9E02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345EC"/>
    <w:multiLevelType w:val="hybridMultilevel"/>
    <w:tmpl w:val="75CC79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81B7369"/>
    <w:multiLevelType w:val="multilevel"/>
    <w:tmpl w:val="B13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B590C"/>
    <w:multiLevelType w:val="multilevel"/>
    <w:tmpl w:val="AEF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F3402"/>
    <w:multiLevelType w:val="multilevel"/>
    <w:tmpl w:val="F5E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64C91"/>
    <w:multiLevelType w:val="multilevel"/>
    <w:tmpl w:val="4078A8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765B5"/>
    <w:multiLevelType w:val="hybridMultilevel"/>
    <w:tmpl w:val="24C4D434"/>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16" w15:restartNumberingAfterBreak="0">
    <w:nsid w:val="334A4BE4"/>
    <w:multiLevelType w:val="multilevel"/>
    <w:tmpl w:val="813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BB53B9"/>
    <w:multiLevelType w:val="multilevel"/>
    <w:tmpl w:val="617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15525"/>
    <w:multiLevelType w:val="hybridMultilevel"/>
    <w:tmpl w:val="44D64D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7A029AA"/>
    <w:multiLevelType w:val="hybridMultilevel"/>
    <w:tmpl w:val="F7D0A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3E230454"/>
    <w:multiLevelType w:val="hybridMultilevel"/>
    <w:tmpl w:val="E244C5F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EE92627"/>
    <w:multiLevelType w:val="hybridMultilevel"/>
    <w:tmpl w:val="68B6AF1A"/>
    <w:lvl w:ilvl="0" w:tplc="89D8B5D8">
      <w:start w:val="1"/>
      <w:numFmt w:val="decimal"/>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6C002D"/>
    <w:multiLevelType w:val="multilevel"/>
    <w:tmpl w:val="B0ECEB5C"/>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4" w15:restartNumberingAfterBreak="0">
    <w:nsid w:val="42877325"/>
    <w:multiLevelType w:val="multilevel"/>
    <w:tmpl w:val="17E04A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EA0AB7"/>
    <w:multiLevelType w:val="hybridMultilevel"/>
    <w:tmpl w:val="A63863AC"/>
    <w:lvl w:ilvl="0" w:tplc="22C65C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574DF6"/>
    <w:multiLevelType w:val="hybridMultilevel"/>
    <w:tmpl w:val="374CBD2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46920DF1"/>
    <w:multiLevelType w:val="multilevel"/>
    <w:tmpl w:val="32F07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50045D"/>
    <w:multiLevelType w:val="multilevel"/>
    <w:tmpl w:val="A41C4B3A"/>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29" w15:restartNumberingAfterBreak="0">
    <w:nsid w:val="49614953"/>
    <w:multiLevelType w:val="multilevel"/>
    <w:tmpl w:val="841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7077B7"/>
    <w:multiLevelType w:val="hybridMultilevel"/>
    <w:tmpl w:val="71CE5FCC"/>
    <w:lvl w:ilvl="0" w:tplc="F7B4588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744051"/>
    <w:multiLevelType w:val="multilevel"/>
    <w:tmpl w:val="26D66A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8B2034"/>
    <w:multiLevelType w:val="hybridMultilevel"/>
    <w:tmpl w:val="3B2C5F0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531D420E"/>
    <w:multiLevelType w:val="hybridMultilevel"/>
    <w:tmpl w:val="8EC4799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53CC70A8"/>
    <w:multiLevelType w:val="hybridMultilevel"/>
    <w:tmpl w:val="060C474A"/>
    <w:lvl w:ilvl="0" w:tplc="10090001">
      <w:start w:val="1"/>
      <w:numFmt w:val="bullet"/>
      <w:lvlText w:val=""/>
      <w:lvlJc w:val="left"/>
      <w:pPr>
        <w:ind w:left="360" w:hanging="360"/>
      </w:pPr>
      <w:rPr>
        <w:rFonts w:ascii="Symbol" w:hAnsi="Symbol" w:hint="default"/>
      </w:rPr>
    </w:lvl>
    <w:lvl w:ilvl="1" w:tplc="EA988FC4">
      <w:start w:val="5"/>
      <w:numFmt w:val="bullet"/>
      <w:lvlText w:val="•"/>
      <w:lvlJc w:val="left"/>
      <w:pPr>
        <w:ind w:left="1080" w:hanging="360"/>
      </w:pPr>
      <w:rPr>
        <w:rFonts w:ascii="Aptos" w:eastAsia="Times New Roman" w:hAnsi="Aptos" w:cs="Times New Roman"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36" w15:restartNumberingAfterBreak="0">
    <w:nsid w:val="54EE7F77"/>
    <w:multiLevelType w:val="multilevel"/>
    <w:tmpl w:val="91D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3645F"/>
    <w:multiLevelType w:val="multilevel"/>
    <w:tmpl w:val="AC48F7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9A16B3"/>
    <w:multiLevelType w:val="hybridMultilevel"/>
    <w:tmpl w:val="1C902DE0"/>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9" w15:restartNumberingAfterBreak="0">
    <w:nsid w:val="5964108D"/>
    <w:multiLevelType w:val="hybridMultilevel"/>
    <w:tmpl w:val="B06CB4C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566349"/>
    <w:multiLevelType w:val="multilevel"/>
    <w:tmpl w:val="A41C4B3A"/>
    <w:lvl w:ilvl="0">
      <w:start w:val="1"/>
      <w:numFmt w:val="none"/>
      <w:lvlText w:val="1."/>
      <w:lvlJc w:val="left"/>
      <w:pPr>
        <w:ind w:left="709" w:hanging="425"/>
      </w:pPr>
      <w:rPr>
        <w:rFonts w:hint="default"/>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41" w15:restartNumberingAfterBreak="0">
    <w:nsid w:val="5E0B0FD9"/>
    <w:multiLevelType w:val="multilevel"/>
    <w:tmpl w:val="3AB0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AE4291"/>
    <w:multiLevelType w:val="hybridMultilevel"/>
    <w:tmpl w:val="67C8EE76"/>
    <w:lvl w:ilvl="0" w:tplc="10090001">
      <w:start w:val="1"/>
      <w:numFmt w:val="bullet"/>
      <w:lvlText w:val=""/>
      <w:lvlJc w:val="left"/>
      <w:pPr>
        <w:ind w:left="360" w:hanging="360"/>
      </w:pPr>
      <w:rPr>
        <w:rFonts w:ascii="Symbol" w:hAnsi="Symbol" w:hint="default"/>
      </w:rPr>
    </w:lvl>
    <w:lvl w:ilvl="1" w:tplc="BF00E588">
      <w:start w:val="5"/>
      <w:numFmt w:val="bullet"/>
      <w:lvlText w:val="•"/>
      <w:lvlJc w:val="left"/>
      <w:pPr>
        <w:ind w:left="1080" w:hanging="360"/>
      </w:pPr>
      <w:rPr>
        <w:rFonts w:ascii="Aptos" w:eastAsia="Times New Roman" w:hAnsi="Aptos" w:cs="Times New Roman"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3" w15:restartNumberingAfterBreak="0">
    <w:nsid w:val="68072630"/>
    <w:multiLevelType w:val="multilevel"/>
    <w:tmpl w:val="AC48F74A"/>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6C913895"/>
    <w:multiLevelType w:val="hybridMultilevel"/>
    <w:tmpl w:val="C84475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03D3491"/>
    <w:multiLevelType w:val="multilevel"/>
    <w:tmpl w:val="5F9677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0348DF"/>
    <w:multiLevelType w:val="hybridMultilevel"/>
    <w:tmpl w:val="95E4BEA4"/>
    <w:lvl w:ilvl="0" w:tplc="479A54C2">
      <w:start w:val="1"/>
      <w:numFmt w:val="bullet"/>
      <w:lvlText w:val=""/>
      <w:lvlJc w:val="left"/>
      <w:pPr>
        <w:ind w:left="1721" w:hanging="360"/>
      </w:pPr>
      <w:rPr>
        <w:rFonts w:ascii="Symbol" w:hAnsi="Symbol" w:hint="default"/>
      </w:rPr>
    </w:lvl>
    <w:lvl w:ilvl="1" w:tplc="04090003">
      <w:start w:val="1"/>
      <w:numFmt w:val="bullet"/>
      <w:lvlText w:val="o"/>
      <w:lvlJc w:val="left"/>
      <w:pPr>
        <w:ind w:left="2084" w:hanging="360"/>
      </w:pPr>
      <w:rPr>
        <w:rFonts w:ascii="Courier New" w:hAnsi="Courier New" w:cs="Courier New" w:hint="default"/>
      </w:rPr>
    </w:lvl>
    <w:lvl w:ilvl="2" w:tplc="04090005">
      <w:start w:val="1"/>
      <w:numFmt w:val="bullet"/>
      <w:lvlText w:val=""/>
      <w:lvlJc w:val="left"/>
      <w:pPr>
        <w:ind w:left="2804" w:hanging="360"/>
      </w:pPr>
      <w:rPr>
        <w:rFonts w:ascii="Wingdings" w:hAnsi="Wingdings" w:hint="default"/>
      </w:rPr>
    </w:lvl>
    <w:lvl w:ilvl="3" w:tplc="04090001">
      <w:start w:val="1"/>
      <w:numFmt w:val="bullet"/>
      <w:lvlText w:val=""/>
      <w:lvlJc w:val="left"/>
      <w:pPr>
        <w:ind w:left="3524" w:hanging="360"/>
      </w:pPr>
      <w:rPr>
        <w:rFonts w:ascii="Symbol" w:hAnsi="Symbol" w:hint="default"/>
      </w:rPr>
    </w:lvl>
    <w:lvl w:ilvl="4" w:tplc="04090003">
      <w:start w:val="1"/>
      <w:numFmt w:val="bullet"/>
      <w:lvlText w:val="o"/>
      <w:lvlJc w:val="left"/>
      <w:pPr>
        <w:ind w:left="4244" w:hanging="360"/>
      </w:pPr>
      <w:rPr>
        <w:rFonts w:ascii="Courier New" w:hAnsi="Courier New" w:cs="Courier New" w:hint="default"/>
      </w:rPr>
    </w:lvl>
    <w:lvl w:ilvl="5" w:tplc="04090005">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47" w15:restartNumberingAfterBreak="0">
    <w:nsid w:val="710B06DE"/>
    <w:multiLevelType w:val="multilevel"/>
    <w:tmpl w:val="426CA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3932DC"/>
    <w:multiLevelType w:val="multilevel"/>
    <w:tmpl w:val="9C944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14166C"/>
    <w:multiLevelType w:val="multilevel"/>
    <w:tmpl w:val="D548CB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1273D5"/>
    <w:multiLevelType w:val="multilevel"/>
    <w:tmpl w:val="366ACF70"/>
    <w:lvl w:ilvl="0">
      <w:start w:val="1"/>
      <w:numFmt w:val="decimal"/>
      <w:lvlText w:val="%1."/>
      <w:lvlJc w:val="left"/>
      <w:pPr>
        <w:ind w:left="709" w:hanging="425"/>
      </w:pPr>
      <w:rPr>
        <w:rFonts w:hint="default"/>
      </w:rPr>
    </w:lvl>
    <w:lvl w:ilvl="1">
      <w:start w:val="1"/>
      <w:numFmt w:val="bullet"/>
      <w:lvlText w:val="o"/>
      <w:lvlJc w:val="left"/>
      <w:pPr>
        <w:ind w:left="1276" w:hanging="425"/>
      </w:pPr>
      <w:rPr>
        <w:rFonts w:ascii="Courier New" w:hAnsi="Courier New" w:cs="Courier New" w:hint="default"/>
      </w:rPr>
    </w:lvl>
    <w:lvl w:ilvl="2">
      <w:start w:val="1"/>
      <w:numFmt w:val="bullet"/>
      <w:lvlText w:val=""/>
      <w:lvlJc w:val="left"/>
      <w:pPr>
        <w:ind w:left="1843" w:hanging="425"/>
      </w:pPr>
      <w:rPr>
        <w:rFonts w:ascii="Wingdings" w:hAnsi="Wingdings" w:hint="default"/>
      </w:rPr>
    </w:lvl>
    <w:lvl w:ilvl="3">
      <w:start w:val="1"/>
      <w:numFmt w:val="bullet"/>
      <w:lvlText w:val=""/>
      <w:lvlJc w:val="left"/>
      <w:pPr>
        <w:ind w:left="2410" w:hanging="425"/>
      </w:pPr>
      <w:rPr>
        <w:rFonts w:ascii="Symbol" w:hAnsi="Symbol" w:hint="default"/>
      </w:rPr>
    </w:lvl>
    <w:lvl w:ilvl="4">
      <w:start w:val="1"/>
      <w:numFmt w:val="bullet"/>
      <w:lvlText w:val="o"/>
      <w:lvlJc w:val="left"/>
      <w:pPr>
        <w:ind w:left="2977" w:hanging="425"/>
      </w:pPr>
      <w:rPr>
        <w:rFonts w:ascii="Courier New" w:hAnsi="Courier New" w:cs="Courier New" w:hint="default"/>
      </w:rPr>
    </w:lvl>
    <w:lvl w:ilvl="5">
      <w:start w:val="1"/>
      <w:numFmt w:val="bullet"/>
      <w:lvlText w:val=""/>
      <w:lvlJc w:val="left"/>
      <w:pPr>
        <w:ind w:left="3544" w:hanging="425"/>
      </w:pPr>
      <w:rPr>
        <w:rFonts w:ascii="Wingdings" w:hAnsi="Wingdings" w:hint="default"/>
      </w:rPr>
    </w:lvl>
    <w:lvl w:ilvl="6">
      <w:start w:val="1"/>
      <w:numFmt w:val="bullet"/>
      <w:lvlText w:val=""/>
      <w:lvlJc w:val="left"/>
      <w:pPr>
        <w:ind w:left="4111" w:hanging="425"/>
      </w:pPr>
      <w:rPr>
        <w:rFonts w:ascii="Symbol" w:hAnsi="Symbol" w:hint="default"/>
      </w:rPr>
    </w:lvl>
    <w:lvl w:ilvl="7">
      <w:start w:val="1"/>
      <w:numFmt w:val="bullet"/>
      <w:lvlText w:val="o"/>
      <w:lvlJc w:val="left"/>
      <w:pPr>
        <w:ind w:left="4678" w:hanging="425"/>
      </w:pPr>
      <w:rPr>
        <w:rFonts w:ascii="Courier New" w:hAnsi="Courier New" w:cs="Courier New" w:hint="default"/>
      </w:rPr>
    </w:lvl>
    <w:lvl w:ilvl="8">
      <w:start w:val="1"/>
      <w:numFmt w:val="bullet"/>
      <w:lvlText w:val=""/>
      <w:lvlJc w:val="left"/>
      <w:pPr>
        <w:ind w:left="5245" w:hanging="425"/>
      </w:pPr>
      <w:rPr>
        <w:rFonts w:ascii="Wingdings" w:hAnsi="Wingdings" w:hint="default"/>
      </w:rPr>
    </w:lvl>
  </w:abstractNum>
  <w:abstractNum w:abstractNumId="51" w15:restartNumberingAfterBreak="0">
    <w:nsid w:val="7B2B734C"/>
    <w:multiLevelType w:val="multilevel"/>
    <w:tmpl w:val="26D66A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416286">
    <w:abstractNumId w:val="38"/>
  </w:num>
  <w:num w:numId="2" w16cid:durableId="1180697957">
    <w:abstractNumId w:val="14"/>
  </w:num>
  <w:num w:numId="3" w16cid:durableId="1218778062">
    <w:abstractNumId w:val="3"/>
  </w:num>
  <w:num w:numId="4" w16cid:durableId="1427533483">
    <w:abstractNumId w:val="39"/>
  </w:num>
  <w:num w:numId="5" w16cid:durableId="189035383">
    <w:abstractNumId w:val="46"/>
  </w:num>
  <w:num w:numId="6" w16cid:durableId="1452506088">
    <w:abstractNumId w:val="25"/>
  </w:num>
  <w:num w:numId="7" w16cid:durableId="1479609962">
    <w:abstractNumId w:val="15"/>
  </w:num>
  <w:num w:numId="8" w16cid:durableId="247154846">
    <w:abstractNumId w:val="7"/>
  </w:num>
  <w:num w:numId="9" w16cid:durableId="115954925">
    <w:abstractNumId w:val="30"/>
  </w:num>
  <w:num w:numId="10" w16cid:durableId="1647054226">
    <w:abstractNumId w:val="21"/>
  </w:num>
  <w:num w:numId="11" w16cid:durableId="815416367">
    <w:abstractNumId w:val="6"/>
  </w:num>
  <w:num w:numId="12" w16cid:durableId="2116631990">
    <w:abstractNumId w:val="6"/>
  </w:num>
  <w:num w:numId="13" w16cid:durableId="1338539573">
    <w:abstractNumId w:val="6"/>
    <w:lvlOverride w:ilvl="0">
      <w:lvl w:ilvl="0">
        <w:start w:val="1"/>
        <w:numFmt w:val="none"/>
        <w:lvlText w:val="1."/>
        <w:lvlJc w:val="left"/>
        <w:pPr>
          <w:ind w:left="709" w:hanging="425"/>
        </w:pPr>
        <w:rPr>
          <w:rFonts w:hint="default"/>
        </w:rPr>
      </w:lvl>
    </w:lvlOverride>
    <w:lvlOverride w:ilvl="1">
      <w:lvl w:ilvl="1">
        <w:start w:val="1"/>
        <w:numFmt w:val="lowerLetter"/>
        <w:lvlText w:val="%2."/>
        <w:lvlJc w:val="left"/>
        <w:pPr>
          <w:ind w:left="1276" w:hanging="425"/>
        </w:pPr>
        <w:rPr>
          <w:rFonts w:hint="default"/>
        </w:rPr>
      </w:lvl>
    </w:lvlOverride>
    <w:lvlOverride w:ilvl="2">
      <w:lvl w:ilvl="2">
        <w:start w:val="1"/>
        <w:numFmt w:val="lowerRoman"/>
        <w:lvlText w:val="%3."/>
        <w:lvlJc w:val="left"/>
        <w:pPr>
          <w:ind w:left="1843" w:hanging="425"/>
        </w:pPr>
        <w:rPr>
          <w:rFonts w:hint="default"/>
        </w:rPr>
      </w:lvl>
    </w:lvlOverride>
    <w:lvlOverride w:ilvl="3">
      <w:lvl w:ilvl="3">
        <w:start w:val="1"/>
        <w:numFmt w:val="decimal"/>
        <w:lvlText w:val="%4."/>
        <w:lvlJc w:val="left"/>
        <w:pPr>
          <w:ind w:left="2410" w:hanging="425"/>
        </w:pPr>
        <w:rPr>
          <w:rFonts w:hint="default"/>
        </w:rPr>
      </w:lvl>
    </w:lvlOverride>
    <w:lvlOverride w:ilvl="4">
      <w:lvl w:ilvl="4">
        <w:start w:val="1"/>
        <w:numFmt w:val="lowerLetter"/>
        <w:lvlText w:val="%5."/>
        <w:lvlJc w:val="left"/>
        <w:pPr>
          <w:ind w:left="2977" w:hanging="425"/>
        </w:pPr>
        <w:rPr>
          <w:rFonts w:hint="default"/>
        </w:rPr>
      </w:lvl>
    </w:lvlOverride>
    <w:lvlOverride w:ilvl="5">
      <w:lvl w:ilvl="5">
        <w:start w:val="1"/>
        <w:numFmt w:val="lowerRoman"/>
        <w:lvlText w:val="%6."/>
        <w:lvlJc w:val="left"/>
        <w:pPr>
          <w:ind w:left="3544" w:hanging="425"/>
        </w:pPr>
        <w:rPr>
          <w:rFonts w:hint="default"/>
        </w:rPr>
      </w:lvl>
    </w:lvlOverride>
    <w:lvlOverride w:ilvl="6">
      <w:lvl w:ilvl="6">
        <w:start w:val="1"/>
        <w:numFmt w:val="decimal"/>
        <w:lvlText w:val="%7."/>
        <w:lvlJc w:val="left"/>
        <w:pPr>
          <w:ind w:left="4111" w:hanging="425"/>
        </w:pPr>
        <w:rPr>
          <w:rFonts w:hint="default"/>
        </w:rPr>
      </w:lvl>
    </w:lvlOverride>
    <w:lvlOverride w:ilvl="7">
      <w:lvl w:ilvl="7">
        <w:start w:val="1"/>
        <w:numFmt w:val="lowerLetter"/>
        <w:lvlText w:val="%8."/>
        <w:lvlJc w:val="left"/>
        <w:pPr>
          <w:ind w:left="4678" w:hanging="425"/>
        </w:pPr>
        <w:rPr>
          <w:rFonts w:hint="default"/>
        </w:rPr>
      </w:lvl>
    </w:lvlOverride>
    <w:lvlOverride w:ilvl="8">
      <w:lvl w:ilvl="8">
        <w:start w:val="1"/>
        <w:numFmt w:val="lowerRoman"/>
        <w:lvlText w:val="%9."/>
        <w:lvlJc w:val="left"/>
        <w:pPr>
          <w:ind w:left="5245" w:hanging="425"/>
        </w:pPr>
        <w:rPr>
          <w:rFonts w:hint="default"/>
        </w:rPr>
      </w:lvl>
    </w:lvlOverride>
  </w:num>
  <w:num w:numId="14" w16cid:durableId="509220472">
    <w:abstractNumId w:val="23"/>
  </w:num>
  <w:num w:numId="15" w16cid:durableId="1279213473">
    <w:abstractNumId w:val="28"/>
  </w:num>
  <w:num w:numId="16" w16cid:durableId="800617572">
    <w:abstractNumId w:val="50"/>
  </w:num>
  <w:num w:numId="17" w16cid:durableId="1324167042">
    <w:abstractNumId w:val="35"/>
  </w:num>
  <w:num w:numId="18" w16cid:durableId="4301976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33822772">
    <w:abstractNumId w:val="40"/>
  </w:num>
  <w:num w:numId="20" w16cid:durableId="13331427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845500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0330525">
    <w:abstractNumId w:val="18"/>
  </w:num>
  <w:num w:numId="23" w16cid:durableId="321743283">
    <w:abstractNumId w:val="22"/>
  </w:num>
  <w:num w:numId="24" w16cid:durableId="822551457">
    <w:abstractNumId w:val="12"/>
  </w:num>
  <w:num w:numId="25" w16cid:durableId="1878472578">
    <w:abstractNumId w:val="20"/>
  </w:num>
  <w:num w:numId="26" w16cid:durableId="420639708">
    <w:abstractNumId w:val="5"/>
  </w:num>
  <w:num w:numId="27" w16cid:durableId="183327671">
    <w:abstractNumId w:val="48"/>
  </w:num>
  <w:num w:numId="28" w16cid:durableId="736629847">
    <w:abstractNumId w:val="24"/>
  </w:num>
  <w:num w:numId="29" w16cid:durableId="886380668">
    <w:abstractNumId w:val="0"/>
  </w:num>
  <w:num w:numId="30" w16cid:durableId="1436365568">
    <w:abstractNumId w:val="27"/>
  </w:num>
  <w:num w:numId="31" w16cid:durableId="1848667120">
    <w:abstractNumId w:val="45"/>
  </w:num>
  <w:num w:numId="32" w16cid:durableId="1582714158">
    <w:abstractNumId w:val="8"/>
  </w:num>
  <w:num w:numId="33" w16cid:durableId="568267475">
    <w:abstractNumId w:val="47"/>
  </w:num>
  <w:num w:numId="34" w16cid:durableId="935475820">
    <w:abstractNumId w:val="31"/>
  </w:num>
  <w:num w:numId="35" w16cid:durableId="664208097">
    <w:abstractNumId w:val="41"/>
  </w:num>
  <w:num w:numId="36" w16cid:durableId="273482124">
    <w:abstractNumId w:val="51"/>
  </w:num>
  <w:num w:numId="37" w16cid:durableId="1596866058">
    <w:abstractNumId w:val="37"/>
  </w:num>
  <w:num w:numId="38" w16cid:durableId="639961987">
    <w:abstractNumId w:val="1"/>
  </w:num>
  <w:num w:numId="39" w16cid:durableId="48699672">
    <w:abstractNumId w:val="43"/>
  </w:num>
  <w:num w:numId="40" w16cid:durableId="215050685">
    <w:abstractNumId w:val="2"/>
  </w:num>
  <w:num w:numId="41" w16cid:durableId="10379475">
    <w:abstractNumId w:val="13"/>
  </w:num>
  <w:num w:numId="42" w16cid:durableId="1692488621">
    <w:abstractNumId w:val="49"/>
  </w:num>
  <w:num w:numId="43" w16cid:durableId="1987003375">
    <w:abstractNumId w:val="4"/>
  </w:num>
  <w:num w:numId="44" w16cid:durableId="1495955554">
    <w:abstractNumId w:val="17"/>
  </w:num>
  <w:num w:numId="45" w16cid:durableId="984352848">
    <w:abstractNumId w:val="9"/>
  </w:num>
  <w:num w:numId="46" w16cid:durableId="340277760">
    <w:abstractNumId w:val="26"/>
  </w:num>
  <w:num w:numId="47" w16cid:durableId="1478231399">
    <w:abstractNumId w:val="11"/>
  </w:num>
  <w:num w:numId="48" w16cid:durableId="1953854479">
    <w:abstractNumId w:val="36"/>
  </w:num>
  <w:num w:numId="49" w16cid:durableId="1031758103">
    <w:abstractNumId w:val="10"/>
  </w:num>
  <w:num w:numId="50" w16cid:durableId="19674029">
    <w:abstractNumId w:val="29"/>
  </w:num>
  <w:num w:numId="51" w16cid:durableId="1186140395">
    <w:abstractNumId w:val="16"/>
  </w:num>
  <w:num w:numId="52" w16cid:durableId="1272282232">
    <w:abstractNumId w:val="44"/>
  </w:num>
  <w:num w:numId="53" w16cid:durableId="872617109">
    <w:abstractNumId w:val="32"/>
  </w:num>
  <w:num w:numId="54" w16cid:durableId="1676836274">
    <w:abstractNumId w:val="42"/>
  </w:num>
  <w:num w:numId="55" w16cid:durableId="969282883">
    <w:abstractNumId w:val="34"/>
  </w:num>
  <w:num w:numId="56" w16cid:durableId="1160384367">
    <w:abstractNumId w:val="19"/>
  </w:num>
  <w:num w:numId="57" w16cid:durableId="845904258">
    <w:abstractNumId w:val="33"/>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rson w15:author="Danylenko, Victoria">
    <w15:presenceInfo w15:providerId="AD" w15:userId="S::vdanylenko@deloitte.ca::a17cf9ef-a2dd-43d2-956f-4d9b3fc572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BF3"/>
    <w:rsid w:val="000040CE"/>
    <w:rsid w:val="00006886"/>
    <w:rsid w:val="00012543"/>
    <w:rsid w:val="00012920"/>
    <w:rsid w:val="000135A4"/>
    <w:rsid w:val="000149F9"/>
    <w:rsid w:val="000155E0"/>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78D"/>
    <w:rsid w:val="000617A4"/>
    <w:rsid w:val="0006357C"/>
    <w:rsid w:val="00065F0B"/>
    <w:rsid w:val="0006624A"/>
    <w:rsid w:val="00066487"/>
    <w:rsid w:val="00066D90"/>
    <w:rsid w:val="00072DC7"/>
    <w:rsid w:val="0007359B"/>
    <w:rsid w:val="00074D7E"/>
    <w:rsid w:val="00076086"/>
    <w:rsid w:val="00077D5B"/>
    <w:rsid w:val="00077F82"/>
    <w:rsid w:val="000808CA"/>
    <w:rsid w:val="000816D4"/>
    <w:rsid w:val="00081A63"/>
    <w:rsid w:val="000825CB"/>
    <w:rsid w:val="00082A36"/>
    <w:rsid w:val="00083226"/>
    <w:rsid w:val="00084753"/>
    <w:rsid w:val="0008578E"/>
    <w:rsid w:val="00085CCB"/>
    <w:rsid w:val="00087849"/>
    <w:rsid w:val="00087A32"/>
    <w:rsid w:val="00091CC0"/>
    <w:rsid w:val="0009569F"/>
    <w:rsid w:val="00095971"/>
    <w:rsid w:val="00097FEB"/>
    <w:rsid w:val="000A103F"/>
    <w:rsid w:val="000A1644"/>
    <w:rsid w:val="000A3083"/>
    <w:rsid w:val="000A7AD7"/>
    <w:rsid w:val="000B0E5B"/>
    <w:rsid w:val="000B26C8"/>
    <w:rsid w:val="000B4D64"/>
    <w:rsid w:val="000B595B"/>
    <w:rsid w:val="000B5AD3"/>
    <w:rsid w:val="000B65DC"/>
    <w:rsid w:val="000B789F"/>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48BD"/>
    <w:rsid w:val="000F2FE5"/>
    <w:rsid w:val="000F47B3"/>
    <w:rsid w:val="000F4BE9"/>
    <w:rsid w:val="000F4DEC"/>
    <w:rsid w:val="000F5E3A"/>
    <w:rsid w:val="000F68DE"/>
    <w:rsid w:val="000F77EB"/>
    <w:rsid w:val="0010089E"/>
    <w:rsid w:val="00100A71"/>
    <w:rsid w:val="0010237D"/>
    <w:rsid w:val="00102E51"/>
    <w:rsid w:val="001037B4"/>
    <w:rsid w:val="00105DB1"/>
    <w:rsid w:val="001067AB"/>
    <w:rsid w:val="001069CA"/>
    <w:rsid w:val="00106DB4"/>
    <w:rsid w:val="0011218B"/>
    <w:rsid w:val="001173B0"/>
    <w:rsid w:val="001210EE"/>
    <w:rsid w:val="001212C1"/>
    <w:rsid w:val="001229C7"/>
    <w:rsid w:val="00122A80"/>
    <w:rsid w:val="0012428E"/>
    <w:rsid w:val="00124928"/>
    <w:rsid w:val="00124C0F"/>
    <w:rsid w:val="00125BDA"/>
    <w:rsid w:val="001270E6"/>
    <w:rsid w:val="00130D80"/>
    <w:rsid w:val="00132108"/>
    <w:rsid w:val="00132715"/>
    <w:rsid w:val="00134BE7"/>
    <w:rsid w:val="00141216"/>
    <w:rsid w:val="001441A5"/>
    <w:rsid w:val="0014420D"/>
    <w:rsid w:val="00144CB7"/>
    <w:rsid w:val="00147B0D"/>
    <w:rsid w:val="00147BB9"/>
    <w:rsid w:val="0015005A"/>
    <w:rsid w:val="00153652"/>
    <w:rsid w:val="00153EBD"/>
    <w:rsid w:val="00154430"/>
    <w:rsid w:val="00155E63"/>
    <w:rsid w:val="001568C9"/>
    <w:rsid w:val="001578F2"/>
    <w:rsid w:val="00157A12"/>
    <w:rsid w:val="001601DF"/>
    <w:rsid w:val="0016254E"/>
    <w:rsid w:val="0016280C"/>
    <w:rsid w:val="001629B6"/>
    <w:rsid w:val="001633B7"/>
    <w:rsid w:val="0016374E"/>
    <w:rsid w:val="00170877"/>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5A3B"/>
    <w:rsid w:val="00195E6E"/>
    <w:rsid w:val="00196EDD"/>
    <w:rsid w:val="00197763"/>
    <w:rsid w:val="001A1513"/>
    <w:rsid w:val="001A159A"/>
    <w:rsid w:val="001A18AC"/>
    <w:rsid w:val="001A3020"/>
    <w:rsid w:val="001A34FB"/>
    <w:rsid w:val="001A4A5C"/>
    <w:rsid w:val="001A59C7"/>
    <w:rsid w:val="001B0534"/>
    <w:rsid w:val="001B0CF4"/>
    <w:rsid w:val="001B2449"/>
    <w:rsid w:val="001B42B4"/>
    <w:rsid w:val="001B515B"/>
    <w:rsid w:val="001B6B05"/>
    <w:rsid w:val="001B6E22"/>
    <w:rsid w:val="001C0990"/>
    <w:rsid w:val="001C0F79"/>
    <w:rsid w:val="001C1100"/>
    <w:rsid w:val="001C2BE8"/>
    <w:rsid w:val="001C3C5E"/>
    <w:rsid w:val="001C4248"/>
    <w:rsid w:val="001C4A96"/>
    <w:rsid w:val="001C54FA"/>
    <w:rsid w:val="001C5B03"/>
    <w:rsid w:val="001D1D9E"/>
    <w:rsid w:val="001D2A07"/>
    <w:rsid w:val="001D3E7E"/>
    <w:rsid w:val="001D3FBE"/>
    <w:rsid w:val="001D53E6"/>
    <w:rsid w:val="001D74A3"/>
    <w:rsid w:val="001D7802"/>
    <w:rsid w:val="001E070B"/>
    <w:rsid w:val="001E0D12"/>
    <w:rsid w:val="001E286D"/>
    <w:rsid w:val="001E47B2"/>
    <w:rsid w:val="001E5791"/>
    <w:rsid w:val="001E776B"/>
    <w:rsid w:val="001F0865"/>
    <w:rsid w:val="001F470C"/>
    <w:rsid w:val="00201940"/>
    <w:rsid w:val="00204382"/>
    <w:rsid w:val="00204700"/>
    <w:rsid w:val="00204C29"/>
    <w:rsid w:val="00205304"/>
    <w:rsid w:val="00206B58"/>
    <w:rsid w:val="00206E8E"/>
    <w:rsid w:val="002102A6"/>
    <w:rsid w:val="002111E4"/>
    <w:rsid w:val="00211DDA"/>
    <w:rsid w:val="002161EB"/>
    <w:rsid w:val="002211E1"/>
    <w:rsid w:val="0022293F"/>
    <w:rsid w:val="0022362E"/>
    <w:rsid w:val="00223DED"/>
    <w:rsid w:val="00224545"/>
    <w:rsid w:val="0022752E"/>
    <w:rsid w:val="00232E92"/>
    <w:rsid w:val="00232F28"/>
    <w:rsid w:val="00233417"/>
    <w:rsid w:val="00235915"/>
    <w:rsid w:val="002359E9"/>
    <w:rsid w:val="00241242"/>
    <w:rsid w:val="0024170A"/>
    <w:rsid w:val="00243FDD"/>
    <w:rsid w:val="002461BC"/>
    <w:rsid w:val="00250A5F"/>
    <w:rsid w:val="00251336"/>
    <w:rsid w:val="00253B8F"/>
    <w:rsid w:val="00254C8D"/>
    <w:rsid w:val="00255AAE"/>
    <w:rsid w:val="00257ADB"/>
    <w:rsid w:val="002603C7"/>
    <w:rsid w:val="0026105F"/>
    <w:rsid w:val="0026117B"/>
    <w:rsid w:val="002629A7"/>
    <w:rsid w:val="00262A0A"/>
    <w:rsid w:val="00263279"/>
    <w:rsid w:val="00264118"/>
    <w:rsid w:val="00264311"/>
    <w:rsid w:val="00265727"/>
    <w:rsid w:val="002658B0"/>
    <w:rsid w:val="00267D06"/>
    <w:rsid w:val="002705AF"/>
    <w:rsid w:val="0027204C"/>
    <w:rsid w:val="002765FC"/>
    <w:rsid w:val="00276B87"/>
    <w:rsid w:val="002778D1"/>
    <w:rsid w:val="00285C56"/>
    <w:rsid w:val="0028639F"/>
    <w:rsid w:val="00291084"/>
    <w:rsid w:val="00291376"/>
    <w:rsid w:val="00291634"/>
    <w:rsid w:val="002925FC"/>
    <w:rsid w:val="00293CD3"/>
    <w:rsid w:val="00293EE7"/>
    <w:rsid w:val="002942ED"/>
    <w:rsid w:val="00295296"/>
    <w:rsid w:val="00295DCD"/>
    <w:rsid w:val="0029604F"/>
    <w:rsid w:val="00297F5E"/>
    <w:rsid w:val="002A0541"/>
    <w:rsid w:val="002A12A8"/>
    <w:rsid w:val="002A2B27"/>
    <w:rsid w:val="002A3AF1"/>
    <w:rsid w:val="002A5D56"/>
    <w:rsid w:val="002B041B"/>
    <w:rsid w:val="002B22FE"/>
    <w:rsid w:val="002B24A7"/>
    <w:rsid w:val="002B335D"/>
    <w:rsid w:val="002B5521"/>
    <w:rsid w:val="002B591C"/>
    <w:rsid w:val="002B78A9"/>
    <w:rsid w:val="002B7F47"/>
    <w:rsid w:val="002C0510"/>
    <w:rsid w:val="002C116F"/>
    <w:rsid w:val="002C1397"/>
    <w:rsid w:val="002C3AFD"/>
    <w:rsid w:val="002C48D2"/>
    <w:rsid w:val="002C5191"/>
    <w:rsid w:val="002C557E"/>
    <w:rsid w:val="002C6E3A"/>
    <w:rsid w:val="002C7EFF"/>
    <w:rsid w:val="002D00C9"/>
    <w:rsid w:val="002D1A1B"/>
    <w:rsid w:val="002D1DFA"/>
    <w:rsid w:val="002D43EC"/>
    <w:rsid w:val="002D4538"/>
    <w:rsid w:val="002D500F"/>
    <w:rsid w:val="002D7635"/>
    <w:rsid w:val="002D7BED"/>
    <w:rsid w:val="002E0D7B"/>
    <w:rsid w:val="002E19F2"/>
    <w:rsid w:val="002E289A"/>
    <w:rsid w:val="002E416A"/>
    <w:rsid w:val="002F1093"/>
    <w:rsid w:val="002F4184"/>
    <w:rsid w:val="002F45DF"/>
    <w:rsid w:val="002F6199"/>
    <w:rsid w:val="002F7599"/>
    <w:rsid w:val="002F7933"/>
    <w:rsid w:val="002F7E16"/>
    <w:rsid w:val="002F7F81"/>
    <w:rsid w:val="00303B26"/>
    <w:rsid w:val="00304420"/>
    <w:rsid w:val="00304D99"/>
    <w:rsid w:val="003053E4"/>
    <w:rsid w:val="00306B0E"/>
    <w:rsid w:val="00307372"/>
    <w:rsid w:val="00310815"/>
    <w:rsid w:val="003110BE"/>
    <w:rsid w:val="003158A5"/>
    <w:rsid w:val="00317E6F"/>
    <w:rsid w:val="00320D97"/>
    <w:rsid w:val="00323BE1"/>
    <w:rsid w:val="00327F5A"/>
    <w:rsid w:val="00330F7A"/>
    <w:rsid w:val="003315FE"/>
    <w:rsid w:val="00332020"/>
    <w:rsid w:val="00332AC3"/>
    <w:rsid w:val="00333458"/>
    <w:rsid w:val="00333ADC"/>
    <w:rsid w:val="00335284"/>
    <w:rsid w:val="0033567B"/>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743A1"/>
    <w:rsid w:val="00375026"/>
    <w:rsid w:val="0037599B"/>
    <w:rsid w:val="00375AC7"/>
    <w:rsid w:val="00376E4A"/>
    <w:rsid w:val="003831C7"/>
    <w:rsid w:val="0038332B"/>
    <w:rsid w:val="00385321"/>
    <w:rsid w:val="003853AB"/>
    <w:rsid w:val="00385715"/>
    <w:rsid w:val="00386F0C"/>
    <w:rsid w:val="00387A0A"/>
    <w:rsid w:val="0039103B"/>
    <w:rsid w:val="00393CC8"/>
    <w:rsid w:val="00396B55"/>
    <w:rsid w:val="00396C87"/>
    <w:rsid w:val="003A03AA"/>
    <w:rsid w:val="003A22C7"/>
    <w:rsid w:val="003A2B80"/>
    <w:rsid w:val="003A60B1"/>
    <w:rsid w:val="003B0526"/>
    <w:rsid w:val="003B23DB"/>
    <w:rsid w:val="003B3E44"/>
    <w:rsid w:val="003C160E"/>
    <w:rsid w:val="003C3928"/>
    <w:rsid w:val="003C4BAA"/>
    <w:rsid w:val="003C537D"/>
    <w:rsid w:val="003C6146"/>
    <w:rsid w:val="003C7A20"/>
    <w:rsid w:val="003D0CD4"/>
    <w:rsid w:val="003D0E8D"/>
    <w:rsid w:val="003D1117"/>
    <w:rsid w:val="003D27C2"/>
    <w:rsid w:val="003D2825"/>
    <w:rsid w:val="003D298D"/>
    <w:rsid w:val="003D5081"/>
    <w:rsid w:val="003D5E78"/>
    <w:rsid w:val="003D63E2"/>
    <w:rsid w:val="003D64C0"/>
    <w:rsid w:val="003D7F13"/>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538B"/>
    <w:rsid w:val="003F5A36"/>
    <w:rsid w:val="003F618F"/>
    <w:rsid w:val="003F7282"/>
    <w:rsid w:val="003F74F9"/>
    <w:rsid w:val="004004CB"/>
    <w:rsid w:val="00402C2A"/>
    <w:rsid w:val="00404866"/>
    <w:rsid w:val="00405BC2"/>
    <w:rsid w:val="00406485"/>
    <w:rsid w:val="00406E85"/>
    <w:rsid w:val="00410C23"/>
    <w:rsid w:val="00413142"/>
    <w:rsid w:val="004149C2"/>
    <w:rsid w:val="00414C45"/>
    <w:rsid w:val="0041541C"/>
    <w:rsid w:val="004165F2"/>
    <w:rsid w:val="00416853"/>
    <w:rsid w:val="00420DA7"/>
    <w:rsid w:val="0042239D"/>
    <w:rsid w:val="0042295C"/>
    <w:rsid w:val="00423B23"/>
    <w:rsid w:val="00427BD1"/>
    <w:rsid w:val="004313EB"/>
    <w:rsid w:val="0043206B"/>
    <w:rsid w:val="0043271C"/>
    <w:rsid w:val="00434261"/>
    <w:rsid w:val="0043670F"/>
    <w:rsid w:val="00437E14"/>
    <w:rsid w:val="0044014D"/>
    <w:rsid w:val="00440227"/>
    <w:rsid w:val="00442033"/>
    <w:rsid w:val="00442C9B"/>
    <w:rsid w:val="00443563"/>
    <w:rsid w:val="00444DE6"/>
    <w:rsid w:val="004463AF"/>
    <w:rsid w:val="00450590"/>
    <w:rsid w:val="00454082"/>
    <w:rsid w:val="0045510D"/>
    <w:rsid w:val="00457B13"/>
    <w:rsid w:val="00457C12"/>
    <w:rsid w:val="00457D31"/>
    <w:rsid w:val="00460B37"/>
    <w:rsid w:val="00461AD3"/>
    <w:rsid w:val="004627B6"/>
    <w:rsid w:val="00462B4B"/>
    <w:rsid w:val="00463926"/>
    <w:rsid w:val="00465A03"/>
    <w:rsid w:val="004669AA"/>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90590"/>
    <w:rsid w:val="004905B0"/>
    <w:rsid w:val="00493560"/>
    <w:rsid w:val="00495525"/>
    <w:rsid w:val="004965AF"/>
    <w:rsid w:val="004966D6"/>
    <w:rsid w:val="00496D36"/>
    <w:rsid w:val="004A0C6F"/>
    <w:rsid w:val="004A14F2"/>
    <w:rsid w:val="004A16B0"/>
    <w:rsid w:val="004A2FDA"/>
    <w:rsid w:val="004A3B43"/>
    <w:rsid w:val="004A4791"/>
    <w:rsid w:val="004A61D8"/>
    <w:rsid w:val="004A77F8"/>
    <w:rsid w:val="004B0A0E"/>
    <w:rsid w:val="004B1947"/>
    <w:rsid w:val="004B22E2"/>
    <w:rsid w:val="004B2856"/>
    <w:rsid w:val="004B2AEE"/>
    <w:rsid w:val="004B3CEF"/>
    <w:rsid w:val="004B44D4"/>
    <w:rsid w:val="004B5673"/>
    <w:rsid w:val="004B5881"/>
    <w:rsid w:val="004B6F27"/>
    <w:rsid w:val="004B74F6"/>
    <w:rsid w:val="004B7CD4"/>
    <w:rsid w:val="004C0284"/>
    <w:rsid w:val="004C0815"/>
    <w:rsid w:val="004C11F9"/>
    <w:rsid w:val="004C1F06"/>
    <w:rsid w:val="004C5B99"/>
    <w:rsid w:val="004C6E61"/>
    <w:rsid w:val="004C70F9"/>
    <w:rsid w:val="004D1852"/>
    <w:rsid w:val="004D2124"/>
    <w:rsid w:val="004D26B8"/>
    <w:rsid w:val="004D340F"/>
    <w:rsid w:val="004D4FE8"/>
    <w:rsid w:val="004D50BF"/>
    <w:rsid w:val="004D6F86"/>
    <w:rsid w:val="004E2E84"/>
    <w:rsid w:val="004E37A1"/>
    <w:rsid w:val="004F07A3"/>
    <w:rsid w:val="004F17AC"/>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70F5"/>
    <w:rsid w:val="00521982"/>
    <w:rsid w:val="00521F5C"/>
    <w:rsid w:val="00523615"/>
    <w:rsid w:val="00525F23"/>
    <w:rsid w:val="00526700"/>
    <w:rsid w:val="005272BE"/>
    <w:rsid w:val="00527D20"/>
    <w:rsid w:val="00530A41"/>
    <w:rsid w:val="00530EA3"/>
    <w:rsid w:val="00531AEB"/>
    <w:rsid w:val="00531DA9"/>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5C58"/>
    <w:rsid w:val="00555D9D"/>
    <w:rsid w:val="00557548"/>
    <w:rsid w:val="00557D8A"/>
    <w:rsid w:val="00560F88"/>
    <w:rsid w:val="005622B5"/>
    <w:rsid w:val="005627ED"/>
    <w:rsid w:val="005646BC"/>
    <w:rsid w:val="00564C32"/>
    <w:rsid w:val="0056596C"/>
    <w:rsid w:val="005660A7"/>
    <w:rsid w:val="0056617D"/>
    <w:rsid w:val="005677CB"/>
    <w:rsid w:val="0057183F"/>
    <w:rsid w:val="00574D35"/>
    <w:rsid w:val="005769C2"/>
    <w:rsid w:val="00576DF0"/>
    <w:rsid w:val="00580141"/>
    <w:rsid w:val="0058269B"/>
    <w:rsid w:val="00582BAA"/>
    <w:rsid w:val="005833C7"/>
    <w:rsid w:val="00583CEF"/>
    <w:rsid w:val="0058615B"/>
    <w:rsid w:val="00590789"/>
    <w:rsid w:val="00591E2D"/>
    <w:rsid w:val="00592056"/>
    <w:rsid w:val="00592978"/>
    <w:rsid w:val="005949D5"/>
    <w:rsid w:val="00595F2C"/>
    <w:rsid w:val="005970A3"/>
    <w:rsid w:val="005979BF"/>
    <w:rsid w:val="005A14AB"/>
    <w:rsid w:val="005A1F2E"/>
    <w:rsid w:val="005A2DD3"/>
    <w:rsid w:val="005A3685"/>
    <w:rsid w:val="005A3BF7"/>
    <w:rsid w:val="005A40FC"/>
    <w:rsid w:val="005A53D2"/>
    <w:rsid w:val="005A7D2D"/>
    <w:rsid w:val="005B1A46"/>
    <w:rsid w:val="005B1B88"/>
    <w:rsid w:val="005B37B4"/>
    <w:rsid w:val="005B3E35"/>
    <w:rsid w:val="005B4500"/>
    <w:rsid w:val="005B59C9"/>
    <w:rsid w:val="005B66AC"/>
    <w:rsid w:val="005B7FDA"/>
    <w:rsid w:val="005C122F"/>
    <w:rsid w:val="005C1449"/>
    <w:rsid w:val="005C1A4A"/>
    <w:rsid w:val="005C469C"/>
    <w:rsid w:val="005C57E7"/>
    <w:rsid w:val="005C72E0"/>
    <w:rsid w:val="005D1A90"/>
    <w:rsid w:val="005D3749"/>
    <w:rsid w:val="005D552B"/>
    <w:rsid w:val="005D652E"/>
    <w:rsid w:val="005D6CC9"/>
    <w:rsid w:val="005D7CE9"/>
    <w:rsid w:val="005E6C22"/>
    <w:rsid w:val="005E6EDC"/>
    <w:rsid w:val="005F0B42"/>
    <w:rsid w:val="005F171C"/>
    <w:rsid w:val="005F20BA"/>
    <w:rsid w:val="005F2A88"/>
    <w:rsid w:val="005F3587"/>
    <w:rsid w:val="005F377F"/>
    <w:rsid w:val="005F5D83"/>
    <w:rsid w:val="005F64C4"/>
    <w:rsid w:val="005F6A4E"/>
    <w:rsid w:val="00601610"/>
    <w:rsid w:val="00601E62"/>
    <w:rsid w:val="006043F7"/>
    <w:rsid w:val="0060467B"/>
    <w:rsid w:val="00604F18"/>
    <w:rsid w:val="006060AF"/>
    <w:rsid w:val="00606430"/>
    <w:rsid w:val="00607625"/>
    <w:rsid w:val="00612A2B"/>
    <w:rsid w:val="00612AC2"/>
    <w:rsid w:val="00612C3E"/>
    <w:rsid w:val="00612F52"/>
    <w:rsid w:val="00613EA0"/>
    <w:rsid w:val="00615857"/>
    <w:rsid w:val="0061794F"/>
    <w:rsid w:val="00620497"/>
    <w:rsid w:val="00620530"/>
    <w:rsid w:val="006225E7"/>
    <w:rsid w:val="0062461F"/>
    <w:rsid w:val="006251E5"/>
    <w:rsid w:val="00626D9B"/>
    <w:rsid w:val="006277A2"/>
    <w:rsid w:val="0063100C"/>
    <w:rsid w:val="00632E0D"/>
    <w:rsid w:val="00632F2F"/>
    <w:rsid w:val="00633249"/>
    <w:rsid w:val="00633277"/>
    <w:rsid w:val="00633AB7"/>
    <w:rsid w:val="00635E59"/>
    <w:rsid w:val="00637C1E"/>
    <w:rsid w:val="00641370"/>
    <w:rsid w:val="00641468"/>
    <w:rsid w:val="00641EA1"/>
    <w:rsid w:val="0064289E"/>
    <w:rsid w:val="006433CE"/>
    <w:rsid w:val="0064464B"/>
    <w:rsid w:val="00647228"/>
    <w:rsid w:val="00650065"/>
    <w:rsid w:val="0065110D"/>
    <w:rsid w:val="006518A1"/>
    <w:rsid w:val="00651F39"/>
    <w:rsid w:val="006550C5"/>
    <w:rsid w:val="00655328"/>
    <w:rsid w:val="00655FA0"/>
    <w:rsid w:val="006565E1"/>
    <w:rsid w:val="00656C6A"/>
    <w:rsid w:val="006570F2"/>
    <w:rsid w:val="0065794D"/>
    <w:rsid w:val="00661266"/>
    <w:rsid w:val="00662F80"/>
    <w:rsid w:val="006636C8"/>
    <w:rsid w:val="00664821"/>
    <w:rsid w:val="00667D14"/>
    <w:rsid w:val="006707D3"/>
    <w:rsid w:val="00672D63"/>
    <w:rsid w:val="00674543"/>
    <w:rsid w:val="00674E23"/>
    <w:rsid w:val="00675C48"/>
    <w:rsid w:val="00676D47"/>
    <w:rsid w:val="00677969"/>
    <w:rsid w:val="00680E0E"/>
    <w:rsid w:val="006822E1"/>
    <w:rsid w:val="00683552"/>
    <w:rsid w:val="006839CB"/>
    <w:rsid w:val="006845A7"/>
    <w:rsid w:val="00684C54"/>
    <w:rsid w:val="00684E07"/>
    <w:rsid w:val="0068660F"/>
    <w:rsid w:val="0068693C"/>
    <w:rsid w:val="00690173"/>
    <w:rsid w:val="006933A3"/>
    <w:rsid w:val="00694FEE"/>
    <w:rsid w:val="0069551D"/>
    <w:rsid w:val="00696056"/>
    <w:rsid w:val="006A0927"/>
    <w:rsid w:val="006A42AC"/>
    <w:rsid w:val="006A5F76"/>
    <w:rsid w:val="006A687D"/>
    <w:rsid w:val="006B1CFC"/>
    <w:rsid w:val="006B59F1"/>
    <w:rsid w:val="006B5F24"/>
    <w:rsid w:val="006C1454"/>
    <w:rsid w:val="006C1CC9"/>
    <w:rsid w:val="006C26A8"/>
    <w:rsid w:val="006C4745"/>
    <w:rsid w:val="006C48DA"/>
    <w:rsid w:val="006C4D8C"/>
    <w:rsid w:val="006C5BED"/>
    <w:rsid w:val="006D00D6"/>
    <w:rsid w:val="006D0BE8"/>
    <w:rsid w:val="006D1C14"/>
    <w:rsid w:val="006D4F67"/>
    <w:rsid w:val="006D586B"/>
    <w:rsid w:val="006D6025"/>
    <w:rsid w:val="006D6798"/>
    <w:rsid w:val="006E0D3E"/>
    <w:rsid w:val="006E3296"/>
    <w:rsid w:val="006E4085"/>
    <w:rsid w:val="006E4960"/>
    <w:rsid w:val="006E7516"/>
    <w:rsid w:val="006E7D5F"/>
    <w:rsid w:val="006F2F26"/>
    <w:rsid w:val="006F310F"/>
    <w:rsid w:val="006F3DFB"/>
    <w:rsid w:val="006F4275"/>
    <w:rsid w:val="006F4DA9"/>
    <w:rsid w:val="006F5C13"/>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E24"/>
    <w:rsid w:val="00722224"/>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7F39"/>
    <w:rsid w:val="00741FD4"/>
    <w:rsid w:val="00742628"/>
    <w:rsid w:val="007433FF"/>
    <w:rsid w:val="007436A9"/>
    <w:rsid w:val="0074417F"/>
    <w:rsid w:val="00745950"/>
    <w:rsid w:val="00746EC3"/>
    <w:rsid w:val="0074714F"/>
    <w:rsid w:val="007473D1"/>
    <w:rsid w:val="0075296D"/>
    <w:rsid w:val="00753E3A"/>
    <w:rsid w:val="00756206"/>
    <w:rsid w:val="007564A4"/>
    <w:rsid w:val="00756BD2"/>
    <w:rsid w:val="007572E5"/>
    <w:rsid w:val="007636B6"/>
    <w:rsid w:val="00765CEC"/>
    <w:rsid w:val="00766200"/>
    <w:rsid w:val="0077023A"/>
    <w:rsid w:val="00770DA2"/>
    <w:rsid w:val="00771C77"/>
    <w:rsid w:val="00771F9E"/>
    <w:rsid w:val="00775493"/>
    <w:rsid w:val="00775B16"/>
    <w:rsid w:val="00775BD4"/>
    <w:rsid w:val="00782FBE"/>
    <w:rsid w:val="00784BF3"/>
    <w:rsid w:val="00784FC2"/>
    <w:rsid w:val="00785424"/>
    <w:rsid w:val="00787BA0"/>
    <w:rsid w:val="00790239"/>
    <w:rsid w:val="0079120F"/>
    <w:rsid w:val="00792612"/>
    <w:rsid w:val="007971AB"/>
    <w:rsid w:val="007A04B0"/>
    <w:rsid w:val="007A0BB4"/>
    <w:rsid w:val="007A5A5B"/>
    <w:rsid w:val="007A7EDD"/>
    <w:rsid w:val="007B0954"/>
    <w:rsid w:val="007B1210"/>
    <w:rsid w:val="007B1C7E"/>
    <w:rsid w:val="007B225D"/>
    <w:rsid w:val="007B30A0"/>
    <w:rsid w:val="007B49D7"/>
    <w:rsid w:val="007B4CB4"/>
    <w:rsid w:val="007B5163"/>
    <w:rsid w:val="007B62A9"/>
    <w:rsid w:val="007B6A9C"/>
    <w:rsid w:val="007C2B09"/>
    <w:rsid w:val="007C35D6"/>
    <w:rsid w:val="007C4CB3"/>
    <w:rsid w:val="007C4CFA"/>
    <w:rsid w:val="007C620B"/>
    <w:rsid w:val="007C64E0"/>
    <w:rsid w:val="007C751D"/>
    <w:rsid w:val="007C7A53"/>
    <w:rsid w:val="007D0DA6"/>
    <w:rsid w:val="007D1273"/>
    <w:rsid w:val="007D1D7D"/>
    <w:rsid w:val="007D201F"/>
    <w:rsid w:val="007D273D"/>
    <w:rsid w:val="007D3EF3"/>
    <w:rsid w:val="007D4AA2"/>
    <w:rsid w:val="007D585F"/>
    <w:rsid w:val="007D7B8F"/>
    <w:rsid w:val="007E10FD"/>
    <w:rsid w:val="007E20E3"/>
    <w:rsid w:val="007E2539"/>
    <w:rsid w:val="007E2992"/>
    <w:rsid w:val="007E2FCF"/>
    <w:rsid w:val="007E4030"/>
    <w:rsid w:val="007E5337"/>
    <w:rsid w:val="007F053B"/>
    <w:rsid w:val="007F07E2"/>
    <w:rsid w:val="007F1178"/>
    <w:rsid w:val="007F2B5E"/>
    <w:rsid w:val="007F30D2"/>
    <w:rsid w:val="007F3A10"/>
    <w:rsid w:val="007F3A89"/>
    <w:rsid w:val="007F5AD4"/>
    <w:rsid w:val="007F682C"/>
    <w:rsid w:val="007F6E76"/>
    <w:rsid w:val="007F7CD8"/>
    <w:rsid w:val="008003BF"/>
    <w:rsid w:val="008012FD"/>
    <w:rsid w:val="00801A31"/>
    <w:rsid w:val="00802D75"/>
    <w:rsid w:val="008038F9"/>
    <w:rsid w:val="00804A4E"/>
    <w:rsid w:val="008068D3"/>
    <w:rsid w:val="008069C8"/>
    <w:rsid w:val="00807A5E"/>
    <w:rsid w:val="00807CF4"/>
    <w:rsid w:val="00807FF8"/>
    <w:rsid w:val="00810760"/>
    <w:rsid w:val="00811071"/>
    <w:rsid w:val="00811D37"/>
    <w:rsid w:val="00811FAB"/>
    <w:rsid w:val="00813A83"/>
    <w:rsid w:val="00813EBD"/>
    <w:rsid w:val="0081480D"/>
    <w:rsid w:val="00815E53"/>
    <w:rsid w:val="00817473"/>
    <w:rsid w:val="00820490"/>
    <w:rsid w:val="00820D1F"/>
    <w:rsid w:val="00824672"/>
    <w:rsid w:val="0082480B"/>
    <w:rsid w:val="0082501F"/>
    <w:rsid w:val="00825302"/>
    <w:rsid w:val="00825922"/>
    <w:rsid w:val="00825E33"/>
    <w:rsid w:val="008268FF"/>
    <w:rsid w:val="00826FC7"/>
    <w:rsid w:val="008303AD"/>
    <w:rsid w:val="00831F6B"/>
    <w:rsid w:val="0083226C"/>
    <w:rsid w:val="008338F8"/>
    <w:rsid w:val="00841207"/>
    <w:rsid w:val="00841A90"/>
    <w:rsid w:val="008435F7"/>
    <w:rsid w:val="008436BE"/>
    <w:rsid w:val="00843CA3"/>
    <w:rsid w:val="00845099"/>
    <w:rsid w:val="00845A47"/>
    <w:rsid w:val="00845DCD"/>
    <w:rsid w:val="00845F31"/>
    <w:rsid w:val="00845F91"/>
    <w:rsid w:val="00846C2E"/>
    <w:rsid w:val="008471DA"/>
    <w:rsid w:val="008533AF"/>
    <w:rsid w:val="00853DC2"/>
    <w:rsid w:val="0085496D"/>
    <w:rsid w:val="0085621C"/>
    <w:rsid w:val="008563FE"/>
    <w:rsid w:val="0086005E"/>
    <w:rsid w:val="00861A2B"/>
    <w:rsid w:val="00863B23"/>
    <w:rsid w:val="00866B7A"/>
    <w:rsid w:val="00871A14"/>
    <w:rsid w:val="00872B64"/>
    <w:rsid w:val="00874A97"/>
    <w:rsid w:val="00874D2E"/>
    <w:rsid w:val="008752AB"/>
    <w:rsid w:val="00876099"/>
    <w:rsid w:val="00876F5F"/>
    <w:rsid w:val="00880FC7"/>
    <w:rsid w:val="008816BB"/>
    <w:rsid w:val="008818CD"/>
    <w:rsid w:val="00882E03"/>
    <w:rsid w:val="0088355A"/>
    <w:rsid w:val="008839A3"/>
    <w:rsid w:val="00890627"/>
    <w:rsid w:val="00891850"/>
    <w:rsid w:val="008933C1"/>
    <w:rsid w:val="008950EF"/>
    <w:rsid w:val="008A4535"/>
    <w:rsid w:val="008A6CE7"/>
    <w:rsid w:val="008A7D21"/>
    <w:rsid w:val="008B0673"/>
    <w:rsid w:val="008B1C97"/>
    <w:rsid w:val="008B1E0B"/>
    <w:rsid w:val="008B3F71"/>
    <w:rsid w:val="008B4579"/>
    <w:rsid w:val="008B66BF"/>
    <w:rsid w:val="008B7FF2"/>
    <w:rsid w:val="008C01F6"/>
    <w:rsid w:val="008C10E1"/>
    <w:rsid w:val="008C1D68"/>
    <w:rsid w:val="008C2CAA"/>
    <w:rsid w:val="008C3CAC"/>
    <w:rsid w:val="008D1010"/>
    <w:rsid w:val="008D1365"/>
    <w:rsid w:val="008D37E9"/>
    <w:rsid w:val="008D7823"/>
    <w:rsid w:val="008D7E00"/>
    <w:rsid w:val="008E03E8"/>
    <w:rsid w:val="008E1F7C"/>
    <w:rsid w:val="008E22A6"/>
    <w:rsid w:val="008E2F85"/>
    <w:rsid w:val="008E41E2"/>
    <w:rsid w:val="008E44D6"/>
    <w:rsid w:val="008F0104"/>
    <w:rsid w:val="008F0794"/>
    <w:rsid w:val="008F4A1B"/>
    <w:rsid w:val="008F6088"/>
    <w:rsid w:val="008F67F4"/>
    <w:rsid w:val="008F75BE"/>
    <w:rsid w:val="00901FA5"/>
    <w:rsid w:val="00902174"/>
    <w:rsid w:val="00907DD4"/>
    <w:rsid w:val="00912437"/>
    <w:rsid w:val="009140CC"/>
    <w:rsid w:val="009147FB"/>
    <w:rsid w:val="0091494E"/>
    <w:rsid w:val="00914B16"/>
    <w:rsid w:val="009154A5"/>
    <w:rsid w:val="00915AD2"/>
    <w:rsid w:val="00915BC1"/>
    <w:rsid w:val="00921FB6"/>
    <w:rsid w:val="0092472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13C"/>
    <w:rsid w:val="009454D6"/>
    <w:rsid w:val="009465EA"/>
    <w:rsid w:val="00946AE4"/>
    <w:rsid w:val="00950343"/>
    <w:rsid w:val="00953CE1"/>
    <w:rsid w:val="00955BFA"/>
    <w:rsid w:val="00956FD7"/>
    <w:rsid w:val="00962948"/>
    <w:rsid w:val="009630C5"/>
    <w:rsid w:val="00965062"/>
    <w:rsid w:val="0096568D"/>
    <w:rsid w:val="00967593"/>
    <w:rsid w:val="00967930"/>
    <w:rsid w:val="009713CF"/>
    <w:rsid w:val="0097176D"/>
    <w:rsid w:val="00972D8E"/>
    <w:rsid w:val="0097389F"/>
    <w:rsid w:val="00974589"/>
    <w:rsid w:val="00974AF1"/>
    <w:rsid w:val="00976050"/>
    <w:rsid w:val="0097694A"/>
    <w:rsid w:val="009773AB"/>
    <w:rsid w:val="0097787C"/>
    <w:rsid w:val="009800D8"/>
    <w:rsid w:val="00980B56"/>
    <w:rsid w:val="00983164"/>
    <w:rsid w:val="00984FEA"/>
    <w:rsid w:val="009854DB"/>
    <w:rsid w:val="0098556D"/>
    <w:rsid w:val="00985968"/>
    <w:rsid w:val="009859F2"/>
    <w:rsid w:val="0098675F"/>
    <w:rsid w:val="00986A47"/>
    <w:rsid w:val="00987C55"/>
    <w:rsid w:val="009907C6"/>
    <w:rsid w:val="009908C8"/>
    <w:rsid w:val="009912CB"/>
    <w:rsid w:val="00997223"/>
    <w:rsid w:val="009A046C"/>
    <w:rsid w:val="009A1FBA"/>
    <w:rsid w:val="009A467B"/>
    <w:rsid w:val="009A678F"/>
    <w:rsid w:val="009A701E"/>
    <w:rsid w:val="009A7CE2"/>
    <w:rsid w:val="009B0747"/>
    <w:rsid w:val="009B1C4E"/>
    <w:rsid w:val="009B2A83"/>
    <w:rsid w:val="009B61C1"/>
    <w:rsid w:val="009B7EC8"/>
    <w:rsid w:val="009C3C06"/>
    <w:rsid w:val="009C49CB"/>
    <w:rsid w:val="009C7E56"/>
    <w:rsid w:val="009D0B2A"/>
    <w:rsid w:val="009D1EF2"/>
    <w:rsid w:val="009D24E8"/>
    <w:rsid w:val="009D47E1"/>
    <w:rsid w:val="009D5207"/>
    <w:rsid w:val="009E039A"/>
    <w:rsid w:val="009E040A"/>
    <w:rsid w:val="009E05C6"/>
    <w:rsid w:val="009E1DD4"/>
    <w:rsid w:val="009E4528"/>
    <w:rsid w:val="009E543D"/>
    <w:rsid w:val="009E58EB"/>
    <w:rsid w:val="009E5E46"/>
    <w:rsid w:val="009F42D7"/>
    <w:rsid w:val="009F4F51"/>
    <w:rsid w:val="009F525E"/>
    <w:rsid w:val="009F58D8"/>
    <w:rsid w:val="009F6594"/>
    <w:rsid w:val="009F6EF0"/>
    <w:rsid w:val="00A010E7"/>
    <w:rsid w:val="00A03443"/>
    <w:rsid w:val="00A03F3B"/>
    <w:rsid w:val="00A04C08"/>
    <w:rsid w:val="00A06260"/>
    <w:rsid w:val="00A06E73"/>
    <w:rsid w:val="00A078C2"/>
    <w:rsid w:val="00A11E1F"/>
    <w:rsid w:val="00A12FA1"/>
    <w:rsid w:val="00A139D1"/>
    <w:rsid w:val="00A172C3"/>
    <w:rsid w:val="00A21043"/>
    <w:rsid w:val="00A211D3"/>
    <w:rsid w:val="00A21408"/>
    <w:rsid w:val="00A24510"/>
    <w:rsid w:val="00A24A21"/>
    <w:rsid w:val="00A26EAA"/>
    <w:rsid w:val="00A27C2C"/>
    <w:rsid w:val="00A27C66"/>
    <w:rsid w:val="00A27D28"/>
    <w:rsid w:val="00A3202C"/>
    <w:rsid w:val="00A32B6F"/>
    <w:rsid w:val="00A32B74"/>
    <w:rsid w:val="00A3348C"/>
    <w:rsid w:val="00A35BB4"/>
    <w:rsid w:val="00A366FF"/>
    <w:rsid w:val="00A3784E"/>
    <w:rsid w:val="00A40081"/>
    <w:rsid w:val="00A4017E"/>
    <w:rsid w:val="00A4672F"/>
    <w:rsid w:val="00A46869"/>
    <w:rsid w:val="00A47761"/>
    <w:rsid w:val="00A50741"/>
    <w:rsid w:val="00A51381"/>
    <w:rsid w:val="00A52B39"/>
    <w:rsid w:val="00A53378"/>
    <w:rsid w:val="00A53A84"/>
    <w:rsid w:val="00A53D1A"/>
    <w:rsid w:val="00A550C1"/>
    <w:rsid w:val="00A5642B"/>
    <w:rsid w:val="00A57645"/>
    <w:rsid w:val="00A60309"/>
    <w:rsid w:val="00A60B72"/>
    <w:rsid w:val="00A62577"/>
    <w:rsid w:val="00A630CA"/>
    <w:rsid w:val="00A64B05"/>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24DD"/>
    <w:rsid w:val="00A84593"/>
    <w:rsid w:val="00A84AF8"/>
    <w:rsid w:val="00A84CEA"/>
    <w:rsid w:val="00A852A6"/>
    <w:rsid w:val="00A858DE"/>
    <w:rsid w:val="00A85D57"/>
    <w:rsid w:val="00A86172"/>
    <w:rsid w:val="00A86A28"/>
    <w:rsid w:val="00A90E9D"/>
    <w:rsid w:val="00A913CF"/>
    <w:rsid w:val="00A91A5F"/>
    <w:rsid w:val="00A926D8"/>
    <w:rsid w:val="00A945F5"/>
    <w:rsid w:val="00A964EA"/>
    <w:rsid w:val="00A966F6"/>
    <w:rsid w:val="00A979B6"/>
    <w:rsid w:val="00AA09D7"/>
    <w:rsid w:val="00AA0D33"/>
    <w:rsid w:val="00AA1393"/>
    <w:rsid w:val="00AA21EB"/>
    <w:rsid w:val="00AA390E"/>
    <w:rsid w:val="00AA5D41"/>
    <w:rsid w:val="00AA72A8"/>
    <w:rsid w:val="00AB29FC"/>
    <w:rsid w:val="00AB31E4"/>
    <w:rsid w:val="00AB3DA0"/>
    <w:rsid w:val="00AB4121"/>
    <w:rsid w:val="00AB636D"/>
    <w:rsid w:val="00AB75A1"/>
    <w:rsid w:val="00AC0EB6"/>
    <w:rsid w:val="00AC45A2"/>
    <w:rsid w:val="00AC4E91"/>
    <w:rsid w:val="00AD2664"/>
    <w:rsid w:val="00AD3110"/>
    <w:rsid w:val="00AD4899"/>
    <w:rsid w:val="00AD5E77"/>
    <w:rsid w:val="00AD635A"/>
    <w:rsid w:val="00AD694F"/>
    <w:rsid w:val="00AD6C51"/>
    <w:rsid w:val="00AE1777"/>
    <w:rsid w:val="00AE3007"/>
    <w:rsid w:val="00AE3E8B"/>
    <w:rsid w:val="00AE6125"/>
    <w:rsid w:val="00AF1256"/>
    <w:rsid w:val="00AF22F5"/>
    <w:rsid w:val="00AF31DF"/>
    <w:rsid w:val="00AF401D"/>
    <w:rsid w:val="00AF4FC7"/>
    <w:rsid w:val="00AF5BBC"/>
    <w:rsid w:val="00B01792"/>
    <w:rsid w:val="00B04280"/>
    <w:rsid w:val="00B0560A"/>
    <w:rsid w:val="00B05964"/>
    <w:rsid w:val="00B07511"/>
    <w:rsid w:val="00B07A1C"/>
    <w:rsid w:val="00B07D5B"/>
    <w:rsid w:val="00B1008A"/>
    <w:rsid w:val="00B120AC"/>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31129"/>
    <w:rsid w:val="00B31C1D"/>
    <w:rsid w:val="00B3452C"/>
    <w:rsid w:val="00B4079B"/>
    <w:rsid w:val="00B43415"/>
    <w:rsid w:val="00B51483"/>
    <w:rsid w:val="00B52136"/>
    <w:rsid w:val="00B539D0"/>
    <w:rsid w:val="00B53D9D"/>
    <w:rsid w:val="00B55153"/>
    <w:rsid w:val="00B5565E"/>
    <w:rsid w:val="00B56747"/>
    <w:rsid w:val="00B5687D"/>
    <w:rsid w:val="00B607D9"/>
    <w:rsid w:val="00B61C38"/>
    <w:rsid w:val="00B64190"/>
    <w:rsid w:val="00B74ADE"/>
    <w:rsid w:val="00B7541C"/>
    <w:rsid w:val="00B75534"/>
    <w:rsid w:val="00B768BA"/>
    <w:rsid w:val="00B77D16"/>
    <w:rsid w:val="00B8094A"/>
    <w:rsid w:val="00B83AB6"/>
    <w:rsid w:val="00B846DF"/>
    <w:rsid w:val="00B8555F"/>
    <w:rsid w:val="00B8561D"/>
    <w:rsid w:val="00B86361"/>
    <w:rsid w:val="00B866D5"/>
    <w:rsid w:val="00B86A2B"/>
    <w:rsid w:val="00B8721B"/>
    <w:rsid w:val="00B90055"/>
    <w:rsid w:val="00B928EA"/>
    <w:rsid w:val="00B93C6B"/>
    <w:rsid w:val="00B93CB6"/>
    <w:rsid w:val="00B94484"/>
    <w:rsid w:val="00B9484C"/>
    <w:rsid w:val="00B959ED"/>
    <w:rsid w:val="00B96CA4"/>
    <w:rsid w:val="00B9732A"/>
    <w:rsid w:val="00BA0860"/>
    <w:rsid w:val="00BA092C"/>
    <w:rsid w:val="00BA26C4"/>
    <w:rsid w:val="00BA377F"/>
    <w:rsid w:val="00BA383C"/>
    <w:rsid w:val="00BB05C1"/>
    <w:rsid w:val="00BB06AF"/>
    <w:rsid w:val="00BB0B40"/>
    <w:rsid w:val="00BB12AD"/>
    <w:rsid w:val="00BB1B4E"/>
    <w:rsid w:val="00BB2E37"/>
    <w:rsid w:val="00BB5F65"/>
    <w:rsid w:val="00BB65D3"/>
    <w:rsid w:val="00BB6D0C"/>
    <w:rsid w:val="00BC1955"/>
    <w:rsid w:val="00BC26A6"/>
    <w:rsid w:val="00BC43F0"/>
    <w:rsid w:val="00BC4CD4"/>
    <w:rsid w:val="00BC62FB"/>
    <w:rsid w:val="00BC717F"/>
    <w:rsid w:val="00BC7314"/>
    <w:rsid w:val="00BD20F1"/>
    <w:rsid w:val="00BD2180"/>
    <w:rsid w:val="00BD2758"/>
    <w:rsid w:val="00BD2C13"/>
    <w:rsid w:val="00BD3DC1"/>
    <w:rsid w:val="00BD492D"/>
    <w:rsid w:val="00BD6A96"/>
    <w:rsid w:val="00BE1094"/>
    <w:rsid w:val="00BE2818"/>
    <w:rsid w:val="00BE3564"/>
    <w:rsid w:val="00BE4CFD"/>
    <w:rsid w:val="00BE51FE"/>
    <w:rsid w:val="00BE554F"/>
    <w:rsid w:val="00BE74B5"/>
    <w:rsid w:val="00BF0654"/>
    <w:rsid w:val="00BF0CED"/>
    <w:rsid w:val="00BF32B6"/>
    <w:rsid w:val="00BF43AF"/>
    <w:rsid w:val="00C035AC"/>
    <w:rsid w:val="00C03758"/>
    <w:rsid w:val="00C1114E"/>
    <w:rsid w:val="00C1296A"/>
    <w:rsid w:val="00C13AEC"/>
    <w:rsid w:val="00C148A6"/>
    <w:rsid w:val="00C16337"/>
    <w:rsid w:val="00C16700"/>
    <w:rsid w:val="00C178C4"/>
    <w:rsid w:val="00C20834"/>
    <w:rsid w:val="00C20FA0"/>
    <w:rsid w:val="00C22CA2"/>
    <w:rsid w:val="00C23A5E"/>
    <w:rsid w:val="00C24B9F"/>
    <w:rsid w:val="00C2598D"/>
    <w:rsid w:val="00C26098"/>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4876"/>
    <w:rsid w:val="00C56E28"/>
    <w:rsid w:val="00C56FAD"/>
    <w:rsid w:val="00C57EF3"/>
    <w:rsid w:val="00C60146"/>
    <w:rsid w:val="00C6053B"/>
    <w:rsid w:val="00C62D75"/>
    <w:rsid w:val="00C62EBE"/>
    <w:rsid w:val="00C63024"/>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16E9"/>
    <w:rsid w:val="00C83870"/>
    <w:rsid w:val="00C83D1E"/>
    <w:rsid w:val="00C83EA1"/>
    <w:rsid w:val="00C846F9"/>
    <w:rsid w:val="00C84936"/>
    <w:rsid w:val="00C84EA2"/>
    <w:rsid w:val="00C84FD8"/>
    <w:rsid w:val="00C850A4"/>
    <w:rsid w:val="00C87D86"/>
    <w:rsid w:val="00C9006C"/>
    <w:rsid w:val="00C904B1"/>
    <w:rsid w:val="00C937B1"/>
    <w:rsid w:val="00C95098"/>
    <w:rsid w:val="00C95893"/>
    <w:rsid w:val="00C962E8"/>
    <w:rsid w:val="00C973D2"/>
    <w:rsid w:val="00CA013D"/>
    <w:rsid w:val="00CA2BEE"/>
    <w:rsid w:val="00CA3CF5"/>
    <w:rsid w:val="00CA42C5"/>
    <w:rsid w:val="00CA48CC"/>
    <w:rsid w:val="00CA6120"/>
    <w:rsid w:val="00CA6F5A"/>
    <w:rsid w:val="00CA75CE"/>
    <w:rsid w:val="00CA7F14"/>
    <w:rsid w:val="00CB04C1"/>
    <w:rsid w:val="00CB3158"/>
    <w:rsid w:val="00CB459C"/>
    <w:rsid w:val="00CB4B9A"/>
    <w:rsid w:val="00CC30A7"/>
    <w:rsid w:val="00CC3699"/>
    <w:rsid w:val="00CC36F3"/>
    <w:rsid w:val="00CC5604"/>
    <w:rsid w:val="00CC626B"/>
    <w:rsid w:val="00CC63FB"/>
    <w:rsid w:val="00CD021C"/>
    <w:rsid w:val="00CD0527"/>
    <w:rsid w:val="00CD1390"/>
    <w:rsid w:val="00CD1D25"/>
    <w:rsid w:val="00CD33F0"/>
    <w:rsid w:val="00CD3C67"/>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57FB"/>
    <w:rsid w:val="00D05F78"/>
    <w:rsid w:val="00D07969"/>
    <w:rsid w:val="00D1153C"/>
    <w:rsid w:val="00D12088"/>
    <w:rsid w:val="00D13F4A"/>
    <w:rsid w:val="00D16C8F"/>
    <w:rsid w:val="00D17962"/>
    <w:rsid w:val="00D17B14"/>
    <w:rsid w:val="00D22634"/>
    <w:rsid w:val="00D23161"/>
    <w:rsid w:val="00D23679"/>
    <w:rsid w:val="00D26229"/>
    <w:rsid w:val="00D267C3"/>
    <w:rsid w:val="00D36982"/>
    <w:rsid w:val="00D42C36"/>
    <w:rsid w:val="00D43F8F"/>
    <w:rsid w:val="00D505D0"/>
    <w:rsid w:val="00D509A6"/>
    <w:rsid w:val="00D5123C"/>
    <w:rsid w:val="00D5152D"/>
    <w:rsid w:val="00D538B0"/>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1F24"/>
    <w:rsid w:val="00D82E33"/>
    <w:rsid w:val="00D837C4"/>
    <w:rsid w:val="00D866E7"/>
    <w:rsid w:val="00D87053"/>
    <w:rsid w:val="00D87745"/>
    <w:rsid w:val="00D87FB9"/>
    <w:rsid w:val="00D90A45"/>
    <w:rsid w:val="00D913E9"/>
    <w:rsid w:val="00D93BE3"/>
    <w:rsid w:val="00D94C95"/>
    <w:rsid w:val="00D952DD"/>
    <w:rsid w:val="00D960A0"/>
    <w:rsid w:val="00D967BA"/>
    <w:rsid w:val="00D97659"/>
    <w:rsid w:val="00D97F4F"/>
    <w:rsid w:val="00DA109D"/>
    <w:rsid w:val="00DA1270"/>
    <w:rsid w:val="00DA1AD4"/>
    <w:rsid w:val="00DA1D3E"/>
    <w:rsid w:val="00DA2227"/>
    <w:rsid w:val="00DA234F"/>
    <w:rsid w:val="00DA612B"/>
    <w:rsid w:val="00DA7ACA"/>
    <w:rsid w:val="00DB13DC"/>
    <w:rsid w:val="00DB16D0"/>
    <w:rsid w:val="00DB2CE9"/>
    <w:rsid w:val="00DB4E39"/>
    <w:rsid w:val="00DB4FAA"/>
    <w:rsid w:val="00DB6B0F"/>
    <w:rsid w:val="00DC0C49"/>
    <w:rsid w:val="00DC158F"/>
    <w:rsid w:val="00DC15E2"/>
    <w:rsid w:val="00DC368D"/>
    <w:rsid w:val="00DC47E6"/>
    <w:rsid w:val="00DC4AAD"/>
    <w:rsid w:val="00DC4BBD"/>
    <w:rsid w:val="00DC4E80"/>
    <w:rsid w:val="00DC793C"/>
    <w:rsid w:val="00DD3504"/>
    <w:rsid w:val="00DD4ABB"/>
    <w:rsid w:val="00DD4AEE"/>
    <w:rsid w:val="00DE0BF6"/>
    <w:rsid w:val="00DE2110"/>
    <w:rsid w:val="00DE3070"/>
    <w:rsid w:val="00DE3425"/>
    <w:rsid w:val="00DE3FE8"/>
    <w:rsid w:val="00DE61D1"/>
    <w:rsid w:val="00DE6EC0"/>
    <w:rsid w:val="00DF038B"/>
    <w:rsid w:val="00DF0459"/>
    <w:rsid w:val="00DF1FD8"/>
    <w:rsid w:val="00DF473D"/>
    <w:rsid w:val="00DF4911"/>
    <w:rsid w:val="00DF5767"/>
    <w:rsid w:val="00DF68E9"/>
    <w:rsid w:val="00DF7FB8"/>
    <w:rsid w:val="00E000B2"/>
    <w:rsid w:val="00E01528"/>
    <w:rsid w:val="00E05FD6"/>
    <w:rsid w:val="00E11FFC"/>
    <w:rsid w:val="00E128EE"/>
    <w:rsid w:val="00E17292"/>
    <w:rsid w:val="00E20BBC"/>
    <w:rsid w:val="00E22163"/>
    <w:rsid w:val="00E24C45"/>
    <w:rsid w:val="00E25D52"/>
    <w:rsid w:val="00E265CE"/>
    <w:rsid w:val="00E2745B"/>
    <w:rsid w:val="00E27BF1"/>
    <w:rsid w:val="00E27FEC"/>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58C4"/>
    <w:rsid w:val="00E5040E"/>
    <w:rsid w:val="00E50838"/>
    <w:rsid w:val="00E5215F"/>
    <w:rsid w:val="00E60822"/>
    <w:rsid w:val="00E616CF"/>
    <w:rsid w:val="00E62C93"/>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215F"/>
    <w:rsid w:val="00ED4EAD"/>
    <w:rsid w:val="00ED770B"/>
    <w:rsid w:val="00EE03F6"/>
    <w:rsid w:val="00EE04EB"/>
    <w:rsid w:val="00EE0961"/>
    <w:rsid w:val="00EE1BCE"/>
    <w:rsid w:val="00EE2564"/>
    <w:rsid w:val="00EE3B8A"/>
    <w:rsid w:val="00EF0858"/>
    <w:rsid w:val="00EF12BF"/>
    <w:rsid w:val="00EF2961"/>
    <w:rsid w:val="00EF2BA7"/>
    <w:rsid w:val="00EF4CD9"/>
    <w:rsid w:val="00EF59D6"/>
    <w:rsid w:val="00EF5DF1"/>
    <w:rsid w:val="00F00454"/>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20E4F"/>
    <w:rsid w:val="00F22EAF"/>
    <w:rsid w:val="00F23B7F"/>
    <w:rsid w:val="00F24625"/>
    <w:rsid w:val="00F25CAF"/>
    <w:rsid w:val="00F2710B"/>
    <w:rsid w:val="00F275A6"/>
    <w:rsid w:val="00F30F46"/>
    <w:rsid w:val="00F31912"/>
    <w:rsid w:val="00F3341E"/>
    <w:rsid w:val="00F33F46"/>
    <w:rsid w:val="00F34071"/>
    <w:rsid w:val="00F349E5"/>
    <w:rsid w:val="00F3523B"/>
    <w:rsid w:val="00F36677"/>
    <w:rsid w:val="00F40E11"/>
    <w:rsid w:val="00F40F79"/>
    <w:rsid w:val="00F42483"/>
    <w:rsid w:val="00F42B5E"/>
    <w:rsid w:val="00F44AEB"/>
    <w:rsid w:val="00F53773"/>
    <w:rsid w:val="00F545E3"/>
    <w:rsid w:val="00F54F90"/>
    <w:rsid w:val="00F5744D"/>
    <w:rsid w:val="00F60D7E"/>
    <w:rsid w:val="00F631E7"/>
    <w:rsid w:val="00F64F40"/>
    <w:rsid w:val="00F651A0"/>
    <w:rsid w:val="00F65D6C"/>
    <w:rsid w:val="00F66A1D"/>
    <w:rsid w:val="00F67462"/>
    <w:rsid w:val="00F70CD2"/>
    <w:rsid w:val="00F74520"/>
    <w:rsid w:val="00F75306"/>
    <w:rsid w:val="00F76D3C"/>
    <w:rsid w:val="00F8117B"/>
    <w:rsid w:val="00F82C3B"/>
    <w:rsid w:val="00F83BE8"/>
    <w:rsid w:val="00F8626E"/>
    <w:rsid w:val="00F871C6"/>
    <w:rsid w:val="00F87A94"/>
    <w:rsid w:val="00F9019A"/>
    <w:rsid w:val="00F905D7"/>
    <w:rsid w:val="00F9205B"/>
    <w:rsid w:val="00F92D9A"/>
    <w:rsid w:val="00F93137"/>
    <w:rsid w:val="00F936DA"/>
    <w:rsid w:val="00F93F62"/>
    <w:rsid w:val="00F948CC"/>
    <w:rsid w:val="00F9632D"/>
    <w:rsid w:val="00F96A2A"/>
    <w:rsid w:val="00FA0290"/>
    <w:rsid w:val="00FA2314"/>
    <w:rsid w:val="00FA323F"/>
    <w:rsid w:val="00FA3CE6"/>
    <w:rsid w:val="00FA683E"/>
    <w:rsid w:val="00FA7578"/>
    <w:rsid w:val="00FB4459"/>
    <w:rsid w:val="00FB6EC7"/>
    <w:rsid w:val="00FC0113"/>
    <w:rsid w:val="00FC0880"/>
    <w:rsid w:val="00FC41D8"/>
    <w:rsid w:val="00FC44F0"/>
    <w:rsid w:val="00FC4908"/>
    <w:rsid w:val="00FC5486"/>
    <w:rsid w:val="00FC563B"/>
    <w:rsid w:val="00FC5B42"/>
    <w:rsid w:val="00FC6DC9"/>
    <w:rsid w:val="00FD0569"/>
    <w:rsid w:val="00FD0FE8"/>
    <w:rsid w:val="00FD145C"/>
    <w:rsid w:val="00FD267C"/>
    <w:rsid w:val="00FD4B7F"/>
    <w:rsid w:val="00FD4E19"/>
    <w:rsid w:val="00FD699B"/>
    <w:rsid w:val="00FD69AE"/>
    <w:rsid w:val="00FD69E6"/>
    <w:rsid w:val="00FE0F6B"/>
    <w:rsid w:val="00FE171B"/>
    <w:rsid w:val="00FE24A9"/>
    <w:rsid w:val="00FE53BD"/>
    <w:rsid w:val="00FE5C27"/>
    <w:rsid w:val="00FE5F0D"/>
    <w:rsid w:val="00FF06FC"/>
    <w:rsid w:val="00FF21C3"/>
    <w:rsid w:val="00FF25FD"/>
    <w:rsid w:val="00FF3C5A"/>
    <w:rsid w:val="00FF43E5"/>
    <w:rsid w:val="00FF5001"/>
    <w:rsid w:val="00FF51DA"/>
    <w:rsid w:val="00FF60A4"/>
    <w:rsid w:val="00FF6226"/>
    <w:rsid w:val="00FF6BBA"/>
    <w:rsid w:val="00FF771D"/>
    <w:rsid w:val="0C82A161"/>
    <w:rsid w:val="1C498A7A"/>
    <w:rsid w:val="1CA7129F"/>
    <w:rsid w:val="1F5CA983"/>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1724C23A-3F96-4C64-88CA-44F0F26F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7"/>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7"/>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7"/>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7"/>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17"/>
      </w:numPr>
    </w:pPr>
  </w:style>
  <w:style w:type="character" w:customStyle="1" w:styleId="NumberlistChar">
    <w:name w:val="Number list Char"/>
    <w:basedOn w:val="BeemBulletListChar"/>
    <w:link w:val="Numberlist"/>
    <w:rsid w:val="00E768FB"/>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andeloitte.sharepoint.com/:p:/r/sites/BeemDebitIssuingCompliance/Shared%20Documents/General/Phase%202.%20Visa%20Debit%20Transformation%20Phase/1.%20Working%20Documents/Fraud/DRAFT%20-%20Visa%20Debit%20Fraud%20Investigation%20Process%20Flow.pptx?d=w72627aae4d4d4f9e8b8855a59e295b1a&amp;csf=1&amp;web=1&amp;e=LxD9kz" TargetMode="External"/></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comments" Target="comments.xml"/><Relationship Id="rId28"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image" Target="media/image6.png"/><Relationship Id="rId30" Type="http://schemas.microsoft.com/office/2011/relationships/people" Target="people.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Cond XBd">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224DEC"/>
    <w:rsid w:val="002A5D56"/>
    <w:rsid w:val="002E63CA"/>
    <w:rsid w:val="0047744D"/>
    <w:rsid w:val="004B591F"/>
    <w:rsid w:val="00504F15"/>
    <w:rsid w:val="00546CFB"/>
    <w:rsid w:val="00606430"/>
    <w:rsid w:val="006D1C14"/>
    <w:rsid w:val="007F3A89"/>
    <w:rsid w:val="00980105"/>
    <w:rsid w:val="00986A47"/>
    <w:rsid w:val="00A00785"/>
    <w:rsid w:val="00A03F3B"/>
    <w:rsid w:val="00A42AA0"/>
    <w:rsid w:val="00A57645"/>
    <w:rsid w:val="00AA51DA"/>
    <w:rsid w:val="00C2224F"/>
    <w:rsid w:val="00DA61B3"/>
    <w:rsid w:val="00EE27D1"/>
    <w:rsid w:val="00EF3D88"/>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2026-09-25T00:00:00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emplafyFormConfiguration><![CDATA[{"formFields":[],"formDataEntries":[]}]]></TemplafyFormConfiguration>
</file>

<file path=customXml/item4.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transformationConfigurations":[],"templateName":"Beem Policy Procedures Template","templateDescription":"","enableDocumentContentUpdater":false,"version":"2.0"}]]></TemplafyTemplateConfiguration>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3.xml><?xml version="1.0" encoding="utf-8"?>
<ds:datastoreItem xmlns:ds="http://schemas.openxmlformats.org/officeDocument/2006/customXml" ds:itemID="{0C7092D7-5F5A-42C2-8990-F8DC80B4BE65}">
  <ds:schemaRefs/>
</ds:datastoreItem>
</file>

<file path=customXml/itemProps4.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D576C4-5317-45F2-9253-D2D9861D2D05}">
  <ds:schemaRefs/>
</ds:datastoreItem>
</file>

<file path=customXml/itemProps6.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1</TotalTime>
  <Pages>13</Pages>
  <Words>3610</Words>
  <Characters>21267</Characters>
  <Application>Microsoft Office Word</Application>
  <DocSecurity>0</DocSecurity>
  <Lines>452</Lines>
  <Paragraphs>401</Paragraphs>
  <ScaleCrop>false</ScaleCrop>
  <Company>Interior Savings</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Fraud Investigation</dc:title>
  <dc:subject/>
  <dc:creator>Adajar, Kassandra</dc:creator>
  <cp:keywords/>
  <dc:description/>
  <cp:lastModifiedBy>Adajar, Kassandra</cp:lastModifiedBy>
  <cp:revision>2</cp:revision>
  <dcterms:created xsi:type="dcterms:W3CDTF">2026-10-02T18:04:00Z</dcterms:created>
  <dcterms:modified xsi:type="dcterms:W3CDTF">2026-10-02T18:04:00Z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