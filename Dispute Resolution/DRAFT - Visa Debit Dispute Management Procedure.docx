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B107" w14:textId="5C663BBE" w:rsidR="003D63E2" w:rsidRPr="00BD2C13" w:rsidRDefault="00770DA2" w:rsidP="00E000B2">
      <w:r>
        <w:rPr>
          <w:noProof/>
        </w:rPr>
        <w:drawing>
          <wp:anchor distT="0" distB="0" distL="114300" distR="114300" simplePos="0" relativeHeight="251658243" behindDoc="1" locked="0" layoutInCell="1" allowOverlap="1" wp14:anchorId="34961A2B" wp14:editId="195E5D2B">
            <wp:simplePos x="0" y="0"/>
            <wp:positionH relativeFrom="page">
              <wp:align>right</wp:align>
            </wp:positionH>
            <wp:positionV relativeFrom="paragraph">
              <wp:posOffset>-909955</wp:posOffset>
            </wp:positionV>
            <wp:extent cx="7761604" cy="10039983"/>
            <wp:effectExtent l="0" t="0" r="0" b="0"/>
            <wp:wrapNone/>
            <wp:docPr id="193321290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7761604" cy="10039983"/>
                    </a:xfrm>
                    <a:prstGeom prst="rect">
                      <a:avLst/>
                    </a:prstGeom>
                  </pic:spPr>
                </pic:pic>
              </a:graphicData>
            </a:graphic>
          </wp:anchor>
        </w:drawing>
      </w:r>
      <w:r w:rsidR="00481226" w:rsidRPr="00BD2C13">
        <w:rPr>
          <w:noProof/>
          <w:lang w:eastAsia="en-CA"/>
        </w:rPr>
        <mc:AlternateContent>
          <mc:Choice Requires="wps">
            <w:drawing>
              <wp:anchor distT="0" distB="0" distL="114300" distR="114300" simplePos="0" relativeHeight="251658240" behindDoc="0" locked="0" layoutInCell="1" allowOverlap="1" wp14:anchorId="635D7057" wp14:editId="12AB97DE">
                <wp:simplePos x="0" y="0"/>
                <wp:positionH relativeFrom="margin">
                  <wp:posOffset>0</wp:posOffset>
                </wp:positionH>
                <wp:positionV relativeFrom="paragraph">
                  <wp:posOffset>-1602740</wp:posOffset>
                </wp:positionV>
                <wp:extent cx="2159000" cy="406400"/>
                <wp:effectExtent l="0" t="0" r="0" b="0"/>
                <wp:wrapNone/>
                <wp:docPr id="450715282" name="Text Box 450715282"/>
                <wp:cNvGraphicFramePr/>
                <a:graphic xmlns:a="http://schemas.openxmlformats.org/drawingml/2006/main">
                  <a:graphicData uri="http://schemas.microsoft.com/office/word/2010/wordprocessingShape">
                    <wps:wsp>
                      <wps:cNvSpPr txBox="1"/>
                      <wps:spPr>
                        <a:xfrm>
                          <a:off x="0" y="0"/>
                          <a:ext cx="2159000" cy="406400"/>
                        </a:xfrm>
                        <a:prstGeom prst="rect">
                          <a:avLst/>
                        </a:prstGeom>
                        <a:noFill/>
                        <a:ln w="6350">
                          <a:noFill/>
                        </a:ln>
                      </wps:spPr>
                      <wps:txb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D7057" id="_x0000_t202" coordsize="21600,21600" o:spt="202" path="m,l,21600r21600,l21600,xe">
                <v:stroke joinstyle="miter"/>
                <v:path gradientshapeok="t" o:connecttype="rect"/>
              </v:shapetype>
              <v:shape id="Text Box 450715282" o:spid="_x0000_s1026" type="#_x0000_t202" style="position:absolute;margin-left:0;margin-top:-126.2pt;width:170pt;height:3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" filled="f" stroked="f" strokeweight=".5pt">
                <v:textbo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v:textbox>
                <w10:wrap anchorx="margin"/>
              </v:shape>
            </w:pict>
          </mc:Fallback>
        </mc:AlternateContent>
      </w:r>
    </w:p>
    <w:p w14:paraId="028D0E85" w14:textId="77777777" w:rsidR="003D63E2" w:rsidRPr="00BD2C13" w:rsidRDefault="003D63E2" w:rsidP="00E000B2"/>
    <w:p w14:paraId="7872C7E6" w14:textId="6B2E1623" w:rsidR="003D63E2" w:rsidRPr="00BD2C13" w:rsidRDefault="003D63E2" w:rsidP="00E000B2"/>
    <w:sdt>
      <w:sdtPr>
        <w:rPr>
          <w:rStyle w:val="CoverPageTitleChar"/>
        </w:rPr>
        <w:alias w:val="Title"/>
        <w:tag w:val=""/>
        <w:id w:val="1677460234"/>
        <w:placeholder>
          <w:docPart w:val="0A32A644AEDF457CACBB3AAAE221B3AC"/>
        </w:placeholder>
        <w:dataBinding w:prefixMappings="xmlns:ns0='http://purl.org/dc/elements/1.1/' xmlns:ns1='http://schemas.openxmlformats.org/package/2006/metadata/core-properties' " w:xpath="/ns1:coreProperties[1]/ns0:title[1]" w:storeItemID="{6C3C8BC8-F283-45AE-878A-BAB7291924A1}"/>
        <w:text/>
      </w:sdtPr>
      <w:sdtEndPr>
        <w:rPr>
          <w:rStyle w:val="CoverPageTitleChar"/>
        </w:rPr>
      </w:sdtEndPr>
      <w:sdtContent>
        <w:p w14:paraId="666BBC9D" w14:textId="05B3B132" w:rsidR="00182ED0" w:rsidRPr="00BD2C13" w:rsidRDefault="000F4BE9" w:rsidP="003D63E2">
          <w:pPr>
            <w:spacing w:before="0" w:after="0" w:line="1000" w:lineRule="exact"/>
            <w:contextualSpacing/>
            <w:rPr>
              <w:rFonts w:ascii="Gill Sans Nova Cond XBd" w:hAnsi="Gill Sans Nova Cond XBd"/>
              <w:sz w:val="100"/>
              <w:szCs w:val="100"/>
            </w:rPr>
          </w:pPr>
          <w:r>
            <w:rPr>
              <w:rStyle w:val="CoverPageTitleChar"/>
            </w:rPr>
            <w:t>Visa Debit Card Fraud Investigation</w:t>
          </w:r>
        </w:p>
      </w:sdtContent>
    </w:sdt>
    <w:p w14:paraId="4C2A1C68" w14:textId="38BC1919" w:rsidR="00CE1238" w:rsidRDefault="00CE1238">
      <w:pPr>
        <w:pStyle w:val="Subtitle"/>
        <w:rPr>
          <w:kern w:val="2"/>
          <w:lang w:eastAsia="en-CA"/>
          <w14:ligatures w14:val="standardContextual"/>
        </w:rPr>
      </w:pPr>
      <w:r>
        <w:rPr>
          <w:rStyle w:val="SubtitleChar"/>
        </w:rPr>
        <w:t>PROCESS</w:t>
      </w:r>
    </w:p>
    <w:p w14:paraId="18DC3E76" w14:textId="77777777" w:rsidR="005677CB" w:rsidRPr="00BD2C13" w:rsidRDefault="00182ED0" w:rsidP="00361286">
      <w:r w:rsidRPr="00BD2C13">
        <w:rPr>
          <w:rFonts w:eastAsiaTheme="majorEastAsia"/>
          <w:noProof/>
          <w:sz w:val="100"/>
          <w:szCs w:val="100"/>
          <w:lang w:eastAsia="en-CA"/>
        </w:rPr>
        <mc:AlternateContent>
          <mc:Choice Requires="wps">
            <w:drawing>
              <wp:anchor distT="0" distB="0" distL="114300" distR="114300" simplePos="0" relativeHeight="251658242" behindDoc="0" locked="0" layoutInCell="1" allowOverlap="1" wp14:anchorId="6044A8CA" wp14:editId="73449881">
                <wp:simplePos x="0" y="0"/>
                <wp:positionH relativeFrom="margin">
                  <wp:posOffset>0</wp:posOffset>
                </wp:positionH>
                <wp:positionV relativeFrom="page">
                  <wp:posOffset>8763000</wp:posOffset>
                </wp:positionV>
                <wp:extent cx="2157730" cy="542925"/>
                <wp:effectExtent l="0" t="0" r="0" b="0"/>
                <wp:wrapNone/>
                <wp:docPr id="1615482305" name="Text Box 1615482305"/>
                <wp:cNvGraphicFramePr/>
                <a:graphic xmlns:a="http://schemas.openxmlformats.org/drawingml/2006/main">
                  <a:graphicData uri="http://schemas.microsoft.com/office/word/2010/wordprocessingShape">
                    <wps:wsp>
                      <wps:cNvSpPr txBox="1"/>
                      <wps:spPr>
                        <a:xfrm>
                          <a:off x="0" y="0"/>
                          <a:ext cx="2157730" cy="542925"/>
                        </a:xfrm>
                        <a:prstGeom prst="rect">
                          <a:avLst/>
                        </a:prstGeom>
                        <a:noFill/>
                        <a:ln w="6350">
                          <a:noFill/>
                        </a:ln>
                      </wps:spPr>
                      <wps:txbx>
                        <w:txbxContent>
                          <w:customXmlInsRangeStart w:id="0"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09-25T00:00:00Z">
                                <w:dateFormat w:val="MMMM d, yyyy"/>
                                <w:lid w:val="en-US"/>
                                <w:storeMappedDataAs w:val="dateTime"/>
                                <w:calendar w:val="gregorian"/>
                              </w:date>
                            </w:sdtPr>
                            <w:sdtEndPr>
                              <w:rPr>
                                <w:rStyle w:val="BeemDateChar"/>
                              </w:rPr>
                            </w:sdtEndPr>
                            <w:sdtContent>
                              <w:customXmlInsRangeEnd w:id="0"/>
                              <w:p w14:paraId="769F150B" w14:textId="27D398FF" w:rsidR="00182ED0" w:rsidRPr="00BD2C13" w:rsidRDefault="00CE1238" w:rsidP="00A7343A">
                                <w:pPr>
                                  <w:pStyle w:val="BeemDate"/>
                                </w:pPr>
                                <w:r>
                                  <w:rPr>
                                    <w:rStyle w:val="BeemDateChar"/>
                                    <w:lang w:val="en-US"/>
                                  </w:rPr>
                                  <w:t>September 2</w:t>
                                </w:r>
                                <w:r w:rsidR="007D585F">
                                  <w:rPr>
                                    <w:rStyle w:val="BeemDateChar"/>
                                    <w:lang w:val="en-US"/>
                                  </w:rPr>
                                  <w:t>5</w:t>
                                </w:r>
                                <w:r>
                                  <w:rPr>
                                    <w:rStyle w:val="BeemDateChar"/>
                                    <w:lang w:val="en-US"/>
                                  </w:rPr>
                                  <w:t>, 2026</w:t>
                                </w:r>
                              </w:p>
                              <w:customXmlInsRangeStart w:id="1" w:author="Unknown" w:date="2026-09-21T13:24:00Z"/>
                            </w:sdtContent>
                          </w:sdt>
                          <w:customXmlInsRangeEnd w:id="1"/>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4A8CA" id="Text Box 1615482305" o:spid="_x0000_s1027" type="#_x0000_t202" style="position:absolute;margin-left:0;margin-top:690pt;width:169.9pt;height:4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OOGQIAADMEAAAOAAAAZHJzL2Uyb0RvYy54bWysU8tu2zAQvBfoPxC817IVO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" filled="f" stroked="f" strokeweight=".5pt">
                <v:textbox>
                  <w:txbxContent>
                    <w:customXmlInsRangeStart w:id="2"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09-25T00:00:00Z">
                          <w:dateFormat w:val="MMMM d, yyyy"/>
                          <w:lid w:val="en-US"/>
                          <w:storeMappedDataAs w:val="dateTime"/>
                          <w:calendar w:val="gregorian"/>
                        </w:date>
                      </w:sdtPr>
                      <w:sdtEndPr>
                        <w:rPr>
                          <w:rStyle w:val="BeemDateChar"/>
                        </w:rPr>
                      </w:sdtEndPr>
                      <w:sdtContent>
                        <w:customXmlInsRangeEnd w:id="2"/>
                        <w:p w14:paraId="769F150B" w14:textId="27D398FF" w:rsidR="00182ED0" w:rsidRPr="00BD2C13" w:rsidRDefault="00CE1238" w:rsidP="00A7343A">
                          <w:pPr>
                            <w:pStyle w:val="BeemDate"/>
                          </w:pPr>
                          <w:r>
                            <w:rPr>
                              <w:rStyle w:val="BeemDateChar"/>
                              <w:lang w:val="en-US"/>
                            </w:rPr>
                            <w:t>September 2</w:t>
                          </w:r>
                          <w:r w:rsidR="007D585F">
                            <w:rPr>
                              <w:rStyle w:val="BeemDateChar"/>
                              <w:lang w:val="en-US"/>
                            </w:rPr>
                            <w:t>5</w:t>
                          </w:r>
                          <w:r>
                            <w:rPr>
                              <w:rStyle w:val="BeemDateChar"/>
                              <w:lang w:val="en-US"/>
                            </w:rPr>
                            <w:t>, 2026</w:t>
                          </w:r>
                        </w:p>
                        <w:customXmlInsRangeStart w:id="3" w:author="Unknown" w:date="2026-09-21T13:24:00Z"/>
                      </w:sdtContent>
                    </w:sdt>
                    <w:customXmlInsRangeEnd w:id="3"/>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v:textbox>
                <w10:wrap anchorx="margin" anchory="page"/>
              </v:shape>
            </w:pict>
          </mc:Fallback>
        </mc:AlternateContent>
      </w:r>
      <w:r w:rsidR="00AB75A1" w:rsidRPr="00BD2C13">
        <w:rPr>
          <w:noProof/>
          <w:lang w:eastAsia="en-CA"/>
        </w:rPr>
        <w:drawing>
          <wp:anchor distT="0" distB="0" distL="114300" distR="114300" simplePos="0" relativeHeight="251658241" behindDoc="0" locked="0" layoutInCell="1" allowOverlap="1" wp14:anchorId="5BEDE674" wp14:editId="2BC76808">
            <wp:simplePos x="0" y="0"/>
            <wp:positionH relativeFrom="margin">
              <wp:align>right</wp:align>
            </wp:positionH>
            <wp:positionV relativeFrom="page">
              <wp:posOffset>8996680</wp:posOffset>
            </wp:positionV>
            <wp:extent cx="838200" cy="459740"/>
            <wp:effectExtent l="0" t="0" r="0" b="0"/>
            <wp:wrapNone/>
            <wp:docPr id="85982166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5"/>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p>
    <w:p w14:paraId="5454E532" w14:textId="2A997690" w:rsidR="00C148A6" w:rsidRPr="00BD2C13" w:rsidRDefault="00C148A6" w:rsidP="00361286">
      <w:pPr>
        <w:sectPr w:rsidR="00C148A6" w:rsidRPr="00BD2C13" w:rsidSect="00232E9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pPr>
    </w:p>
    <w:p w14:paraId="57E98F12" w14:textId="77777777" w:rsidR="00DC158F" w:rsidRPr="00BD2C13" w:rsidRDefault="006225E7" w:rsidP="00A40081">
      <w:pPr>
        <w:pStyle w:val="TOCHeading"/>
        <w:rPr>
          <w:noProof w:val="0"/>
        </w:rPr>
      </w:pPr>
      <w:r w:rsidRPr="00BD2C13">
        <w:rPr>
          <w:noProof w:val="0"/>
        </w:rPr>
        <w:lastRenderedPageBreak/>
        <w:t xml:space="preserve">Document Tracking and Control Table </w:t>
      </w:r>
    </w:p>
    <w:p w14:paraId="36229290" w14:textId="77777777" w:rsidR="0056596C" w:rsidRPr="00BD2C13" w:rsidRDefault="0056596C" w:rsidP="00B07511"/>
    <w:tbl>
      <w:tblPr>
        <w:tblStyle w:val="TealFINAL"/>
        <w:tblW w:w="0" w:type="auto"/>
        <w:jc w:val="center"/>
        <w:tblLayout w:type="fixed"/>
        <w:tblLook w:val="0480" w:firstRow="0" w:lastRow="0" w:firstColumn="1" w:lastColumn="0" w:noHBand="0" w:noVBand="1"/>
      </w:tblPr>
      <w:tblGrid>
        <w:gridCol w:w="3685"/>
        <w:gridCol w:w="3685"/>
      </w:tblGrid>
      <w:tr w:rsidR="002D4538" w:rsidRPr="00BD2C13" w14:paraId="2DA0B46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75D5CCD" w14:textId="77777777" w:rsidR="00DC158F" w:rsidRPr="00BD2C13" w:rsidRDefault="00C7215A" w:rsidP="008816BB">
            <w:r w:rsidRPr="00BD2C13">
              <w:t>Policy Owner</w:t>
            </w:r>
          </w:p>
        </w:tc>
        <w:tc>
          <w:tcPr>
            <w:tcW w:w="3685" w:type="dxa"/>
            <w:vAlign w:val="center"/>
          </w:tcPr>
          <w:p w14:paraId="7917A834" w14:textId="67CA19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AD57043"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935B25B" w14:textId="77777777" w:rsidR="00C7215A" w:rsidRPr="00BD2C13" w:rsidRDefault="00C7215A" w:rsidP="008816BB">
            <w:r w:rsidRPr="00BD2C13">
              <w:t>Approval Date</w:t>
            </w:r>
          </w:p>
        </w:tc>
        <w:tc>
          <w:tcPr>
            <w:tcW w:w="3685" w:type="dxa"/>
            <w:vAlign w:val="center"/>
          </w:tcPr>
          <w:p w14:paraId="119E9CAB" w14:textId="18A16A9B"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7D9602A2"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9407BC1" w14:textId="77777777" w:rsidR="00C7215A" w:rsidRPr="00BD2C13" w:rsidRDefault="00C7215A" w:rsidP="008816BB">
            <w:r w:rsidRPr="00BD2C13">
              <w:t>Version</w:t>
            </w:r>
          </w:p>
        </w:tc>
        <w:tc>
          <w:tcPr>
            <w:tcW w:w="3685" w:type="dxa"/>
            <w:vAlign w:val="center"/>
          </w:tcPr>
          <w:p w14:paraId="267BAA97" w14:textId="0383794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6C4B01ED"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EEFEE78" w14:textId="77777777" w:rsidR="00C7215A" w:rsidRPr="00BD2C13" w:rsidRDefault="00C7215A" w:rsidP="008816BB">
            <w:r w:rsidRPr="00BD2C13">
              <w:t>Access Level</w:t>
            </w:r>
          </w:p>
        </w:tc>
        <w:tc>
          <w:tcPr>
            <w:tcW w:w="3685" w:type="dxa"/>
            <w:vAlign w:val="center"/>
          </w:tcPr>
          <w:p w14:paraId="1623A346" w14:textId="65D15344"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4EB94D7B"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495C85A" w14:textId="77777777" w:rsidR="00C7215A" w:rsidRPr="00BD2C13" w:rsidRDefault="00C7215A" w:rsidP="008816BB">
            <w:r w:rsidRPr="00BD2C13">
              <w:t>Policy Author</w:t>
            </w:r>
          </w:p>
        </w:tc>
        <w:tc>
          <w:tcPr>
            <w:tcW w:w="3685" w:type="dxa"/>
            <w:vAlign w:val="center"/>
          </w:tcPr>
          <w:p w14:paraId="6D662C6C" w14:textId="2A743EC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D24BC30"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5DE4A5D" w14:textId="77777777" w:rsidR="00C7215A" w:rsidRPr="00BD2C13" w:rsidRDefault="00C7215A" w:rsidP="008816BB">
            <w:r w:rsidRPr="00BD2C13">
              <w:t>Subject Matter Expert(s)</w:t>
            </w:r>
          </w:p>
        </w:tc>
        <w:tc>
          <w:tcPr>
            <w:tcW w:w="3685" w:type="dxa"/>
            <w:vAlign w:val="center"/>
          </w:tcPr>
          <w:p w14:paraId="74CFF0BF" w14:textId="489A3C47"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6273DD04"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5542B25" w14:textId="77777777" w:rsidR="00C7215A" w:rsidRPr="00BD2C13" w:rsidRDefault="00C7215A" w:rsidP="008816BB">
            <w:r w:rsidRPr="00BD2C13">
              <w:t>Last Full Review Date</w:t>
            </w:r>
          </w:p>
        </w:tc>
        <w:tc>
          <w:tcPr>
            <w:tcW w:w="3685" w:type="dxa"/>
            <w:vAlign w:val="center"/>
          </w:tcPr>
          <w:p w14:paraId="718BB8C8" w14:textId="600748A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1282F5D8"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1F2E090" w14:textId="77777777" w:rsidR="00C7215A" w:rsidRPr="00BD2C13" w:rsidRDefault="00C7215A" w:rsidP="008816BB">
            <w:r w:rsidRPr="00BD2C13">
              <w:t xml:space="preserve">Update Date </w:t>
            </w:r>
            <w:r w:rsidRPr="00295DCD">
              <w:rPr>
                <w:i/>
                <w:iCs/>
              </w:rPr>
              <w:t xml:space="preserve">(changes were made but a full review was not </w:t>
            </w:r>
            <w:r w:rsidR="00295DCD" w:rsidRPr="00295DCD">
              <w:rPr>
                <w:i/>
                <w:iCs/>
              </w:rPr>
              <w:t xml:space="preserve">necessarily </w:t>
            </w:r>
            <w:r w:rsidRPr="00295DCD">
              <w:rPr>
                <w:i/>
                <w:iCs/>
              </w:rPr>
              <w:t>conducted)</w:t>
            </w:r>
          </w:p>
        </w:tc>
        <w:tc>
          <w:tcPr>
            <w:tcW w:w="3685" w:type="dxa"/>
            <w:vAlign w:val="center"/>
          </w:tcPr>
          <w:p w14:paraId="73263902" w14:textId="127B3F35"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24ABD92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51E2334" w14:textId="77777777" w:rsidR="00C7215A" w:rsidRPr="00BD2C13" w:rsidRDefault="00C7215A" w:rsidP="008816BB">
            <w:r w:rsidRPr="00BD2C13">
              <w:t>Review Frequency Requirement</w:t>
            </w:r>
          </w:p>
        </w:tc>
        <w:tc>
          <w:tcPr>
            <w:tcW w:w="3685" w:type="dxa"/>
            <w:vAlign w:val="center"/>
          </w:tcPr>
          <w:p w14:paraId="6BADA3A6" w14:textId="1D34967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2147EDBE"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FB6A653" w14:textId="77777777" w:rsidR="00C7215A" w:rsidRPr="00BD2C13" w:rsidRDefault="00C7215A" w:rsidP="008816BB">
            <w:r w:rsidRPr="00BD2C13">
              <w:t xml:space="preserve">Changes made </w:t>
            </w:r>
          </w:p>
        </w:tc>
        <w:tc>
          <w:tcPr>
            <w:tcW w:w="3685" w:type="dxa"/>
            <w:vAlign w:val="center"/>
          </w:tcPr>
          <w:p w14:paraId="4D17B357" w14:textId="057E2922" w:rsidR="00C7215A" w:rsidRPr="00BD2C13" w:rsidRDefault="00C62EBE" w:rsidP="008816BB">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50D1A8BF"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F786365" w14:textId="77777777" w:rsidR="00C7215A" w:rsidRPr="00BD2C13" w:rsidRDefault="00C7215A" w:rsidP="008816BB">
            <w:r w:rsidRPr="00BD2C13">
              <w:t>Stakeholders Impacted</w:t>
            </w:r>
          </w:p>
        </w:tc>
        <w:tc>
          <w:tcPr>
            <w:tcW w:w="3685" w:type="dxa"/>
            <w:vAlign w:val="center"/>
          </w:tcPr>
          <w:p w14:paraId="48CC7B95" w14:textId="53FCAA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bl>
    <w:p w14:paraId="16439802" w14:textId="77777777" w:rsidR="009D5207" w:rsidRPr="00BD2C13" w:rsidRDefault="009D5207" w:rsidP="002161EB"/>
    <w:p w14:paraId="3A2B386E" w14:textId="77777777" w:rsidR="009D5207" w:rsidRPr="00BD2C13" w:rsidRDefault="009D5207" w:rsidP="002161EB">
      <w:pPr>
        <w:sectPr w:rsidR="009D5207" w:rsidRPr="00BD2C13" w:rsidSect="00182ED0">
          <w:headerReference w:type="default" r:id="rId20"/>
          <w:footerReference w:type="default" r:id="rId21"/>
          <w:footerReference w:type="first" r:id="rId22"/>
          <w:pgSz w:w="12240" w:h="15840"/>
          <w:pgMar w:top="1559" w:right="1440" w:bottom="1531" w:left="1440" w:header="720" w:footer="241" w:gutter="0"/>
          <w:pgNumType w:fmt="lowerRoman" w:start="1"/>
          <w:cols w:space="720"/>
          <w:docGrid w:linePitch="360"/>
        </w:sectPr>
      </w:pPr>
    </w:p>
    <w:sdt>
      <w:sdtPr>
        <w:rPr>
          <w:rFonts w:ascii="Aptos" w:hAnsi="Aptos"/>
          <w:noProof w:val="0"/>
          <w:color w:val="333333"/>
          <w:sz w:val="20"/>
          <w:szCs w:val="20"/>
        </w:rPr>
        <w:id w:val="904346138"/>
        <w:docPartObj>
          <w:docPartGallery w:val="Table of Contents"/>
          <w:docPartUnique/>
        </w:docPartObj>
      </w:sdtPr>
      <w:sdtEndPr>
        <w:rPr>
          <w:b/>
          <w:bCs/>
          <w:color w:val="auto"/>
        </w:rPr>
      </w:sdtEndPr>
      <w:sdtContent>
        <w:p w14:paraId="637701D1" w14:textId="5F064241" w:rsidR="00CF285B" w:rsidRPr="00BD2C13" w:rsidRDefault="00CF285B" w:rsidP="00CF285B">
          <w:pPr>
            <w:pStyle w:val="TOCHeading"/>
            <w:rPr>
              <w:noProof w:val="0"/>
            </w:rPr>
          </w:pPr>
          <w:r w:rsidRPr="00BD2C13">
            <w:rPr>
              <w:noProof w:val="0"/>
            </w:rPr>
            <w:t>Table of Contents</w:t>
          </w:r>
        </w:p>
        <w:p w14:paraId="0D1CB9EB" w14:textId="77777777" w:rsidR="007D273D" w:rsidRDefault="007D273D" w:rsidP="007D273D">
          <w:pPr>
            <w:rPr>
              <w:kern w:val="2"/>
              <w:sz w:val="2"/>
              <w:szCs w:val="2"/>
              <w:lang w:eastAsia="en-CA"/>
              <w14:ligatures w14:val="standardContextual"/>
            </w:rPr>
          </w:pPr>
          <w:r>
            <w:rPr>
              <w:rFonts w:ascii="Arial" w:hAnsi="Arial"/>
              <w:sz w:val="2"/>
              <w:szCs w:val="2"/>
            </w:rPr>
            <w:t>​</w:t>
          </w:r>
        </w:p>
        <w:p w14:paraId="5CA17705" w14:textId="77777777" w:rsidR="00D6122F" w:rsidRDefault="00D6122F" w:rsidP="00D6122F">
          <w:pPr>
            <w:rPr>
              <w:kern w:val="2"/>
              <w:sz w:val="2"/>
              <w:szCs w:val="2"/>
              <w:lang w:eastAsia="en-CA"/>
              <w14:ligatures w14:val="standardContextual"/>
            </w:rPr>
          </w:pPr>
          <w:r>
            <w:rPr>
              <w:rFonts w:ascii="Arial" w:hAnsi="Arial"/>
              <w:sz w:val="2"/>
              <w:szCs w:val="2"/>
            </w:rPr>
            <w:t>​</w:t>
          </w:r>
        </w:p>
        <w:p w14:paraId="74F036D9" w14:textId="77777777" w:rsidR="000221BD" w:rsidRDefault="000221BD" w:rsidP="000221BD">
          <w:pPr>
            <w:rPr>
              <w:kern w:val="2"/>
              <w:sz w:val="2"/>
              <w:szCs w:val="2"/>
              <w:lang w:eastAsia="en-CA"/>
              <w14:ligatures w14:val="standardContextual"/>
            </w:rPr>
          </w:pPr>
          <w:r>
            <w:rPr>
              <w:rFonts w:ascii="Arial" w:hAnsi="Arial"/>
              <w:sz w:val="2"/>
              <w:szCs w:val="2"/>
            </w:rPr>
            <w:t>​</w:t>
          </w:r>
        </w:p>
        <w:p w14:paraId="528DB29F" w14:textId="77777777" w:rsidR="000E184D" w:rsidRDefault="000E184D" w:rsidP="000E184D">
          <w:pPr>
            <w:rPr>
              <w:kern w:val="2"/>
              <w:sz w:val="2"/>
              <w:szCs w:val="2"/>
              <w:lang w:eastAsia="en-CA"/>
              <w14:ligatures w14:val="standardContextual"/>
            </w:rPr>
          </w:pPr>
          <w:r>
            <w:rPr>
              <w:rFonts w:ascii="Arial" w:hAnsi="Arial"/>
              <w:sz w:val="2"/>
              <w:szCs w:val="2"/>
            </w:rPr>
            <w:t>​</w:t>
          </w:r>
        </w:p>
        <w:p w14:paraId="3AC9B777" w14:textId="77777777" w:rsidR="008E1F7C" w:rsidRDefault="008E1F7C" w:rsidP="008E1F7C">
          <w:pPr>
            <w:rPr>
              <w:kern w:val="2"/>
              <w:sz w:val="2"/>
              <w:szCs w:val="2"/>
              <w:lang w:eastAsia="en-CA"/>
              <w14:ligatures w14:val="standardContextual"/>
            </w:rPr>
          </w:pPr>
          <w:r>
            <w:rPr>
              <w:rFonts w:ascii="Arial" w:hAnsi="Arial"/>
              <w:sz w:val="2"/>
              <w:szCs w:val="2"/>
            </w:rPr>
            <w:t>​</w:t>
          </w:r>
        </w:p>
        <w:p w14:paraId="50E916CF" w14:textId="19B8F324" w:rsidR="008E1F7C" w:rsidRDefault="008E1F7C">
          <w:pPr>
            <w:pStyle w:val="TOC1"/>
            <w:rPr>
              <w:rFonts w:asciiTheme="minorHAnsi" w:eastAsiaTheme="minorEastAsia" w:hAnsiTheme="minorHAnsi" w:cstheme="minorBidi"/>
              <w:b w:val="0"/>
              <w:noProof/>
              <w:kern w:val="2"/>
              <w:sz w:val="24"/>
              <w:szCs w:val="24"/>
              <w:lang w:eastAsia="en-CA"/>
              <w14:ligatures w14:val="standardContextual"/>
            </w:rPr>
          </w:pPr>
          <w:r>
            <w:rPr>
              <w:kern w:val="2"/>
              <w:sz w:val="2"/>
              <w:szCs w:val="2"/>
              <w:lang w:eastAsia="en-CA"/>
              <w14:ligatures w14:val="standardContextual"/>
            </w:rPr>
            <w:fldChar w:fldCharType="begin"/>
          </w:r>
          <w:r>
            <w:rPr>
              <w:rFonts w:ascii="Arial" w:hAnsi="Arial"/>
              <w:sz w:val="2"/>
              <w:szCs w:val="2"/>
            </w:rPr>
            <w:instrText xml:space="preserve"> TOC \o "1-3" \h \z \* MERGEFORMAT </w:instrText>
          </w:r>
          <w:r>
            <w:rPr>
              <w:kern w:val="2"/>
              <w:sz w:val="2"/>
              <w:szCs w:val="2"/>
              <w:lang w:eastAsia="en-CA"/>
              <w14:ligatures w14:val="standardContextual"/>
            </w:rPr>
            <w:fldChar w:fldCharType="separate"/>
          </w:r>
          <w:hyperlink w:anchor="_Toc241243617" w:history="1">
            <w:r w:rsidRPr="000773BB">
              <w:rPr>
                <w:rStyle w:val="Hyperlink"/>
                <w:noProof/>
              </w:rPr>
              <w:t>1</w:t>
            </w:r>
            <w:r>
              <w:rPr>
                <w:rFonts w:asciiTheme="minorHAnsi" w:eastAsiaTheme="minorEastAsia" w:hAnsiTheme="minorHAnsi" w:cstheme="minorBidi"/>
                <w:b w:val="0"/>
                <w:noProof/>
                <w:kern w:val="2"/>
                <w:sz w:val="24"/>
                <w:szCs w:val="24"/>
                <w:lang w:eastAsia="en-CA"/>
                <w14:ligatures w14:val="standardContextual"/>
              </w:rPr>
              <w:tab/>
            </w:r>
            <w:r w:rsidRPr="000773BB">
              <w:rPr>
                <w:rStyle w:val="Hyperlink"/>
                <w:noProof/>
              </w:rPr>
              <w:t>Purpose</w:t>
            </w:r>
            <w:r>
              <w:rPr>
                <w:noProof/>
                <w:webHidden/>
              </w:rPr>
              <w:tab/>
            </w:r>
            <w:r>
              <w:rPr>
                <w:noProof/>
                <w:webHidden/>
              </w:rPr>
              <w:fldChar w:fldCharType="begin"/>
            </w:r>
            <w:r>
              <w:rPr>
                <w:noProof/>
                <w:webHidden/>
              </w:rPr>
              <w:instrText xml:space="preserve"> PAGEREF _Toc241243617 \h </w:instrText>
            </w:r>
            <w:r>
              <w:rPr>
                <w:noProof/>
                <w:webHidden/>
              </w:rPr>
            </w:r>
            <w:r>
              <w:rPr>
                <w:noProof/>
                <w:webHidden/>
              </w:rPr>
              <w:fldChar w:fldCharType="separate"/>
            </w:r>
            <w:r>
              <w:rPr>
                <w:noProof/>
                <w:webHidden/>
              </w:rPr>
              <w:t>2</w:t>
            </w:r>
            <w:r>
              <w:rPr>
                <w:noProof/>
                <w:webHidden/>
              </w:rPr>
              <w:fldChar w:fldCharType="end"/>
            </w:r>
          </w:hyperlink>
        </w:p>
        <w:p w14:paraId="191CEC2D" w14:textId="2D246244" w:rsidR="008E1F7C" w:rsidRDefault="008E1F7C">
          <w:pPr>
            <w:pStyle w:val="TOC1"/>
            <w:rPr>
              <w:rFonts w:asciiTheme="minorHAnsi" w:eastAsiaTheme="minorEastAsia" w:hAnsiTheme="minorHAnsi" w:cstheme="minorBidi"/>
              <w:b w:val="0"/>
              <w:noProof/>
              <w:kern w:val="2"/>
              <w:sz w:val="24"/>
              <w:szCs w:val="24"/>
              <w:lang w:eastAsia="en-CA"/>
              <w14:ligatures w14:val="standardContextual"/>
            </w:rPr>
          </w:pPr>
          <w:hyperlink w:anchor="_Toc241243618" w:history="1">
            <w:r w:rsidRPr="000773BB">
              <w:rPr>
                <w:rStyle w:val="Hyperlink"/>
                <w:noProof/>
              </w:rPr>
              <w:t>2</w:t>
            </w:r>
            <w:r>
              <w:rPr>
                <w:rFonts w:asciiTheme="minorHAnsi" w:eastAsiaTheme="minorEastAsia" w:hAnsiTheme="minorHAnsi" w:cstheme="minorBidi"/>
                <w:b w:val="0"/>
                <w:noProof/>
                <w:kern w:val="2"/>
                <w:sz w:val="24"/>
                <w:szCs w:val="24"/>
                <w:lang w:eastAsia="en-CA"/>
                <w14:ligatures w14:val="standardContextual"/>
              </w:rPr>
              <w:tab/>
            </w:r>
            <w:r w:rsidRPr="000773BB">
              <w:rPr>
                <w:rStyle w:val="Hyperlink"/>
                <w:noProof/>
              </w:rPr>
              <w:t>Scope</w:t>
            </w:r>
            <w:r>
              <w:rPr>
                <w:noProof/>
                <w:webHidden/>
              </w:rPr>
              <w:tab/>
            </w:r>
            <w:r>
              <w:rPr>
                <w:noProof/>
                <w:webHidden/>
              </w:rPr>
              <w:fldChar w:fldCharType="begin"/>
            </w:r>
            <w:r>
              <w:rPr>
                <w:noProof/>
                <w:webHidden/>
              </w:rPr>
              <w:instrText xml:space="preserve"> PAGEREF _Toc241243618 \h </w:instrText>
            </w:r>
            <w:r>
              <w:rPr>
                <w:noProof/>
                <w:webHidden/>
              </w:rPr>
            </w:r>
            <w:r>
              <w:rPr>
                <w:noProof/>
                <w:webHidden/>
              </w:rPr>
              <w:fldChar w:fldCharType="separate"/>
            </w:r>
            <w:r>
              <w:rPr>
                <w:noProof/>
                <w:webHidden/>
              </w:rPr>
              <w:t>2</w:t>
            </w:r>
            <w:r>
              <w:rPr>
                <w:noProof/>
                <w:webHidden/>
              </w:rPr>
              <w:fldChar w:fldCharType="end"/>
            </w:r>
          </w:hyperlink>
        </w:p>
        <w:p w14:paraId="059D402F" w14:textId="466F0221" w:rsidR="008E1F7C" w:rsidRDefault="008E1F7C">
          <w:pPr>
            <w:pStyle w:val="TOC1"/>
            <w:rPr>
              <w:rFonts w:asciiTheme="minorHAnsi" w:eastAsiaTheme="minorEastAsia" w:hAnsiTheme="minorHAnsi" w:cstheme="minorBidi"/>
              <w:b w:val="0"/>
              <w:noProof/>
              <w:kern w:val="2"/>
              <w:sz w:val="24"/>
              <w:szCs w:val="24"/>
              <w:lang w:eastAsia="en-CA"/>
              <w14:ligatures w14:val="standardContextual"/>
            </w:rPr>
          </w:pPr>
          <w:hyperlink w:anchor="_Toc241243619" w:history="1">
            <w:r w:rsidRPr="000773BB">
              <w:rPr>
                <w:rStyle w:val="Hyperlink"/>
                <w:noProof/>
              </w:rPr>
              <w:t>3</w:t>
            </w:r>
            <w:r>
              <w:rPr>
                <w:rFonts w:asciiTheme="minorHAnsi" w:eastAsiaTheme="minorEastAsia" w:hAnsiTheme="minorHAnsi" w:cstheme="minorBidi"/>
                <w:b w:val="0"/>
                <w:noProof/>
                <w:kern w:val="2"/>
                <w:sz w:val="24"/>
                <w:szCs w:val="24"/>
                <w:lang w:eastAsia="en-CA"/>
                <w14:ligatures w14:val="standardContextual"/>
              </w:rPr>
              <w:tab/>
            </w:r>
            <w:r w:rsidRPr="000773BB">
              <w:rPr>
                <w:rStyle w:val="Hyperlink"/>
                <w:noProof/>
              </w:rPr>
              <w:t>Roles and Systems</w:t>
            </w:r>
            <w:r>
              <w:rPr>
                <w:noProof/>
                <w:webHidden/>
              </w:rPr>
              <w:tab/>
            </w:r>
            <w:r>
              <w:rPr>
                <w:noProof/>
                <w:webHidden/>
              </w:rPr>
              <w:fldChar w:fldCharType="begin"/>
            </w:r>
            <w:r>
              <w:rPr>
                <w:noProof/>
                <w:webHidden/>
              </w:rPr>
              <w:instrText xml:space="preserve"> PAGEREF _Toc241243619 \h </w:instrText>
            </w:r>
            <w:r>
              <w:rPr>
                <w:noProof/>
                <w:webHidden/>
              </w:rPr>
            </w:r>
            <w:r>
              <w:rPr>
                <w:noProof/>
                <w:webHidden/>
              </w:rPr>
              <w:fldChar w:fldCharType="separate"/>
            </w:r>
            <w:r>
              <w:rPr>
                <w:noProof/>
                <w:webHidden/>
              </w:rPr>
              <w:t>2</w:t>
            </w:r>
            <w:r>
              <w:rPr>
                <w:noProof/>
                <w:webHidden/>
              </w:rPr>
              <w:fldChar w:fldCharType="end"/>
            </w:r>
          </w:hyperlink>
        </w:p>
        <w:p w14:paraId="7CB409A3" w14:textId="55733BA9" w:rsidR="008E1F7C" w:rsidRDefault="008E1F7C">
          <w:pPr>
            <w:pStyle w:val="TOC1"/>
            <w:rPr>
              <w:rFonts w:asciiTheme="minorHAnsi" w:eastAsiaTheme="minorEastAsia" w:hAnsiTheme="minorHAnsi" w:cstheme="minorBidi"/>
              <w:b w:val="0"/>
              <w:noProof/>
              <w:kern w:val="2"/>
              <w:sz w:val="24"/>
              <w:szCs w:val="24"/>
              <w:lang w:eastAsia="en-CA"/>
              <w14:ligatures w14:val="standardContextual"/>
            </w:rPr>
          </w:pPr>
          <w:hyperlink w:anchor="_Toc241243620" w:history="1">
            <w:r w:rsidRPr="000773BB">
              <w:rPr>
                <w:rStyle w:val="Hyperlink"/>
                <w:noProof/>
              </w:rPr>
              <w:t>4</w:t>
            </w:r>
            <w:r>
              <w:rPr>
                <w:rFonts w:asciiTheme="minorHAnsi" w:eastAsiaTheme="minorEastAsia" w:hAnsiTheme="minorHAnsi" w:cstheme="minorBidi"/>
                <w:b w:val="0"/>
                <w:noProof/>
                <w:kern w:val="2"/>
                <w:sz w:val="24"/>
                <w:szCs w:val="24"/>
                <w:lang w:eastAsia="en-CA"/>
                <w14:ligatures w14:val="standardContextual"/>
              </w:rPr>
              <w:tab/>
            </w:r>
            <w:r w:rsidRPr="000773BB">
              <w:rPr>
                <w:rStyle w:val="Hyperlink"/>
                <w:noProof/>
              </w:rPr>
              <w:t>Member-Reported Visa Debit Card Fraud Referral – Process Flow and Procedure</w:t>
            </w:r>
            <w:r>
              <w:rPr>
                <w:noProof/>
                <w:webHidden/>
              </w:rPr>
              <w:tab/>
            </w:r>
            <w:r>
              <w:rPr>
                <w:noProof/>
                <w:webHidden/>
              </w:rPr>
              <w:fldChar w:fldCharType="begin"/>
            </w:r>
            <w:r>
              <w:rPr>
                <w:noProof/>
                <w:webHidden/>
              </w:rPr>
              <w:instrText xml:space="preserve"> PAGEREF _Toc241243620 \h </w:instrText>
            </w:r>
            <w:r>
              <w:rPr>
                <w:noProof/>
                <w:webHidden/>
              </w:rPr>
            </w:r>
            <w:r>
              <w:rPr>
                <w:noProof/>
                <w:webHidden/>
              </w:rPr>
              <w:fldChar w:fldCharType="separate"/>
            </w:r>
            <w:r>
              <w:rPr>
                <w:noProof/>
                <w:webHidden/>
              </w:rPr>
              <w:t>3</w:t>
            </w:r>
            <w:r>
              <w:rPr>
                <w:noProof/>
                <w:webHidden/>
              </w:rPr>
              <w:fldChar w:fldCharType="end"/>
            </w:r>
          </w:hyperlink>
        </w:p>
        <w:p w14:paraId="21E2A5C2" w14:textId="3F3D67E7" w:rsidR="008E1F7C" w:rsidRDefault="008E1F7C">
          <w:pPr>
            <w:pStyle w:val="TOC2"/>
            <w:rPr>
              <w:rFonts w:asciiTheme="minorHAnsi" w:eastAsiaTheme="minorEastAsia" w:hAnsiTheme="minorHAnsi" w:cstheme="minorBidi"/>
              <w:color w:val="auto"/>
              <w:kern w:val="2"/>
              <w:sz w:val="24"/>
              <w:szCs w:val="24"/>
              <w:lang w:eastAsia="en-CA"/>
              <w14:ligatures w14:val="standardContextual"/>
            </w:rPr>
          </w:pPr>
          <w:hyperlink w:anchor="_Toc241243621" w:history="1">
            <w:r w:rsidRPr="000773BB">
              <w:rPr>
                <w:rStyle w:val="Hyperlink"/>
              </w:rPr>
              <w:t>4.1     Process Flow</w:t>
            </w:r>
            <w:r>
              <w:rPr>
                <w:webHidden/>
              </w:rPr>
              <w:tab/>
            </w:r>
            <w:r>
              <w:rPr>
                <w:webHidden/>
              </w:rPr>
              <w:fldChar w:fldCharType="begin"/>
            </w:r>
            <w:r>
              <w:rPr>
                <w:webHidden/>
              </w:rPr>
              <w:instrText xml:space="preserve"> PAGEREF _Toc241243621 \h </w:instrText>
            </w:r>
            <w:r>
              <w:rPr>
                <w:webHidden/>
              </w:rPr>
            </w:r>
            <w:r>
              <w:rPr>
                <w:webHidden/>
              </w:rPr>
              <w:fldChar w:fldCharType="separate"/>
            </w:r>
            <w:r>
              <w:rPr>
                <w:webHidden/>
              </w:rPr>
              <w:t>3</w:t>
            </w:r>
            <w:r>
              <w:rPr>
                <w:webHidden/>
              </w:rPr>
              <w:fldChar w:fldCharType="end"/>
            </w:r>
          </w:hyperlink>
        </w:p>
        <w:p w14:paraId="0EFDBA8D" w14:textId="7196F4E0" w:rsidR="008E1F7C" w:rsidRDefault="008E1F7C">
          <w:pPr>
            <w:pStyle w:val="TOC2"/>
            <w:rPr>
              <w:rFonts w:asciiTheme="minorHAnsi" w:eastAsiaTheme="minorEastAsia" w:hAnsiTheme="minorHAnsi" w:cstheme="minorBidi"/>
              <w:color w:val="auto"/>
              <w:kern w:val="2"/>
              <w:sz w:val="24"/>
              <w:szCs w:val="24"/>
              <w:lang w:eastAsia="en-CA"/>
              <w14:ligatures w14:val="standardContextual"/>
            </w:rPr>
          </w:pPr>
          <w:hyperlink w:anchor="_Toc241243622" w:history="1">
            <w:r w:rsidRPr="000773BB">
              <w:rPr>
                <w:rStyle w:val="Hyperlink"/>
              </w:rPr>
              <w:t>4.2     Procedure</w:t>
            </w:r>
            <w:r>
              <w:rPr>
                <w:webHidden/>
              </w:rPr>
              <w:tab/>
            </w:r>
            <w:r>
              <w:rPr>
                <w:webHidden/>
              </w:rPr>
              <w:fldChar w:fldCharType="begin"/>
            </w:r>
            <w:r>
              <w:rPr>
                <w:webHidden/>
              </w:rPr>
              <w:instrText xml:space="preserve"> PAGEREF _Toc241243622 \h </w:instrText>
            </w:r>
            <w:r>
              <w:rPr>
                <w:webHidden/>
              </w:rPr>
            </w:r>
            <w:r>
              <w:rPr>
                <w:webHidden/>
              </w:rPr>
              <w:fldChar w:fldCharType="separate"/>
            </w:r>
            <w:r>
              <w:rPr>
                <w:webHidden/>
              </w:rPr>
              <w:t>3</w:t>
            </w:r>
            <w:r>
              <w:rPr>
                <w:webHidden/>
              </w:rPr>
              <w:fldChar w:fldCharType="end"/>
            </w:r>
          </w:hyperlink>
        </w:p>
        <w:p w14:paraId="36EA7A1B" w14:textId="5A7E65A5" w:rsidR="008E1F7C" w:rsidRDefault="008E1F7C">
          <w:pPr>
            <w:pStyle w:val="TOC3"/>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1243623" w:history="1">
            <w:r w:rsidRPr="000773BB">
              <w:rPr>
                <w:rStyle w:val="Hyperlink"/>
                <w:noProof/>
              </w:rPr>
              <w:t>4.2.1  Review Referral and Available Information</w:t>
            </w:r>
            <w:r>
              <w:rPr>
                <w:noProof/>
                <w:webHidden/>
              </w:rPr>
              <w:tab/>
            </w:r>
            <w:r>
              <w:rPr>
                <w:noProof/>
                <w:webHidden/>
              </w:rPr>
              <w:fldChar w:fldCharType="begin"/>
            </w:r>
            <w:r>
              <w:rPr>
                <w:noProof/>
                <w:webHidden/>
              </w:rPr>
              <w:instrText xml:space="preserve"> PAGEREF _Toc241243623 \h </w:instrText>
            </w:r>
            <w:r>
              <w:rPr>
                <w:noProof/>
                <w:webHidden/>
              </w:rPr>
            </w:r>
            <w:r>
              <w:rPr>
                <w:noProof/>
                <w:webHidden/>
              </w:rPr>
              <w:fldChar w:fldCharType="separate"/>
            </w:r>
            <w:r>
              <w:rPr>
                <w:noProof/>
                <w:webHidden/>
              </w:rPr>
              <w:t>3</w:t>
            </w:r>
            <w:r>
              <w:rPr>
                <w:noProof/>
                <w:webHidden/>
              </w:rPr>
              <w:fldChar w:fldCharType="end"/>
            </w:r>
          </w:hyperlink>
        </w:p>
        <w:p w14:paraId="5C5B3134" w14:textId="4537D568" w:rsidR="008E1F7C" w:rsidRDefault="008E1F7C">
          <w:pPr>
            <w:pStyle w:val="TOC3"/>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1243624" w:history="1">
            <w:r w:rsidRPr="000773BB">
              <w:rPr>
                <w:rStyle w:val="Hyperlink"/>
                <w:noProof/>
              </w:rPr>
              <w:t>4.2.2  Conduct Investigation</w:t>
            </w:r>
            <w:r>
              <w:rPr>
                <w:noProof/>
                <w:webHidden/>
              </w:rPr>
              <w:tab/>
            </w:r>
            <w:r>
              <w:rPr>
                <w:noProof/>
                <w:webHidden/>
              </w:rPr>
              <w:fldChar w:fldCharType="begin"/>
            </w:r>
            <w:r>
              <w:rPr>
                <w:noProof/>
                <w:webHidden/>
              </w:rPr>
              <w:instrText xml:space="preserve"> PAGEREF _Toc241243624 \h </w:instrText>
            </w:r>
            <w:r>
              <w:rPr>
                <w:noProof/>
                <w:webHidden/>
              </w:rPr>
            </w:r>
            <w:r>
              <w:rPr>
                <w:noProof/>
                <w:webHidden/>
              </w:rPr>
              <w:fldChar w:fldCharType="separate"/>
            </w:r>
            <w:r>
              <w:rPr>
                <w:noProof/>
                <w:webHidden/>
              </w:rPr>
              <w:t>4</w:t>
            </w:r>
            <w:r>
              <w:rPr>
                <w:noProof/>
                <w:webHidden/>
              </w:rPr>
              <w:fldChar w:fldCharType="end"/>
            </w:r>
          </w:hyperlink>
        </w:p>
        <w:p w14:paraId="317B781A" w14:textId="269A7180" w:rsidR="008E1F7C" w:rsidRDefault="008E1F7C">
          <w:pPr>
            <w:pStyle w:val="TOC3"/>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1243625" w:history="1">
            <w:r w:rsidRPr="000773BB">
              <w:rPr>
                <w:rStyle w:val="Hyperlink"/>
                <w:noProof/>
              </w:rPr>
              <w:t>4.2.3  Determine Investigation Outcome</w:t>
            </w:r>
            <w:r>
              <w:rPr>
                <w:noProof/>
                <w:webHidden/>
              </w:rPr>
              <w:tab/>
            </w:r>
            <w:r>
              <w:rPr>
                <w:noProof/>
                <w:webHidden/>
              </w:rPr>
              <w:fldChar w:fldCharType="begin"/>
            </w:r>
            <w:r>
              <w:rPr>
                <w:noProof/>
                <w:webHidden/>
              </w:rPr>
              <w:instrText xml:space="preserve"> PAGEREF _Toc241243625 \h </w:instrText>
            </w:r>
            <w:r>
              <w:rPr>
                <w:noProof/>
                <w:webHidden/>
              </w:rPr>
            </w:r>
            <w:r>
              <w:rPr>
                <w:noProof/>
                <w:webHidden/>
              </w:rPr>
              <w:fldChar w:fldCharType="separate"/>
            </w:r>
            <w:r>
              <w:rPr>
                <w:noProof/>
                <w:webHidden/>
              </w:rPr>
              <w:t>5</w:t>
            </w:r>
            <w:r>
              <w:rPr>
                <w:noProof/>
                <w:webHidden/>
              </w:rPr>
              <w:fldChar w:fldCharType="end"/>
            </w:r>
          </w:hyperlink>
        </w:p>
        <w:p w14:paraId="68BB399C" w14:textId="2528B876" w:rsidR="008E1F7C" w:rsidRDefault="008E1F7C">
          <w:pPr>
            <w:pStyle w:val="TOC3"/>
            <w:tabs>
              <w:tab w:val="left" w:pos="96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1243626" w:history="1">
            <w:r w:rsidRPr="000773BB">
              <w:rPr>
                <w:rStyle w:val="Hyperlink"/>
                <w:noProof/>
              </w:rPr>
              <w:t>4.2.4  Record Disposition, Reason Code, and Investigation Notes</w:t>
            </w:r>
            <w:r>
              <w:rPr>
                <w:noProof/>
                <w:webHidden/>
              </w:rPr>
              <w:tab/>
            </w:r>
            <w:r>
              <w:rPr>
                <w:noProof/>
                <w:webHidden/>
              </w:rPr>
              <w:fldChar w:fldCharType="begin"/>
            </w:r>
            <w:r>
              <w:rPr>
                <w:noProof/>
                <w:webHidden/>
              </w:rPr>
              <w:instrText xml:space="preserve"> PAGEREF _Toc241243626 \h </w:instrText>
            </w:r>
            <w:r>
              <w:rPr>
                <w:noProof/>
                <w:webHidden/>
              </w:rPr>
            </w:r>
            <w:r>
              <w:rPr>
                <w:noProof/>
                <w:webHidden/>
              </w:rPr>
              <w:fldChar w:fldCharType="separate"/>
            </w:r>
            <w:r>
              <w:rPr>
                <w:noProof/>
                <w:webHidden/>
              </w:rPr>
              <w:t>5</w:t>
            </w:r>
            <w:r>
              <w:rPr>
                <w:noProof/>
                <w:webHidden/>
              </w:rPr>
              <w:fldChar w:fldCharType="end"/>
            </w:r>
          </w:hyperlink>
        </w:p>
        <w:p w14:paraId="719E1067" w14:textId="23037968" w:rsidR="008E1F7C" w:rsidRDefault="008E1F7C">
          <w:pPr>
            <w:pStyle w:val="TOC3"/>
            <w:tabs>
              <w:tab w:val="left" w:pos="96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1243627" w:history="1">
            <w:r w:rsidRPr="000773BB">
              <w:rPr>
                <w:rStyle w:val="Hyperlink"/>
                <w:noProof/>
              </w:rPr>
              <w:t>4.2.5  Determine Response Action</w:t>
            </w:r>
            <w:r>
              <w:rPr>
                <w:noProof/>
                <w:webHidden/>
              </w:rPr>
              <w:tab/>
            </w:r>
            <w:r>
              <w:rPr>
                <w:noProof/>
                <w:webHidden/>
              </w:rPr>
              <w:fldChar w:fldCharType="begin"/>
            </w:r>
            <w:r>
              <w:rPr>
                <w:noProof/>
                <w:webHidden/>
              </w:rPr>
              <w:instrText xml:space="preserve"> PAGEREF _Toc241243627 \h </w:instrText>
            </w:r>
            <w:r>
              <w:rPr>
                <w:noProof/>
                <w:webHidden/>
              </w:rPr>
            </w:r>
            <w:r>
              <w:rPr>
                <w:noProof/>
                <w:webHidden/>
              </w:rPr>
              <w:fldChar w:fldCharType="separate"/>
            </w:r>
            <w:r>
              <w:rPr>
                <w:noProof/>
                <w:webHidden/>
              </w:rPr>
              <w:t>6</w:t>
            </w:r>
            <w:r>
              <w:rPr>
                <w:noProof/>
                <w:webHidden/>
              </w:rPr>
              <w:fldChar w:fldCharType="end"/>
            </w:r>
          </w:hyperlink>
        </w:p>
        <w:p w14:paraId="57E82D7D" w14:textId="7312EEE9" w:rsidR="008E1F7C" w:rsidRDefault="008E1F7C">
          <w:pPr>
            <w:pStyle w:val="TOC3"/>
            <w:tabs>
              <w:tab w:val="left" w:pos="96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1243628" w:history="1">
            <w:r w:rsidRPr="000773BB">
              <w:rPr>
                <w:rStyle w:val="Hyperlink"/>
                <w:noProof/>
              </w:rPr>
              <w:t>4.2.6  Inform Growth of Decision</w:t>
            </w:r>
            <w:r>
              <w:rPr>
                <w:noProof/>
                <w:webHidden/>
              </w:rPr>
              <w:tab/>
            </w:r>
            <w:r>
              <w:rPr>
                <w:noProof/>
                <w:webHidden/>
              </w:rPr>
              <w:fldChar w:fldCharType="begin"/>
            </w:r>
            <w:r>
              <w:rPr>
                <w:noProof/>
                <w:webHidden/>
              </w:rPr>
              <w:instrText xml:space="preserve"> PAGEREF _Toc241243628 \h </w:instrText>
            </w:r>
            <w:r>
              <w:rPr>
                <w:noProof/>
                <w:webHidden/>
              </w:rPr>
            </w:r>
            <w:r>
              <w:rPr>
                <w:noProof/>
                <w:webHidden/>
              </w:rPr>
              <w:fldChar w:fldCharType="separate"/>
            </w:r>
            <w:r>
              <w:rPr>
                <w:noProof/>
                <w:webHidden/>
              </w:rPr>
              <w:t>6</w:t>
            </w:r>
            <w:r>
              <w:rPr>
                <w:noProof/>
                <w:webHidden/>
              </w:rPr>
              <w:fldChar w:fldCharType="end"/>
            </w:r>
          </w:hyperlink>
        </w:p>
        <w:p w14:paraId="0125E7CF" w14:textId="1F78D3B4" w:rsidR="008E1F7C" w:rsidRDefault="008E1F7C">
          <w:pPr>
            <w:pStyle w:val="TOC3"/>
            <w:tabs>
              <w:tab w:val="left" w:pos="120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1243629" w:history="1">
            <w:r w:rsidRPr="000773BB">
              <w:rPr>
                <w:rStyle w:val="Hyperlink"/>
                <w:noProof/>
              </w:rPr>
              <w:t>4.2.7  Complete Reporting and eDetect Updates</w:t>
            </w:r>
            <w:r>
              <w:rPr>
                <w:noProof/>
                <w:webHidden/>
              </w:rPr>
              <w:tab/>
            </w:r>
            <w:r>
              <w:rPr>
                <w:noProof/>
                <w:webHidden/>
              </w:rPr>
              <w:fldChar w:fldCharType="begin"/>
            </w:r>
            <w:r>
              <w:rPr>
                <w:noProof/>
                <w:webHidden/>
              </w:rPr>
              <w:instrText xml:space="preserve"> PAGEREF _Toc241243629 \h </w:instrText>
            </w:r>
            <w:r>
              <w:rPr>
                <w:noProof/>
                <w:webHidden/>
              </w:rPr>
            </w:r>
            <w:r>
              <w:rPr>
                <w:noProof/>
                <w:webHidden/>
              </w:rPr>
              <w:fldChar w:fldCharType="separate"/>
            </w:r>
            <w:r>
              <w:rPr>
                <w:noProof/>
                <w:webHidden/>
              </w:rPr>
              <w:t>6</w:t>
            </w:r>
            <w:r>
              <w:rPr>
                <w:noProof/>
                <w:webHidden/>
              </w:rPr>
              <w:fldChar w:fldCharType="end"/>
            </w:r>
          </w:hyperlink>
        </w:p>
        <w:p w14:paraId="263AAA0C" w14:textId="2B12A97C" w:rsidR="008E1F7C" w:rsidRDefault="008E1F7C">
          <w:pPr>
            <w:pStyle w:val="TOC1"/>
            <w:rPr>
              <w:rFonts w:asciiTheme="minorHAnsi" w:eastAsiaTheme="minorEastAsia" w:hAnsiTheme="minorHAnsi" w:cstheme="minorBidi"/>
              <w:b w:val="0"/>
              <w:noProof/>
              <w:kern w:val="2"/>
              <w:sz w:val="24"/>
              <w:szCs w:val="24"/>
              <w:lang w:eastAsia="en-CA"/>
              <w14:ligatures w14:val="standardContextual"/>
            </w:rPr>
          </w:pPr>
          <w:hyperlink w:anchor="_Toc241243630" w:history="1">
            <w:r w:rsidRPr="000773BB">
              <w:rPr>
                <w:rStyle w:val="Hyperlink"/>
                <w:noProof/>
              </w:rPr>
              <w:t>5</w:t>
            </w:r>
            <w:r>
              <w:rPr>
                <w:rFonts w:asciiTheme="minorHAnsi" w:eastAsiaTheme="minorEastAsia" w:hAnsiTheme="minorHAnsi" w:cstheme="minorBidi"/>
                <w:b w:val="0"/>
                <w:noProof/>
                <w:kern w:val="2"/>
                <w:sz w:val="24"/>
                <w:szCs w:val="24"/>
                <w:lang w:eastAsia="en-CA"/>
                <w14:ligatures w14:val="standardContextual"/>
              </w:rPr>
              <w:tab/>
            </w:r>
            <w:r w:rsidRPr="000773BB">
              <w:rPr>
                <w:rStyle w:val="Hyperlink"/>
                <w:noProof/>
              </w:rPr>
              <w:t>eDetect Fraud Alert Referral – Process Flow and Procedure</w:t>
            </w:r>
            <w:r>
              <w:rPr>
                <w:noProof/>
                <w:webHidden/>
              </w:rPr>
              <w:tab/>
            </w:r>
            <w:r>
              <w:rPr>
                <w:noProof/>
                <w:webHidden/>
              </w:rPr>
              <w:fldChar w:fldCharType="begin"/>
            </w:r>
            <w:r>
              <w:rPr>
                <w:noProof/>
                <w:webHidden/>
              </w:rPr>
              <w:instrText xml:space="preserve"> PAGEREF _Toc241243630 \h </w:instrText>
            </w:r>
            <w:r>
              <w:rPr>
                <w:noProof/>
                <w:webHidden/>
              </w:rPr>
            </w:r>
            <w:r>
              <w:rPr>
                <w:noProof/>
                <w:webHidden/>
              </w:rPr>
              <w:fldChar w:fldCharType="separate"/>
            </w:r>
            <w:r>
              <w:rPr>
                <w:noProof/>
                <w:webHidden/>
              </w:rPr>
              <w:t>6</w:t>
            </w:r>
            <w:r>
              <w:rPr>
                <w:noProof/>
                <w:webHidden/>
              </w:rPr>
              <w:fldChar w:fldCharType="end"/>
            </w:r>
          </w:hyperlink>
        </w:p>
        <w:p w14:paraId="7F5501F0" w14:textId="20883A79" w:rsidR="00753E3A" w:rsidRDefault="008E1F7C" w:rsidP="00DA1270">
          <w:pPr>
            <w:pStyle w:val="TOC1"/>
            <w:rPr>
              <w:ins w:id="4" w:author="Adajar, Kassandra" w:date="2026-09-29T11:53:00Z" w16du:dateUtc="2026-09-29T15:53:00Z"/>
            </w:rPr>
          </w:pPr>
          <w:hyperlink w:anchor="_Toc241243631" w:history="1">
            <w:r w:rsidRPr="000773BB">
              <w:rPr>
                <w:rStyle w:val="Hyperlink"/>
                <w:noProof/>
              </w:rPr>
              <w:t>6</w:t>
            </w:r>
            <w:r>
              <w:rPr>
                <w:rFonts w:asciiTheme="minorHAnsi" w:eastAsiaTheme="minorEastAsia" w:hAnsiTheme="minorHAnsi" w:cstheme="minorBidi"/>
                <w:b w:val="0"/>
                <w:noProof/>
                <w:kern w:val="2"/>
                <w:sz w:val="24"/>
                <w:szCs w:val="24"/>
                <w:lang w:eastAsia="en-CA"/>
                <w14:ligatures w14:val="standardContextual"/>
              </w:rPr>
              <w:tab/>
            </w:r>
            <w:r w:rsidRPr="000773BB">
              <w:rPr>
                <w:rStyle w:val="Hyperlink"/>
                <w:noProof/>
              </w:rPr>
              <w:t>Visa Debit Card Fraud Types</w:t>
            </w:r>
            <w:r>
              <w:rPr>
                <w:noProof/>
                <w:webHidden/>
              </w:rPr>
              <w:tab/>
            </w:r>
            <w:r>
              <w:rPr>
                <w:noProof/>
                <w:webHidden/>
              </w:rPr>
              <w:fldChar w:fldCharType="begin"/>
            </w:r>
            <w:r>
              <w:rPr>
                <w:noProof/>
                <w:webHidden/>
              </w:rPr>
              <w:instrText xml:space="preserve"> PAGEREF _Toc241243631 \h </w:instrText>
            </w:r>
            <w:r>
              <w:rPr>
                <w:noProof/>
                <w:webHidden/>
              </w:rPr>
            </w:r>
            <w:r>
              <w:rPr>
                <w:noProof/>
                <w:webHidden/>
              </w:rPr>
              <w:fldChar w:fldCharType="separate"/>
            </w:r>
            <w:r>
              <w:rPr>
                <w:noProof/>
                <w:webHidden/>
              </w:rPr>
              <w:t>7</w:t>
            </w:r>
            <w:r>
              <w:rPr>
                <w:noProof/>
                <w:webHidden/>
              </w:rPr>
              <w:fldChar w:fldCharType="end"/>
            </w:r>
          </w:hyperlink>
        </w:p>
        <w:p w14:paraId="242AB0F5" w14:textId="5CDA924B" w:rsidR="00DA1270" w:rsidRPr="00DA1270" w:rsidRDefault="00DA1270" w:rsidP="00DA1270">
          <w:pPr>
            <w:pStyle w:val="TOC1"/>
            <w:rPr>
              <w:rFonts w:asciiTheme="minorHAnsi" w:eastAsiaTheme="minorEastAsia" w:hAnsiTheme="minorHAnsi" w:cstheme="minorBidi"/>
              <w:b w:val="0"/>
              <w:noProof/>
              <w:kern w:val="2"/>
              <w:sz w:val="24"/>
              <w:szCs w:val="24"/>
              <w:lang w:eastAsia="en-CA"/>
              <w14:ligatures w14:val="standardContextual"/>
            </w:rPr>
          </w:pPr>
          <w:ins w:id="5" w:author="Adajar, Kassandra" w:date="2026-09-29T11:53:00Z" w16du:dateUtc="2026-09-29T15:53:00Z">
            <w:r>
              <w:fldChar w:fldCharType="begin"/>
            </w:r>
            <w:r>
              <w:instrText>HYPERLINK \l "_Toc241243632"</w:instrText>
            </w:r>
            <w:r>
              <w:fldChar w:fldCharType="separate"/>
            </w:r>
            <w:r>
              <w:rPr>
                <w:rStyle w:val="Hyperlink"/>
                <w:noProof/>
              </w:rPr>
              <w:t>Appendix</w:t>
            </w:r>
            <w:r>
              <w:rPr>
                <w:noProof/>
                <w:webHidden/>
              </w:rPr>
              <w:tab/>
            </w:r>
            <w:r>
              <w:rPr>
                <w:noProof/>
                <w:webHidden/>
              </w:rPr>
              <w:fldChar w:fldCharType="begin"/>
            </w:r>
            <w:r>
              <w:rPr>
                <w:noProof/>
                <w:webHidden/>
              </w:rPr>
              <w:instrText xml:space="preserve"> PAGEREF _Toc241243632 \h </w:instrText>
            </w:r>
          </w:ins>
          <w:r>
            <w:rPr>
              <w:noProof/>
              <w:webHidden/>
            </w:rPr>
          </w:r>
          <w:ins w:id="6" w:author="Adajar, Kassandra" w:date="2026-09-29T11:53:00Z" w16du:dateUtc="2026-09-29T15:53:00Z">
            <w:r>
              <w:rPr>
                <w:noProof/>
                <w:webHidden/>
              </w:rPr>
              <w:fldChar w:fldCharType="separate"/>
            </w:r>
            <w:r>
              <w:rPr>
                <w:noProof/>
                <w:webHidden/>
              </w:rPr>
              <w:t>7</w:t>
            </w:r>
            <w:r>
              <w:rPr>
                <w:noProof/>
                <w:webHidden/>
              </w:rPr>
              <w:fldChar w:fldCharType="end"/>
            </w:r>
            <w:r>
              <w:fldChar w:fldCharType="end"/>
            </w:r>
          </w:ins>
        </w:p>
        <w:p w14:paraId="4129FCEA" w14:textId="7BDCEADD" w:rsidR="008E1F7C" w:rsidRDefault="008E1F7C">
          <w:pPr>
            <w:pStyle w:val="TOC1"/>
            <w:rPr>
              <w:rFonts w:asciiTheme="minorHAnsi" w:eastAsiaTheme="minorEastAsia" w:hAnsiTheme="minorHAnsi" w:cstheme="minorBidi"/>
              <w:b w:val="0"/>
              <w:noProof/>
              <w:kern w:val="2"/>
              <w:sz w:val="24"/>
              <w:szCs w:val="24"/>
              <w:lang w:eastAsia="en-CA"/>
              <w14:ligatures w14:val="standardContextual"/>
            </w:rPr>
          </w:pPr>
          <w:hyperlink w:anchor="_Toc241243632" w:history="1">
            <w:r w:rsidRPr="000773BB">
              <w:rPr>
                <w:rStyle w:val="Hyperlink"/>
                <w:noProof/>
              </w:rPr>
              <w:t>Version History</w:t>
            </w:r>
            <w:r>
              <w:rPr>
                <w:noProof/>
                <w:webHidden/>
              </w:rPr>
              <w:tab/>
            </w:r>
            <w:r>
              <w:rPr>
                <w:noProof/>
                <w:webHidden/>
              </w:rPr>
              <w:fldChar w:fldCharType="begin"/>
            </w:r>
            <w:r>
              <w:rPr>
                <w:noProof/>
                <w:webHidden/>
              </w:rPr>
              <w:instrText xml:space="preserve"> PAGEREF _Toc241243632 \h </w:instrText>
            </w:r>
            <w:r>
              <w:rPr>
                <w:noProof/>
                <w:webHidden/>
              </w:rPr>
            </w:r>
            <w:r>
              <w:rPr>
                <w:noProof/>
                <w:webHidden/>
              </w:rPr>
              <w:fldChar w:fldCharType="separate"/>
            </w:r>
            <w:r>
              <w:rPr>
                <w:noProof/>
                <w:webHidden/>
              </w:rPr>
              <w:t>7</w:t>
            </w:r>
            <w:r>
              <w:rPr>
                <w:noProof/>
                <w:webHidden/>
              </w:rPr>
              <w:fldChar w:fldCharType="end"/>
            </w:r>
          </w:hyperlink>
        </w:p>
        <w:p w14:paraId="4303EE20" w14:textId="02D8735E" w:rsidR="008E1F7C" w:rsidRDefault="008E1F7C" w:rsidP="008E1F7C">
          <w:pPr>
            <w:rPr>
              <w:kern w:val="2"/>
              <w:sz w:val="2"/>
              <w:szCs w:val="2"/>
              <w:lang w:eastAsia="en-CA"/>
              <w14:ligatures w14:val="standardContextual"/>
            </w:rPr>
          </w:pPr>
          <w:r>
            <w:rPr>
              <w:kern w:val="2"/>
              <w:sz w:val="2"/>
              <w:szCs w:val="2"/>
              <w:lang w:eastAsia="en-CA"/>
              <w14:ligatures w14:val="standardContextual"/>
            </w:rPr>
            <w:fldChar w:fldCharType="end"/>
          </w:r>
        </w:p>
        <w:p w14:paraId="13EC20F8" w14:textId="77777777" w:rsidR="008E1F7C" w:rsidRDefault="008E1F7C" w:rsidP="008E1F7C">
          <w:pPr>
            <w:rPr>
              <w:kern w:val="2"/>
              <w:sz w:val="2"/>
              <w:szCs w:val="2"/>
              <w:lang w:eastAsia="en-CA"/>
              <w14:ligatures w14:val="standardContextual"/>
            </w:rPr>
          </w:pPr>
          <w:r>
            <w:rPr>
              <w:rFonts w:ascii="Arial" w:hAnsi="Arial"/>
              <w:sz w:val="2"/>
              <w:szCs w:val="2"/>
            </w:rPr>
            <w:t>​</w:t>
          </w:r>
        </w:p>
        <w:p w14:paraId="471F61CC" w14:textId="61E27F48" w:rsidR="000E184D" w:rsidRDefault="000E184D" w:rsidP="000E184D">
          <w:pPr>
            <w:rPr>
              <w:kern w:val="2"/>
              <w:sz w:val="2"/>
              <w:szCs w:val="2"/>
              <w:lang w:eastAsia="en-CA"/>
              <w14:ligatures w14:val="standardContextual"/>
            </w:rPr>
          </w:pPr>
        </w:p>
        <w:p w14:paraId="1054AB2B" w14:textId="77777777" w:rsidR="000E184D" w:rsidRDefault="000E184D" w:rsidP="000E184D">
          <w:pPr>
            <w:rPr>
              <w:kern w:val="2"/>
              <w:sz w:val="2"/>
              <w:szCs w:val="2"/>
              <w:lang w:eastAsia="en-CA"/>
              <w14:ligatures w14:val="standardContextual"/>
            </w:rPr>
          </w:pPr>
          <w:r>
            <w:rPr>
              <w:rFonts w:ascii="Arial" w:hAnsi="Arial"/>
              <w:sz w:val="2"/>
              <w:szCs w:val="2"/>
            </w:rPr>
            <w:t>​</w:t>
          </w:r>
        </w:p>
        <w:p w14:paraId="402CDDCD" w14:textId="126D9D71" w:rsidR="000221BD" w:rsidRDefault="000221BD" w:rsidP="000221BD">
          <w:pPr>
            <w:rPr>
              <w:kern w:val="2"/>
              <w:sz w:val="2"/>
              <w:szCs w:val="2"/>
              <w:lang w:eastAsia="en-CA"/>
              <w14:ligatures w14:val="standardContextual"/>
            </w:rPr>
          </w:pPr>
        </w:p>
        <w:p w14:paraId="26A4B962" w14:textId="77777777" w:rsidR="000221BD" w:rsidRDefault="000221BD" w:rsidP="000221BD">
          <w:pPr>
            <w:rPr>
              <w:kern w:val="2"/>
              <w:sz w:val="2"/>
              <w:szCs w:val="2"/>
              <w:lang w:eastAsia="en-CA"/>
              <w14:ligatures w14:val="standardContextual"/>
            </w:rPr>
          </w:pPr>
          <w:r>
            <w:rPr>
              <w:rFonts w:ascii="Arial" w:hAnsi="Arial"/>
              <w:sz w:val="2"/>
              <w:szCs w:val="2"/>
            </w:rPr>
            <w:t>​</w:t>
          </w:r>
        </w:p>
        <w:p w14:paraId="4C5744EE" w14:textId="13DEAC8C" w:rsidR="00D6122F" w:rsidRDefault="00D6122F" w:rsidP="00D6122F">
          <w:pPr>
            <w:rPr>
              <w:kern w:val="2"/>
              <w:sz w:val="2"/>
              <w:szCs w:val="2"/>
              <w:lang w:eastAsia="en-CA"/>
              <w14:ligatures w14:val="standardContextual"/>
            </w:rPr>
          </w:pPr>
        </w:p>
        <w:p w14:paraId="7739623A" w14:textId="77777777" w:rsidR="00D6122F" w:rsidRDefault="00D6122F" w:rsidP="00D6122F">
          <w:pPr>
            <w:rPr>
              <w:kern w:val="2"/>
              <w:sz w:val="2"/>
              <w:szCs w:val="2"/>
              <w:lang w:eastAsia="en-CA"/>
              <w14:ligatures w14:val="standardContextual"/>
            </w:rPr>
          </w:pPr>
          <w:r>
            <w:rPr>
              <w:rFonts w:ascii="Arial" w:hAnsi="Arial"/>
              <w:sz w:val="2"/>
              <w:szCs w:val="2"/>
            </w:rPr>
            <w:t>​</w:t>
          </w:r>
        </w:p>
        <w:p w14:paraId="303234AE" w14:textId="0B8CD750" w:rsidR="007D273D" w:rsidRDefault="007D273D" w:rsidP="007D273D">
          <w:pPr>
            <w:rPr>
              <w:kern w:val="2"/>
              <w:sz w:val="2"/>
              <w:szCs w:val="2"/>
              <w:lang w:eastAsia="en-CA"/>
              <w14:ligatures w14:val="standardContextual"/>
            </w:rPr>
          </w:pPr>
        </w:p>
        <w:p w14:paraId="1D94312F" w14:textId="77777777" w:rsidR="0064464B" w:rsidRDefault="0064464B" w:rsidP="007D273D">
          <w:pPr>
            <w:rPr>
              <w:kern w:val="2"/>
              <w:sz w:val="2"/>
              <w:szCs w:val="2"/>
              <w:lang w:eastAsia="en-CA"/>
              <w14:ligatures w14:val="standardContextual"/>
            </w:rPr>
          </w:pPr>
        </w:p>
        <w:p w14:paraId="13D5062F" w14:textId="77777777" w:rsidR="0064464B" w:rsidRDefault="0064464B" w:rsidP="007D273D">
          <w:pPr>
            <w:rPr>
              <w:kern w:val="2"/>
              <w:sz w:val="2"/>
              <w:szCs w:val="2"/>
              <w:lang w:eastAsia="en-CA"/>
              <w14:ligatures w14:val="standardContextual"/>
            </w:rPr>
          </w:pPr>
        </w:p>
        <w:p w14:paraId="351A01E4" w14:textId="77777777" w:rsidR="0064464B" w:rsidRDefault="0064464B" w:rsidP="007D273D">
          <w:pPr>
            <w:rPr>
              <w:kern w:val="2"/>
              <w:sz w:val="2"/>
              <w:szCs w:val="2"/>
              <w:lang w:eastAsia="en-CA"/>
              <w14:ligatures w14:val="standardContextual"/>
            </w:rPr>
          </w:pPr>
        </w:p>
        <w:p w14:paraId="16BBC8A9" w14:textId="77777777" w:rsidR="0064464B" w:rsidRDefault="0064464B" w:rsidP="007D273D">
          <w:pPr>
            <w:rPr>
              <w:kern w:val="2"/>
              <w:sz w:val="2"/>
              <w:szCs w:val="2"/>
              <w:lang w:eastAsia="en-CA"/>
              <w14:ligatures w14:val="standardContextual"/>
            </w:rPr>
          </w:pPr>
        </w:p>
        <w:p w14:paraId="76CA66B6" w14:textId="77777777" w:rsidR="0064464B" w:rsidRDefault="0064464B" w:rsidP="007D273D">
          <w:pPr>
            <w:rPr>
              <w:kern w:val="2"/>
              <w:sz w:val="2"/>
              <w:szCs w:val="2"/>
              <w:lang w:eastAsia="en-CA"/>
              <w14:ligatures w14:val="standardContextual"/>
            </w:rPr>
          </w:pPr>
        </w:p>
        <w:p w14:paraId="5B55B8C1" w14:textId="7C536947" w:rsidR="00662F80" w:rsidRPr="00662F80" w:rsidRDefault="007D273D" w:rsidP="00662F80">
          <w:pPr>
            <w:rPr>
              <w:sz w:val="2"/>
              <w:szCs w:val="2"/>
              <w:lang w:eastAsia="en-CA"/>
            </w:rPr>
          </w:pPr>
          <w:r>
            <w:rPr>
              <w:rFonts w:ascii="Arial" w:hAnsi="Arial"/>
              <w:sz w:val="2"/>
              <w:szCs w:val="2"/>
            </w:rPr>
            <w:t>​</w:t>
          </w:r>
        </w:p>
      </w:sdtContent>
    </w:sdt>
    <w:p>
      <w:pPr>
        <w:pStyle w:val="Heading1"/>
      </w:pPr>
      <w:r>
        <w:t>Purpose</w:t>
      </w:r>
    </w:p>
    <w:p>
      <w:r>
        <w:t>The Visa Debit Dispute Management Procedure provides the Growth, Payment Services, Fraud Prevention, and Finance teams with guidance for managing member-initiated Visa Debit Card disputes. This procedure establishes a consistent, end-to-end approach for receiving and triaging dispute claims, preparing and assessing supporting documentation, issuing provisional credit, submitting and managing the dispute through Central 1 and the Visa network, and resolving and recovering the dispute outcome.</w:t>
      </w:r>
    </w:p>
    <w:p>
      <w:r>
        <w:t>It also outlines the roles and systems, process flows, and detailed procedures that support the end-to-end dispute management lifecycle, including the applicable handoffs to the Visa Debit Card Fraud Investigation Process and the Visa Debit Card Non-Fraud Investigation Process.</w:t>
      </w:r>
    </w:p>
    <w:p>
      <w:pPr>
        <w:pStyle w:val="Heading1"/>
      </w:pPr>
      <w:r>
        <w:t>Scope</w:t>
      </w:r>
    </w:p>
    <w:p>
      <w:r>
        <w:t>This procedure applies to Growth, Payment Services, Fraud Prevention, and Finance team members involved in the receipt, triage, investigation, submission, and resolution of member-initiated Visa Debit Card disputes. It is applicable to disputes initiated through the following channel:</w:t>
      </w:r>
    </w:p>
    <w:p>
      <w:pPr>
        <w:numPr>
          <w:ilvl w:val="0"/>
          <w:numId w:val="24"/>
        </w:numPr>
      </w:pPr>
      <w:r>
        <w:rPr>
          <w:b/>
          <w:i w:val="0"/>
        </w:rPr>
        <w:t xml:space="preserve">Member-Reported Dispute: </w:t>
      </w:r>
      <w:r>
        <w:t>occurs when a member contacts the Contact Centre or a Branch to dispute a Visa Debit Card transaction.</w:t>
      </w:r>
    </w:p>
    <w:p>
      <w:r>
        <w:t>This procedure covers the five stages of the dispute management lifecycle: Dispute Intake, Dispute Triage, Case Preparation &amp; Document Assessment, Provisional Credit Issuance, Network Submission &amp; Response, and Resolution &amp; Recovery. Case Preparation &amp; Document Assessment and Provisional Credit Issuance are run in parallel.</w:t>
      </w:r>
    </w:p>
    <w:p>
      <w:r>
        <w:rPr>
          <w:b/>
          <w:i w:val="0"/>
        </w:rPr>
        <w:t xml:space="preserve">Out of scope: </w:t>
      </w:r>
      <w:r>
        <w:t>within Case Preparation &amp; Document Assessment, once a case is assigned and investigation commences, the Fraud Specialist should refer to the Visa Debit Card Fraud Investigation Process and the Payment Services agent should refer to the Visa Debit Card Non-Fraud Investigation Process for the detailed investigation steps; those investigation activities are out of scope for this procedure. This procedure resumes at the case submission decision point once that investigation is complete.</w:t>
      </w:r>
    </w:p>
    <w:p>
      <w:pPr>
        <w:pStyle w:val="Heading1"/>
      </w:pPr>
      <w:r>
        <w:t>Roles and Systems</w:t>
      </w:r>
    </w:p>
    <w:p>
      <w:r>
        <w:t>The following roles and systems support various activities within the Visa Debit Dispute Management Procedure.</w:t>
      </w:r>
    </w:p>
    <w:tbl>
      <w:tblPr>
        <w:tblStyle w:val="TealFINAL"/>
        <w:tblW w:type="auto" w:w="0"/>
        <w:tblLook w:firstColumn="1" w:firstRow="1" w:lastColumn="0" w:lastRow="0" w:noHBand="0" w:noVBand="1" w:val="04A0"/>
      </w:tblPr>
      <w:tblGrid>
        <w:gridCol w:w="4680"/>
        <w:gridCol w:w="4680"/>
      </w:tblGrid>
      <w:tr>
        <w:tc>
          <w:tcPr>
            <w:tcW w:type="dxa" w:w="4680"/>
          </w:tcPr>
          <w:p>
            <w:r/>
            <w:r>
              <w:rPr>
                <w:b/>
              </w:rPr>
              <w:t>Role / System</w:t>
            </w:r>
          </w:p>
        </w:tc>
        <w:tc>
          <w:tcPr>
            <w:tcW w:type="dxa" w:w="4680"/>
          </w:tcPr>
          <w:p>
            <w:r/>
            <w:r>
              <w:rPr>
                <w:b/>
              </w:rPr>
              <w:t>Responsibility</w:t>
            </w:r>
          </w:p>
        </w:tc>
      </w:tr>
      <w:tr>
        <w:tc>
          <w:tcPr>
            <w:tcW w:type="dxa" w:w="4680"/>
          </w:tcPr>
          <w:p>
            <w:r/>
            <w:r>
              <w:rPr>
                <w:b w:val="0"/>
              </w:rPr>
              <w:t>Growth Team</w:t>
            </w:r>
          </w:p>
        </w:tc>
        <w:tc>
          <w:tcPr>
            <w:tcW w:type="dxa" w:w="4680"/>
          </w:tcPr>
          <w:p>
            <w:r/>
            <w:r>
              <w:rPr>
                <w:b w:val="0"/>
              </w:rPr>
              <w:t>Front-line Contact Centre and Branch staff who receive the member's dispute claim, verify the cardholder and impacted transaction(s), administer the Visa Debit Dispute Questions to determine transaction recognition and authorization, perform initial account security actions (block/reissue) where required, and create and assign the case.</w:t>
            </w:r>
          </w:p>
        </w:tc>
      </w:tr>
      <w:tr>
        <w:tc>
          <w:tcPr>
            <w:tcW w:type="dxa" w:w="4680"/>
          </w:tcPr>
          <w:p>
            <w:r/>
            <w:r>
              <w:rPr>
                <w:b w:val="0"/>
              </w:rPr>
              <w:t>Payment Services Team</w:t>
            </w:r>
          </w:p>
        </w:tc>
        <w:tc>
          <w:tcPr>
            <w:tcW w:type="dxa" w:w="4680"/>
          </w:tcPr>
          <w:p>
            <w:r/>
            <w:r>
              <w:rPr>
                <w:b w:val="0"/>
              </w:rPr>
              <w:t>Investigates and manages non-fraud (recognized/authorized transactions) disputes referred via the ATM / POS trace, prepares case documentation, submits eligible disputes to Central 1, monitors Acquirer responses and escalations, and manages dispute outcomes and recoveries for non-fraud cases. Refers to the Visa Debit Card Non-Fraud Investigation Process for detailed investigation steps.</w:t>
            </w:r>
          </w:p>
        </w:tc>
      </w:tr>
      <w:tr>
        <w:tc>
          <w:tcPr>
            <w:tcW w:type="dxa" w:w="4680"/>
          </w:tcPr>
          <w:p>
            <w:r/>
            <w:r>
              <w:rPr>
                <w:b w:val="0"/>
              </w:rPr>
              <w:t>Fraud Prevention Team</w:t>
            </w:r>
          </w:p>
        </w:tc>
        <w:tc>
          <w:tcPr>
            <w:tcW w:type="dxa" w:w="4680"/>
          </w:tcPr>
          <w:p>
            <w:r/>
            <w:r>
              <w:rPr>
                <w:b w:val="0"/>
              </w:rPr>
              <w:t>Investigates and manages fraud (unrecognized/unauthorized transactions) disputes referred via the Fraud Intake Form (FIF), prepares case documentation, submits eligible disputes to Central 1, monitors Acquirer responses and escalations, and manages dispute outcomes and recoveries for fraud cases. Refers to the Visa Debit Card Fraud Investigation Process for detailed investigation steps.</w:t>
            </w:r>
          </w:p>
        </w:tc>
      </w:tr>
      <w:tr>
        <w:tc>
          <w:tcPr>
            <w:tcW w:type="dxa" w:w="4680"/>
          </w:tcPr>
          <w:p>
            <w:r/>
            <w:r>
              <w:rPr>
                <w:b w:val="0"/>
              </w:rPr>
              <w:t>Finance Team</w:t>
            </w:r>
          </w:p>
        </w:tc>
        <w:tc>
          <w:tcPr>
            <w:tcW w:type="dxa" w:w="4680"/>
          </w:tcPr>
          <w:p>
            <w:r/>
            <w:r>
              <w:rPr>
                <w:b w:val="0"/>
              </w:rPr>
              <w:t>Validates and posts provisional credit to the member's account within Visa SLAs, tracks provisional credit aging and reversal, finalizes or reverses provisional credit based on the dispute outcome, and records recoveries, losses, fees, and general ledger entries.</w:t>
            </w:r>
          </w:p>
        </w:tc>
      </w:tr>
      <w:tr>
        <w:tc>
          <w:tcPr>
            <w:tcW w:type="dxa" w:w="4680"/>
          </w:tcPr>
          <w:p>
            <w:r/>
            <w:r>
              <w:rPr>
                <w:b w:val="0"/>
              </w:rPr>
              <w:t>Central 1</w:t>
            </w:r>
          </w:p>
        </w:tc>
        <w:tc>
          <w:tcPr>
            <w:tcW w:type="dxa" w:w="4680"/>
          </w:tcPr>
          <w:p>
            <w:r/>
            <w:r>
              <w:rPr>
                <w:b w:val="0"/>
              </w:rPr>
              <w:t>Beem's financial services partner that receives completed dispute submissions and routes them, via PPJV, to the FIS Everlink Settlement team for submission to Visa Resolve Online (VROL) on Beem's behalf.</w:t>
            </w:r>
          </w:p>
        </w:tc>
      </w:tr>
      <w:tr>
        <w:tc>
          <w:tcPr>
            <w:tcW w:type="dxa" w:w="4680"/>
          </w:tcPr>
          <w:p>
            <w:r/>
            <w:r>
              <w:rPr>
                <w:b w:val="0"/>
              </w:rPr>
              <w:t>FIS Everlink (Everlink)</w:t>
            </w:r>
          </w:p>
        </w:tc>
        <w:tc>
          <w:tcPr>
            <w:tcW w:type="dxa" w:w="4680"/>
          </w:tcPr>
          <w:p>
            <w:r/>
            <w:r>
              <w:rPr>
                <w:b w:val="0"/>
              </w:rPr>
              <w:t>Beem's Visa Debit program processor. Submits chargeback and dispute requests to Visa on Beem's behalf via VROL, and manages the pre-arbitration and arbitration cycle in accordance with Visa Rules and Everlink's internal processing deadlines.</w:t>
            </w:r>
          </w:p>
        </w:tc>
      </w:tr>
      <w:tr>
        <w:tc>
          <w:tcPr>
            <w:tcW w:type="dxa" w:w="4680"/>
          </w:tcPr>
          <w:p>
            <w:r/>
            <w:r>
              <w:rPr>
                <w:b w:val="0"/>
              </w:rPr>
              <w:t>Visa</w:t>
            </w:r>
          </w:p>
        </w:tc>
        <w:tc>
          <w:tcPr>
            <w:tcW w:type="dxa" w:w="4680"/>
          </w:tcPr>
          <w:p>
            <w:r/>
            <w:r>
              <w:rPr>
                <w:b w:val="0"/>
              </w:rPr>
              <w:t>The payment network. Sets dispute rules, reason codes, filing windows, and timeframes, and routes dispute messages and funds between the Issuer (Beem) and the Acquirer.</w:t>
            </w:r>
          </w:p>
        </w:tc>
      </w:tr>
      <w:tr>
        <w:tc>
          <w:tcPr>
            <w:tcW w:type="dxa" w:w="4680"/>
          </w:tcPr>
          <w:p>
            <w:r/>
            <w:r>
              <w:rPr>
                <w:b w:val="0"/>
              </w:rPr>
              <w:t>CRM (Dynamics 365)</w:t>
            </w:r>
          </w:p>
        </w:tc>
        <w:tc>
          <w:tcPr>
            <w:tcW w:type="dxa" w:w="4680"/>
          </w:tcPr>
          <w:p>
            <w:r/>
            <w:r>
              <w:rPr>
                <w:b w:val="0"/>
              </w:rPr>
              <w:t>System of record used to complete the Fraud Intake Form (FIF), create and track dispute cases, and log case status updates and investigation notes.</w:t>
            </w:r>
          </w:p>
        </w:tc>
      </w:tr>
      <w:tr>
        <w:tc>
          <w:tcPr>
            <w:tcW w:type="dxa" w:w="4680"/>
          </w:tcPr>
          <w:p>
            <w:r/>
            <w:r>
              <w:rPr>
                <w:b w:val="0"/>
              </w:rPr>
              <w:t>DNA</w:t>
            </w:r>
          </w:p>
        </w:tc>
        <w:tc>
          <w:tcPr>
            <w:tcW w:type="dxa" w:w="4680"/>
          </w:tcPr>
          <w:p>
            <w:r/>
            <w:r>
              <w:rPr>
                <w:b w:val="0"/>
              </w:rPr>
              <w:t>Beem's core banking system used to review member and account information, apply card or account restrictions, and process provisional credit, reversal, and general ledger postings.</w:t>
            </w:r>
          </w:p>
        </w:tc>
      </w:tr>
      <w:tr>
        <w:tc>
          <w:tcPr>
            <w:tcW w:type="dxa" w:w="4680"/>
          </w:tcPr>
          <w:p>
            <w:r/>
            <w:r>
              <w:rPr>
                <w:b w:val="0"/>
              </w:rPr>
              <w:t>Existing POS / ATM Trace Form</w:t>
            </w:r>
          </w:p>
        </w:tc>
        <w:tc>
          <w:tcPr>
            <w:tcW w:type="dxa" w:w="4680"/>
          </w:tcPr>
          <w:p>
            <w:r/>
            <w:r>
              <w:rPr>
                <w:b w:val="0"/>
              </w:rPr>
              <w:t>Existing trace request form used by Payment Services to initiate a non-fraud (recognized transaction) dispute, which is submitted to Central 1 for onward routing to Everlink.</w:t>
            </w:r>
          </w:p>
        </w:tc>
      </w:tr>
      <w:tr>
        <w:tc>
          <w:tcPr>
            <w:tcW w:type="dxa" w:w="4680"/>
          </w:tcPr>
          <w:p>
            <w:r/>
            <w:r>
              <w:rPr>
                <w:b w:val="0"/>
              </w:rPr>
              <w:t>Visa Resolve Online (VROL)</w:t>
            </w:r>
          </w:p>
        </w:tc>
        <w:tc>
          <w:tcPr>
            <w:tcW w:type="dxa" w:w="4680"/>
          </w:tcPr>
          <w:p>
            <w:r/>
            <w:r>
              <w:rPr>
                <w:b w:val="0"/>
              </w:rPr>
              <w:t>Visa's online dispute filing system, accessed by Everlink on Beem's behalf, used to submit disputes and manage the pre-arbitration and arbitration cycle.</w:t>
            </w:r>
          </w:p>
        </w:tc>
      </w:tr>
    </w:tbl>
    <w:p>
      <w:pPr>
        <w:pStyle w:val="Heading1"/>
      </w:pPr>
      <w:r>
        <w:t>Stage 1: Dispute Intake (Growth)</w:t>
      </w:r>
    </w:p>
    <w:p>
      <w:pPr>
        <w:pStyle w:val="Heading2"/>
        <w:numPr>
          <w:ilvl w:val="0"/>
          <w:numId w:val="0"/>
        </w:numPr>
        <w:ind w:left="851" w:hanging="851"/>
      </w:pPr>
      <w:r>
        <w:t>4.1     Process Flow</w:t>
      </w:r>
    </w:p>
    <w:p>
      <w:r>
        <w:t>The visual overview below provides the end-to-end process for a member contacting the Contact Centre or a Branch to initiate a Visa Debit Card dispute. This stage is owned by Growth.</w:t>
      </w:r>
    </w:p>
    <w:p>
      <w:pPr>
        <w:jc w:val="center"/>
      </w:pPr>
      <w:r>
        <w:drawing>
          <wp:inline xmlns:a="http://schemas.openxmlformats.org/drawingml/2006/main" xmlns:pic="http://schemas.openxmlformats.org/drawingml/2006/picture">
            <wp:extent cx="5943600" cy="3341990"/>
            <wp:docPr id="1933212907" name="Picture 1933212907"/>
            <wp:cNvGraphicFramePr>
              <a:graphicFrameLocks noChangeAspect="1"/>
            </wp:cNvGraphicFramePr>
            <a:graphic>
              <a:graphicData uri="http://schemas.openxmlformats.org/drawingml/2006/picture">
                <pic:pic>
                  <pic:nvPicPr>
                    <pic:cNvPr id="0" name="slide-3.png"/>
                    <pic:cNvPicPr/>
                  </pic:nvPicPr>
                  <pic:blipFill>
                    <a:blip r:embed="rId33"/>
                    <a:stretch>
                      <a:fillRect/>
                    </a:stretch>
                  </pic:blipFill>
                  <pic:spPr>
                    <a:xfrm>
                      <a:off x="0" y="0"/>
                      <a:ext cx="5943600" cy="3341990"/>
                    </a:xfrm>
                    <a:prstGeom prst="rect"/>
                  </pic:spPr>
                </pic:pic>
              </a:graphicData>
            </a:graphic>
          </wp:inline>
        </w:drawing>
      </w:r>
    </w:p>
    <w:p>
      <w:pPr>
        <w:pStyle w:val="Heading2"/>
        <w:numPr>
          <w:ilvl w:val="0"/>
          <w:numId w:val="0"/>
        </w:numPr>
        <w:ind w:left="851" w:hanging="851"/>
      </w:pPr>
      <w:r>
        <w:t>4.2     Procedure</w:t>
      </w:r>
    </w:p>
    <w:p>
      <w:r>
        <w:t>The following procedure provides a step-by-step outline of the activities performed by Growth as part of dispute intake.</w:t>
      </w:r>
    </w:p>
    <w:p>
      <w:pPr>
        <w:pStyle w:val="Heading3"/>
        <w:numPr>
          <w:ilvl w:val="0"/>
          <w:numId w:val="0"/>
        </w:numPr>
        <w:ind w:left="992" w:hanging="992"/>
      </w:pPr>
      <w:r>
        <w:rPr>
          <w:sz w:val="28"/>
        </w:rPr>
        <w:t>4.2.1 Receive and Verify the Member</w:t>
      </w:r>
    </w:p>
    <w:p>
      <w:r>
        <w:t>Upon a member contacting the Contact Centre or a Branch to dispute a Visa Debit Card transaction, the Growth Team member should:</w:t>
      </w:r>
    </w:p>
    <w:p>
      <w:pPr>
        <w:pStyle w:val="ListParagraph"/>
        <w:numPr>
          <w:ilvl w:val="0"/>
          <w:numId w:val="1000"/>
        </w:numPr>
      </w:pPr>
      <w:r>
        <w:t>Receive the member's dispute claim via the Contact Centre or Branch.</w:t>
      </w:r>
    </w:p>
    <w:p>
      <w:pPr>
        <w:pStyle w:val="ListParagraph"/>
        <w:numPr>
          <w:ilvl w:val="0"/>
          <w:numId w:val="1000"/>
        </w:numPr>
      </w:pPr>
      <w:r>
        <w:rPr>
          <w:b w:val="0"/>
          <w:i w:val="0"/>
        </w:rPr>
        <w:t xml:space="preserve">Verify the cardholder's identity and confirm the member is authenticated, </w:t>
      </w:r>
      <w:r>
        <w:rPr>
          <w:b w:val="0"/>
          <w:i/>
        </w:rPr>
        <w:t>per Beem's existing member authentication procedures [TBC — reference to be confirmed]</w:t>
      </w:r>
      <w:r>
        <w:rPr>
          <w:b w:val="0"/>
          <w:i w:val="0"/>
        </w:rPr>
        <w:t>. If the member cannot be authenticated, do not proceed with intake.</w:t>
      </w:r>
    </w:p>
    <w:p>
      <w:pPr>
        <w:pStyle w:val="Heading3"/>
        <w:numPr>
          <w:ilvl w:val="0"/>
          <w:numId w:val="0"/>
        </w:numPr>
        <w:ind w:left="992" w:hanging="992"/>
      </w:pPr>
      <w:r>
        <w:rPr>
          <w:sz w:val="28"/>
        </w:rPr>
        <w:t>4.2.2 Confirm Transaction Posting and Locate the Transaction</w:t>
      </w:r>
    </w:p>
    <w:p>
      <w:r>
        <w:t>The Growth Team member should:</w:t>
      </w:r>
    </w:p>
    <w:p>
      <w:pPr>
        <w:pStyle w:val="ListParagraph"/>
        <w:numPr>
          <w:ilvl w:val="0"/>
          <w:numId w:val="1001"/>
        </w:numPr>
      </w:pPr>
      <w:r>
        <w:rPr>
          <w:b/>
          <w:i w:val="0"/>
        </w:rPr>
        <w:t>Confirm transaction posting</w:t>
      </w:r>
      <w:r>
        <w:t xml:space="preserve"> — has the transaction posted to the member's account?</w:t>
      </w:r>
    </w:p>
    <w:p>
      <w:pPr>
        <w:pStyle w:val="ListParagraph"/>
        <w:numPr>
          <w:ilvl w:val="1"/>
          <w:numId w:val="1001"/>
        </w:numPr>
      </w:pPr>
      <w:r>
        <w:rPr>
          <w:b/>
          <w:i w:val="0"/>
        </w:rPr>
        <w:t xml:space="preserve">If not yet posted: </w:t>
      </w:r>
      <w:r>
        <w:t>advise the member to wait until the transaction posts before a dispute can be initiated.</w:t>
      </w:r>
    </w:p>
    <w:p>
      <w:pPr>
        <w:pStyle w:val="ListParagraph"/>
        <w:numPr>
          <w:ilvl w:val="1"/>
          <w:numId w:val="1001"/>
        </w:numPr>
      </w:pPr>
      <w:r>
        <w:rPr>
          <w:b/>
          <w:i w:val="0"/>
        </w:rPr>
        <w:t xml:space="preserve">If posted: </w:t>
      </w:r>
      <w:r>
        <w:t>proceed to Step 2.</w:t>
      </w:r>
    </w:p>
    <w:p>
      <w:pPr>
        <w:pStyle w:val="ListParagraph"/>
        <w:numPr>
          <w:ilvl w:val="0"/>
          <w:numId w:val="1001"/>
        </w:numPr>
      </w:pPr>
      <w:r>
        <w:rPr>
          <w:b/>
          <w:i w:val="0"/>
        </w:rPr>
        <w:t>Locate the transaction</w:t>
      </w:r>
      <w:r>
        <w:t xml:space="preserve"> the member is disputing in DNA </w:t>
      </w:r>
      <w:r>
        <w:rPr>
          <w:b w:val="0"/>
          <w:i/>
        </w:rPr>
        <w:t>[TBC — system to be confirmed]</w:t>
      </w:r>
      <w:r>
        <w:t>, using the date, amount, and merchant name provided by the member.</w:t>
      </w:r>
    </w:p>
    <w:p>
      <w:pPr>
        <w:pStyle w:val="ListParagraph"/>
        <w:numPr>
          <w:ilvl w:val="1"/>
          <w:numId w:val="1001"/>
        </w:numPr>
      </w:pPr>
      <w:r>
        <w:rPr>
          <w:b/>
          <w:i w:val="0"/>
        </w:rPr>
        <w:t xml:space="preserve">If located: </w:t>
      </w:r>
      <w:r>
        <w:t>proceed to Section 4.2.3 — Create the CRM Case.</w:t>
      </w:r>
    </w:p>
    <w:p>
      <w:pPr>
        <w:pStyle w:val="ListParagraph"/>
        <w:numPr>
          <w:ilvl w:val="1"/>
          <w:numId w:val="1001"/>
        </w:numPr>
      </w:pPr>
      <w:r>
        <w:rPr>
          <w:b/>
          <w:i w:val="0"/>
        </w:rPr>
        <w:t xml:space="preserve">If it cannot be located: </w:t>
      </w:r>
      <w:r>
        <w:t>ask the member to reconfirm the date, amount, and merchant name, and search again. If the transaction still cannot be located, inform the member that Beem has no record of this transaction and a dispute cannot be initiated at this time. This procedure ends.</w:t>
      </w:r>
    </w:p>
    <w:p>
      <w:pPr>
        <w:pStyle w:val="Heading3"/>
        <w:numPr>
          <w:ilvl w:val="0"/>
          <w:numId w:val="0"/>
        </w:numPr>
        <w:ind w:left="992" w:hanging="992"/>
      </w:pPr>
      <w:r>
        <w:rPr>
          <w:sz w:val="28"/>
        </w:rPr>
        <w:t>4.2.3 Create the CRM Case</w:t>
      </w:r>
    </w:p>
    <w:p>
      <w:r>
        <w:t>Open a new CRM Case and populate the following:</w:t>
      </w:r>
    </w:p>
    <w:p>
      <w:pPr>
        <w:numPr>
          <w:ilvl w:val="0"/>
          <w:numId w:val="24"/>
        </w:numPr>
      </w:pPr>
      <w:r>
        <w:rPr>
          <w:b/>
          <w:i w:val="0"/>
        </w:rPr>
        <w:t xml:space="preserve">Case Details </w:t>
      </w:r>
      <w:r>
        <w:rPr>
          <w:b w:val="0"/>
          <w:i/>
        </w:rPr>
        <w:t xml:space="preserve">(auto-populated): </w:t>
      </w:r>
      <w:r>
        <w:t>unique case ID, case creation date, intake agent, current status, and owner.</w:t>
      </w:r>
    </w:p>
    <w:p>
      <w:pPr>
        <w:numPr>
          <w:ilvl w:val="0"/>
          <w:numId w:val="24"/>
        </w:numPr>
      </w:pPr>
      <w:r>
        <w:rPr>
          <w:b/>
          <w:i w:val="0"/>
        </w:rPr>
        <w:t xml:space="preserve">Member Details: </w:t>
      </w:r>
      <w:r>
        <w:t>member full name (select from dropdown), member email (manually entered), member phone number (manually entered).</w:t>
      </w:r>
    </w:p>
    <w:p>
      <w:pPr>
        <w:numPr>
          <w:ilvl w:val="0"/>
          <w:numId w:val="24"/>
        </w:numPr>
      </w:pPr>
      <w:r>
        <w:rPr>
          <w:b/>
          <w:i w:val="0"/>
        </w:rPr>
        <w:t xml:space="preserve">Transaction Details </w:t>
      </w:r>
      <w:r>
        <w:rPr>
          <w:b w:val="0"/>
          <w:i/>
        </w:rPr>
        <w:t xml:space="preserve">(manually entered based on the DNA transaction located in Section 4.2.2): </w:t>
      </w:r>
      <w:r>
        <w:t>date, merchant, amount, and type (POS, ATM, or Card-Not-Present).</w:t>
      </w:r>
    </w:p>
    <w:p>
      <w:pPr>
        <w:numPr>
          <w:ilvl w:val="0"/>
          <w:numId w:val="24"/>
        </w:numPr>
      </w:pPr>
      <w:r>
        <w:rPr>
          <w:b/>
          <w:i w:val="0"/>
        </w:rPr>
        <w:t>Dispute Narrative</w:t>
      </w:r>
      <w:r>
        <w:t xml:space="preserve"> — using the open-text Dispute Narrative field, record notes on what the member is disputing. Based on what the member shares, also determine whether the transaction is recognized or unrecognized, in order to route the case to the correct team. The questions below are guidance only — not every question needs to be asked in every case; use judgment based on what the member shares.</w:t>
      </w:r>
    </w:p>
    <w:p>
      <w:pPr>
        <w:numPr>
          <w:ilvl w:val="1"/>
          <w:numId w:val="24"/>
        </w:numPr>
      </w:pPr>
      <w:r>
        <w:rPr>
          <w:b/>
          <w:i w:val="0"/>
        </w:rPr>
        <w:t xml:space="preserve">Step 1 — Determine recognition: </w:t>
      </w:r>
      <w:r>
        <w:t>ask the member the guidance questions below as needed to determine recognition. If the first question already gives a clear answer, the second question may not be necessary:</w:t>
      </w:r>
    </w:p>
    <w:p>
      <w:pPr>
        <w:numPr>
          <w:ilvl w:val="2"/>
          <w:numId w:val="24"/>
        </w:numPr>
      </w:pPr>
      <w:r>
        <w:t>Ask: “Did you authorize this transaction? Do you recognize the merchant name, even if you don’t recall the specific purchase?”</w:t>
      </w:r>
    </w:p>
    <w:p>
      <w:pPr>
        <w:numPr>
          <w:ilvl w:val="2"/>
          <w:numId w:val="24"/>
        </w:numPr>
      </w:pPr>
      <w:r>
        <w:t>Example answer: “No, I’ve never heard of this merchant.” — What it means: this indicates Fraud.</w:t>
      </w:r>
    </w:p>
    <w:p>
      <w:pPr>
        <w:numPr>
          <w:ilvl w:val="2"/>
          <w:numId w:val="24"/>
        </w:numPr>
      </w:pPr>
      <w:r>
        <w:t>Example answer: “Yes, I recognize the merchant and I made that transaction.” — What it means: this indicates Non-Fraud.</w:t>
      </w:r>
    </w:p>
    <w:p>
      <w:pPr>
        <w:numPr>
          <w:ilvl w:val="2"/>
          <w:numId w:val="24"/>
        </w:numPr>
      </w:pPr>
      <w:r>
        <w:t>If needed, ask: “Could this charge be part of a recurring subscription or membership you may have forgotten about?”</w:t>
      </w:r>
    </w:p>
    <w:p>
      <w:pPr>
        <w:numPr>
          <w:ilvl w:val="2"/>
          <w:numId w:val="24"/>
        </w:numPr>
      </w:pPr>
      <w:r>
        <w:t>Example answer: “Oh, I think I signed up for a trial a few months ago.” — What it means: this indicates Non-Fraud (a forgotten subscription).</w:t>
      </w:r>
    </w:p>
    <w:p>
      <w:pPr>
        <w:numPr>
          <w:ilvl w:val="2"/>
          <w:numId w:val="24"/>
        </w:numPr>
      </w:pPr>
      <w:r>
        <w:t>Example answer: “No, I don’t have any subscriptions with this merchant.” — What it means: this indicates Fraud (likely an unauthorized transaction).</w:t>
      </w:r>
    </w:p>
    <w:p>
      <w:pPr>
        <w:numPr>
          <w:ilvl w:val="1"/>
          <w:numId w:val="24"/>
        </w:numPr>
      </w:pPr>
      <w:r>
        <w:rPr>
          <w:b/>
          <w:i w:val="0"/>
        </w:rPr>
        <w:t xml:space="preserve">Step 2 — Capture the reason for the dispute: </w:t>
      </w:r>
      <w:r>
        <w:t>ask the member:</w:t>
      </w:r>
    </w:p>
    <w:p>
      <w:pPr>
        <w:numPr>
          <w:ilvl w:val="2"/>
          <w:numId w:val="24"/>
        </w:numPr>
      </w:pPr>
      <w:r>
        <w:t>Ask: “Were the goods or services not received or not as described, or were you charged twice or the wrong amount?”</w:t>
      </w:r>
    </w:p>
    <w:p>
      <w:pPr>
        <w:numPr>
          <w:ilvl w:val="1"/>
          <w:numId w:val="24"/>
        </w:numPr>
      </w:pPr>
      <w:r>
        <w:rPr>
          <w:b/>
          <w:i w:val="0"/>
        </w:rPr>
        <w:t xml:space="preserve">Step 3 — Ask one additional context question, based on the Fraud/Non-Fraud determination from Step 1: </w:t>
      </w:r>
    </w:p>
    <w:p>
      <w:pPr>
        <w:numPr>
          <w:ilvl w:val="2"/>
          <w:numId w:val="24"/>
        </w:numPr>
      </w:pPr>
      <w:r>
        <w:t>If Step 1 indicated Fraud, ask: “Is the card currently in your possession? Have you shared your PIN with anyone?”</w:t>
      </w:r>
    </w:p>
    <w:p>
      <w:pPr>
        <w:numPr>
          <w:ilvl w:val="2"/>
          <w:numId w:val="24"/>
        </w:numPr>
      </w:pPr>
      <w:r>
        <w:t>If Step 1 indicated Non-Fraud, ask: “Have you contacted the merchant to try to resolve the issue? If so, what was their response?”</w:t>
      </w:r>
    </w:p>
    <w:p>
      <w:pPr>
        <w:pStyle w:val="Heading3"/>
        <w:numPr>
          <w:ilvl w:val="0"/>
          <w:numId w:val="0"/>
        </w:numPr>
        <w:ind w:left="992" w:hanging="992"/>
      </w:pPr>
      <w:r>
        <w:rPr>
          <w:sz w:val="28"/>
        </w:rPr>
        <w:t>4.2.4 Determine Fraud or Non-Fraud and Route the Case</w:t>
      </w:r>
    </w:p>
    <w:p>
      <w:r>
        <w:t>Based on the member's responses captured in the Dispute Narrative, the Growth Team member selects in the CRM whether the member recognizes the transaction. The CRM then automatically surfaces the applicable form within the case:</w:t>
      </w:r>
    </w:p>
    <w:p>
      <w:pPr>
        <w:numPr>
          <w:ilvl w:val="0"/>
          <w:numId w:val="24"/>
        </w:numPr>
      </w:pPr>
      <w:r>
        <w:rPr>
          <w:b/>
          <w:i w:val="0"/>
        </w:rPr>
        <w:t xml:space="preserve">Non-Fraud: </w:t>
      </w:r>
      <w:r>
        <w:t>the ATM/POS Trace Request form appears. Proceed to Section 4.2.5 — ATM/POS Trace Request (Non-Fraud).</w:t>
      </w:r>
    </w:p>
    <w:p>
      <w:pPr>
        <w:numPr>
          <w:ilvl w:val="0"/>
          <w:numId w:val="24"/>
        </w:numPr>
      </w:pPr>
      <w:r>
        <w:rPr>
          <w:b/>
          <w:i w:val="0"/>
        </w:rPr>
        <w:t xml:space="preserve">Fraud: </w:t>
      </w:r>
      <w:r>
        <w:t>the Fraud Intake Form appears. Proceed to Section 4.2.6 — Fraud Intake Form (Fraud).</w:t>
      </w:r>
    </w:p>
    <w:p>
      <w:pPr>
        <w:pStyle w:val="Heading3"/>
        <w:numPr>
          <w:ilvl w:val="0"/>
          <w:numId w:val="0"/>
        </w:numPr>
        <w:ind w:left="992" w:hanging="992"/>
      </w:pPr>
      <w:r>
        <w:rPr>
          <w:sz w:val="28"/>
        </w:rPr>
        <w:t>4.2.5 ATM/POS Trace Request (Non-Fraud)</w:t>
      </w:r>
    </w:p>
    <w:p>
      <w:r>
        <w:t>The Growth team member should then populate the remaining ATM/POS Trace Request fields within the case, including a note with the following details to help with the Payment Services team investigation:</w:t>
      </w:r>
    </w:p>
    <w:p>
      <w:pPr>
        <w:numPr>
          <w:ilvl w:val="0"/>
          <w:numId w:val="24"/>
        </w:numPr>
      </w:pPr>
      <w:r>
        <w:t>Date/time of conversation with the member</w:t>
      </w:r>
    </w:p>
    <w:p>
      <w:pPr>
        <w:numPr>
          <w:ilvl w:val="0"/>
          <w:numId w:val="24"/>
        </w:numPr>
      </w:pPr>
      <w:r>
        <w:t>Method of instruction</w:t>
      </w:r>
    </w:p>
    <w:p>
      <w:pPr>
        <w:numPr>
          <w:ilvl w:val="0"/>
          <w:numId w:val="24"/>
        </w:numPr>
      </w:pPr>
      <w:r>
        <w:t>The network the transaction occurred on (found within DNA [TBC])</w:t>
      </w:r>
    </w:p>
    <w:p>
      <w:pPr>
        <w:numPr>
          <w:ilvl w:val="0"/>
          <w:numId w:val="24"/>
        </w:numPr>
      </w:pPr>
      <w:r>
        <w:t>Any other relevant details the member provided</w:t>
      </w:r>
    </w:p>
    <w:p>
      <w:pPr>
        <w:pStyle w:val="Heading3"/>
        <w:numPr>
          <w:ilvl w:val="0"/>
          <w:numId w:val="0"/>
        </w:numPr>
        <w:ind w:left="992" w:hanging="992"/>
      </w:pPr>
      <w:r>
        <w:rPr>
          <w:sz w:val="28"/>
        </w:rPr>
        <w:t>4.2.6 Fraud Intake Form (Fraud)</w:t>
      </w:r>
    </w:p>
    <w:p>
      <w:r>
        <w:t>The Growth Team member should then follow existing fraud procedures (e.g., Account Takeover, scams, etc.), including completing the Fraud Intake Form (FIF) fields within the case — see the Fraud Intake Form Procedures — which hands the case off to the Fraud Prevention team.</w:t>
      </w:r>
    </w:p>
    <w:p>
      <w:pPr>
        <w:pStyle w:val="Heading3"/>
        <w:numPr>
          <w:ilvl w:val="0"/>
          <w:numId w:val="0"/>
        </w:numPr>
        <w:ind w:left="992" w:hanging="992"/>
      </w:pPr>
      <w:r>
        <w:rPr>
          <w:sz w:val="28"/>
        </w:rPr>
        <w:t>4.2.7 Communicate Next Steps</w:t>
      </w:r>
    </w:p>
    <w:p>
      <w:r>
        <w:t>Following hand-off to the applicable team, the Growth Team member should communicate the case ID and next steps to the member.</w:t>
      </w:r>
    </w:p>
    <w:p>
      <w:pPr>
        <w:pStyle w:val="Heading1"/>
      </w:pPr>
      <w:r>
        <w:t>Stage 2: Dispute Triage (Payment Services / Fraud)</w:t>
      </w:r>
    </w:p>
    <w:p>
      <w:pPr>
        <w:pStyle w:val="Heading2"/>
        <w:numPr>
          <w:ilvl w:val="0"/>
          <w:numId w:val="0"/>
        </w:numPr>
        <w:ind w:left="851" w:hanging="851"/>
      </w:pPr>
      <w:r>
        <w:t>5.1     Process Flow</w:t>
      </w:r>
    </w:p>
    <w:p>
      <w:r>
        <w:t>The visual overview below provides the end-to-end process for triaging a dispute case handed off from Growth. This stage is owned by Payment Services / Fraud.</w:t>
      </w:r>
    </w:p>
    <w:p>
      <w:pPr>
        <w:jc w:val="center"/>
      </w:pPr>
      <w:r>
        <w:drawing>
          <wp:inline xmlns:a="http://schemas.openxmlformats.org/drawingml/2006/main" xmlns:pic="http://schemas.openxmlformats.org/drawingml/2006/picture">
            <wp:extent cx="5943600" cy="3341990"/>
            <wp:docPr id="1933212908" name="Picture 1933212908"/>
            <wp:cNvGraphicFramePr>
              <a:graphicFrameLocks noChangeAspect="1"/>
            </wp:cNvGraphicFramePr>
            <a:graphic>
              <a:graphicData uri="http://schemas.openxmlformats.org/drawingml/2006/picture">
                <pic:pic>
                  <pic:nvPicPr>
                    <pic:cNvPr id="0" name="slide-4.png"/>
                    <pic:cNvPicPr/>
                  </pic:nvPicPr>
                  <pic:blipFill>
                    <a:blip r:embed="rId34"/>
                    <a:stretch>
                      <a:fillRect/>
                    </a:stretch>
                  </pic:blipFill>
                  <pic:spPr>
                    <a:xfrm>
                      <a:off x="0" y="0"/>
                      <a:ext cx="5943600" cy="3341990"/>
                    </a:xfrm>
                    <a:prstGeom prst="rect"/>
                  </pic:spPr>
                </pic:pic>
              </a:graphicData>
            </a:graphic>
          </wp:inline>
        </w:drawing>
      </w:r>
    </w:p>
    <w:p>
      <w:pPr>
        <w:pStyle w:val="Heading2"/>
        <w:numPr>
          <w:ilvl w:val="0"/>
          <w:numId w:val="0"/>
        </w:numPr>
        <w:ind w:left="851" w:hanging="851"/>
      </w:pPr>
      <w:r>
        <w:t>5.2     Procedure</w:t>
      </w:r>
    </w:p>
    <w:p>
      <w:r>
        <w:t>The following procedure provides a step-by-step outline of the activities performed by the assigned Payment Services or Fraud agent as part of dispute triage.</w:t>
      </w:r>
    </w:p>
    <w:p>
      <w:pPr>
        <w:pStyle w:val="Heading3"/>
        <w:numPr>
          <w:ilvl w:val="0"/>
          <w:numId w:val="0"/>
        </w:numPr>
        <w:ind w:left="992" w:hanging="992"/>
      </w:pPr>
      <w:r>
        <w:rPr>
          <w:sz w:val="28"/>
        </w:rPr>
        <w:t>5.2.1 Open Case and Confirm Network Eligibility</w:t>
      </w:r>
    </w:p>
    <w:p>
      <w:r>
        <w:t>The Payment Services / Fraud agent should:</w:t>
      </w:r>
    </w:p>
    <w:p>
      <w:pPr>
        <w:pStyle w:val="ListParagraph"/>
        <w:numPr>
          <w:ilvl w:val="0"/>
          <w:numId w:val="1002"/>
        </w:numPr>
      </w:pPr>
      <w:r>
        <w:t>Open the assigned case and review the documented details received from Growth.</w:t>
      </w:r>
    </w:p>
    <w:p>
      <w:pPr>
        <w:pStyle w:val="ListParagraph"/>
        <w:numPr>
          <w:ilvl w:val="0"/>
          <w:numId w:val="1002"/>
        </w:numPr>
      </w:pPr>
      <w:r>
        <w:t>Confirm whether the disputed transaction occurred on the Visa Network.</w:t>
      </w:r>
    </w:p>
    <w:p>
      <w:pPr>
        <w:numPr>
          <w:ilvl w:val="0"/>
          <w:numId w:val="24"/>
        </w:numPr>
      </w:pPr>
      <w:r>
        <w:rPr>
          <w:b/>
          <w:i w:val="0"/>
        </w:rPr>
        <w:t xml:space="preserve">If the transaction did not occur on the Visa Network: </w:t>
      </w:r>
      <w:r>
        <w:t>the case should follow the applicable other network dispute / investigation process (e.g., Interac), and this procedure ends.</w:t>
      </w:r>
    </w:p>
    <w:p>
      <w:pPr>
        <w:numPr>
          <w:ilvl w:val="0"/>
          <w:numId w:val="24"/>
        </w:numPr>
      </w:pPr>
      <w:r>
        <w:rPr>
          <w:b/>
          <w:i w:val="0"/>
        </w:rPr>
        <w:t xml:space="preserve">If the transaction occurred on the Visa Network: </w:t>
      </w:r>
      <w:r>
        <w:t>proceed to Section 5.2.2 — Assess Dispute Rights.</w:t>
      </w:r>
    </w:p>
    <w:p>
      <w:pPr>
        <w:pStyle w:val="Heading3"/>
        <w:numPr>
          <w:ilvl w:val="0"/>
          <w:numId w:val="0"/>
        </w:numPr>
        <w:ind w:left="992" w:hanging="992"/>
      </w:pPr>
      <w:r>
        <w:rPr>
          <w:sz w:val="28"/>
        </w:rPr>
        <w:t>5.2.2 Assess Dispute Rights</w:t>
      </w:r>
    </w:p>
    <w:p>
      <w:r>
        <w:t xml:space="preserve">The Payment Services / Fraud agent should assess whether dispute rights exist for the transaction (e.g., filing window, dispute condition eligibility). </w:t>
      </w:r>
    </w:p>
    <w:p>
      <w:r>
        <w:rPr>
          <w:b/>
          <w:i/>
        </w:rPr>
        <w:t xml:space="preserve">Decision Pending (D-004): </w:t>
      </w:r>
      <w:r>
        <w:rPr>
          <w:b w:val="0"/>
          <w:i/>
        </w:rPr>
        <w:t>Cardholders must dispute a transaction within 90 days, as per agreement.</w:t>
      </w:r>
    </w:p>
    <w:p>
      <w:pPr>
        <w:numPr>
          <w:ilvl w:val="0"/>
          <w:numId w:val="24"/>
        </w:numPr>
      </w:pPr>
      <w:r>
        <w:rPr>
          <w:b/>
          <w:i w:val="0"/>
        </w:rPr>
        <w:t xml:space="preserve">If dispute rights do not exist and the case is Non-Fraud: </w:t>
      </w:r>
      <w:r>
        <w:t>communicate to the member that no refund will be issued, and this procedure ends.</w:t>
      </w:r>
    </w:p>
    <w:p>
      <w:pPr>
        <w:numPr>
          <w:ilvl w:val="0"/>
          <w:numId w:val="24"/>
        </w:numPr>
      </w:pPr>
      <w:r>
        <w:rPr>
          <w:b/>
          <w:i w:val="0"/>
        </w:rPr>
        <w:t xml:space="preserve">If dispute rights do not exist and the case is Fraud: </w:t>
      </w:r>
      <w:r>
        <w:t>the Fraud Specialist should still proceed to Section 5.2.3 to assess eligibility for a courtesy refund to the victim of fraud (see Stage 3A — Case Preparation &amp; Document Assessment).</w:t>
      </w:r>
    </w:p>
    <w:p>
      <w:pPr>
        <w:numPr>
          <w:ilvl w:val="0"/>
          <w:numId w:val="24"/>
        </w:numPr>
      </w:pPr>
      <w:r>
        <w:rPr>
          <w:b/>
          <w:i w:val="0"/>
        </w:rPr>
        <w:t xml:space="preserve">If dispute rights exist: </w:t>
      </w:r>
      <w:r>
        <w:t>proceed to Section 5.2.3 — Assess Auto Write-Off.</w:t>
      </w:r>
    </w:p>
    <w:p>
      <w:pPr>
        <w:pStyle w:val="Heading3"/>
        <w:numPr>
          <w:ilvl w:val="0"/>
          <w:numId w:val="0"/>
        </w:numPr>
        <w:ind w:left="992" w:hanging="992"/>
      </w:pPr>
      <w:r>
        <w:rPr>
          <w:sz w:val="28"/>
        </w:rPr>
        <w:t>5.2.3 Assess Auto Write-Off and Proceed to Investigation</w:t>
      </w:r>
    </w:p>
    <w:p>
      <w:r>
        <w:t>Where dispute rights exist, the Payment Services / Fraud agent should assess whether the dispute qualifies for a system auto write-off.</w:t>
      </w:r>
    </w:p>
    <w:p>
      <w:r>
        <w:rPr>
          <w:b/>
          <w:i/>
        </w:rPr>
        <w:t xml:space="preserve">Decision Pending (D-007): </w:t>
      </w:r>
      <w:r>
        <w:rPr>
          <w:b w:val="0"/>
          <w:i/>
        </w:rPr>
        <w:t>The auto write-off threshold for Visa Debit is $20 CAD.</w:t>
      </w:r>
    </w:p>
    <w:p>
      <w:pPr>
        <w:numPr>
          <w:ilvl w:val="0"/>
          <w:numId w:val="24"/>
        </w:numPr>
      </w:pPr>
      <w:r>
        <w:rPr>
          <w:b/>
          <w:i w:val="0"/>
        </w:rPr>
        <w:t xml:space="preserve">If the dispute qualifies for auto write-off: </w:t>
      </w:r>
      <w:r>
        <w:t>communicate the refund to the member, and this procedure ends.</w:t>
      </w:r>
    </w:p>
    <w:p>
      <w:pPr>
        <w:numPr>
          <w:ilvl w:val="0"/>
          <w:numId w:val="24"/>
        </w:numPr>
      </w:pPr>
      <w:r>
        <w:rPr>
          <w:b/>
          <w:i w:val="0"/>
        </w:rPr>
        <w:t xml:space="preserve">If the dispute does not qualify for auto write-off (or is a fraud case being assessed for a courtesy refund): </w:t>
      </w:r>
      <w:r>
        <w:t>the Payment Services / Fraud agent proceeds with investigation and case assessment per Stage 3A — Case Preparation &amp; Document Assessment.</w:t>
      </w:r>
    </w:p>
    <w:p>
      <w:pPr>
        <w:pStyle w:val="Heading1"/>
      </w:pPr>
      <w:r>
        <w:t>Stage 3A: Case Preparation &amp; Document Assessment (Payment Services / Fraud)</w:t>
      </w:r>
    </w:p>
    <w:p>
      <w:pPr>
        <w:pStyle w:val="Heading2"/>
        <w:numPr>
          <w:ilvl w:val="0"/>
          <w:numId w:val="0"/>
        </w:numPr>
        <w:ind w:left="851" w:hanging="851"/>
      </w:pPr>
      <w:r>
        <w:t>6.1     Process Flow</w:t>
      </w:r>
    </w:p>
    <w:p>
      <w:r>
        <w:t>The visual overview below provides the end-to-end process for case preparation and document assessment. This stage runs in parallel with Stage 3B — Provisional Credit Issuance, and is owned by Payment Services / Fraud.</w:t>
      </w:r>
    </w:p>
    <w:p>
      <w:pPr>
        <w:jc w:val="center"/>
      </w:pPr>
      <w:r>
        <w:drawing>
          <wp:inline xmlns:a="http://schemas.openxmlformats.org/drawingml/2006/main" xmlns:pic="http://schemas.openxmlformats.org/drawingml/2006/picture">
            <wp:extent cx="5943600" cy="3341990"/>
            <wp:docPr id="1933212909" name="Picture 1933212909"/>
            <wp:cNvGraphicFramePr>
              <a:graphicFrameLocks noChangeAspect="1"/>
            </wp:cNvGraphicFramePr>
            <a:graphic>
              <a:graphicData uri="http://schemas.openxmlformats.org/drawingml/2006/picture">
                <pic:pic>
                  <pic:nvPicPr>
                    <pic:cNvPr id="0" name="slide-5.png"/>
                    <pic:cNvPicPr/>
                  </pic:nvPicPr>
                  <pic:blipFill>
                    <a:blip r:embed="rId35"/>
                    <a:stretch>
                      <a:fillRect/>
                    </a:stretch>
                  </pic:blipFill>
                  <pic:spPr>
                    <a:xfrm>
                      <a:off x="0" y="0"/>
                      <a:ext cx="5943600" cy="3341990"/>
                    </a:xfrm>
                    <a:prstGeom prst="rect"/>
                  </pic:spPr>
                </pic:pic>
              </a:graphicData>
            </a:graphic>
          </wp:inline>
        </w:drawing>
      </w:r>
    </w:p>
    <w:p>
      <w:pPr>
        <w:pStyle w:val="Heading2"/>
        <w:numPr>
          <w:ilvl w:val="0"/>
          <w:numId w:val="0"/>
        </w:numPr>
        <w:ind w:left="851" w:hanging="851"/>
      </w:pPr>
      <w:r>
        <w:t>6.2     Procedure</w:t>
      </w:r>
    </w:p>
    <w:p>
      <w:r>
        <w:t>The following procedure provides a step-by-step outline of the activities performed by the assigned Payment Services or Fraud agent as part of case preparation and document assessment.</w:t>
      </w:r>
    </w:p>
    <w:p>
      <w:pPr>
        <w:pStyle w:val="Heading3"/>
        <w:numPr>
          <w:ilvl w:val="0"/>
          <w:numId w:val="0"/>
        </w:numPr>
        <w:ind w:left="992" w:hanging="992"/>
      </w:pPr>
      <w:r>
        <w:rPr>
          <w:sz w:val="28"/>
        </w:rPr>
        <w:t>6.2.1 Commence Investigation</w:t>
      </w:r>
    </w:p>
    <w:p>
      <w:r>
        <w:t>Upon proceeding from Stage 2 — Dispute Triage, the assigned agent commences investigation of the case:</w:t>
      </w:r>
    </w:p>
    <w:p>
      <w:pPr>
        <w:numPr>
          <w:ilvl w:val="0"/>
          <w:numId w:val="24"/>
        </w:numPr>
      </w:pPr>
      <w:r>
        <w:rPr>
          <w:b/>
          <w:i w:val="0"/>
        </w:rPr>
        <w:t xml:space="preserve">Fraud: </w:t>
      </w:r>
      <w:r>
        <w:t>the Fraud Specialist should refer to the Visa Debit Card Fraud Investigation Process for the detailed investigation steps.</w:t>
      </w:r>
    </w:p>
    <w:p>
      <w:pPr>
        <w:numPr>
          <w:ilvl w:val="0"/>
          <w:numId w:val="24"/>
        </w:numPr>
      </w:pPr>
      <w:r>
        <w:rPr>
          <w:b/>
          <w:i w:val="0"/>
        </w:rPr>
        <w:t xml:space="preserve">Payment Services (Non-Fraud): </w:t>
      </w:r>
      <w:r>
        <w:t>the Payment Services agent should refer to the Visa Debit Card Non-Fraud Investigation Process for the detailed investigation steps.</w:t>
      </w:r>
    </w:p>
    <w:p>
      <w:r>
        <w:rPr>
          <w:b/>
          <w:i/>
        </w:rPr>
        <w:t xml:space="preserve">Note: </w:t>
      </w:r>
      <w:r>
        <w:rPr>
          <w:b w:val="0"/>
          <w:i/>
        </w:rPr>
        <w:t>the detailed activities of gathering missing information and supporting evidence, and conducting and completing the investigation (including, for fraud cases, assessment of courtesy refund eligibility for victims of fraud), are performed in accordance with the applicable process referenced above and are out of scope for this procedure. This procedure resumes below once the agent has reviewed all evidence and completed the investigation.</w:t>
      </w:r>
    </w:p>
    <w:p>
      <w:pPr>
        <w:pStyle w:val="Heading3"/>
        <w:numPr>
          <w:ilvl w:val="0"/>
          <w:numId w:val="0"/>
        </w:numPr>
        <w:ind w:left="992" w:hanging="992"/>
      </w:pPr>
      <w:r>
        <w:rPr>
          <w:sz w:val="28"/>
        </w:rPr>
        <w:t>6.2.2 Proceed to Case Submission</w:t>
      </w:r>
    </w:p>
    <w:p>
      <w:r>
        <w:t>Once the agent has reviewed all evidence and completed the investigation per the applicable Fraud or Non-Fraud Investigation Process, the agent should determine whether to proceed to case submission.</w:t>
      </w:r>
    </w:p>
    <w:p>
      <w:pPr>
        <w:numPr>
          <w:ilvl w:val="0"/>
          <w:numId w:val="24"/>
        </w:numPr>
      </w:pPr>
      <w:r>
        <w:rPr>
          <w:b/>
          <w:i w:val="0"/>
        </w:rPr>
        <w:t xml:space="preserve">If yes: </w:t>
      </w:r>
      <w:r>
        <w:t>prepare the case for submission to Central 1 (C1), and proceed to Stage 4 — Network Submission &amp; Response.</w:t>
      </w:r>
    </w:p>
    <w:p>
      <w:pPr>
        <w:numPr>
          <w:ilvl w:val="0"/>
          <w:numId w:val="24"/>
        </w:numPr>
      </w:pPr>
      <w:r>
        <w:rPr>
          <w:b/>
          <w:i w:val="0"/>
        </w:rPr>
        <w:t xml:space="preserve">If no: </w:t>
      </w:r>
      <w:r>
        <w:t>document the rationale and refund decision (including any courtesy refund issued to a victim of fraud), close the case, and communicate the outcome to the member. This procedure ends.</w:t>
      </w:r>
    </w:p>
    <w:p>
      <w:r>
        <w:rPr>
          <w:b/>
          <w:i/>
        </w:rPr>
        <w:t xml:space="preserve">Risk (R-002): </w:t>
      </w:r>
      <w:r>
        <w:rPr>
          <w:b w:val="0"/>
          <w:i/>
        </w:rPr>
        <w:t>In the current state, disputes follow a multi-hop, manual handoff process — submitted via the existing trace form to Central 1, then passed to PPJV, and finally to Everlink, which manually re-keys the dispute details into Visa Resolve Online (VROL). Each manual transcription point introduces the risk of transposition errors, omitted or mismatched fields (e.g., transaction amount, dispute reason code, cardholder account number, or transaction date), and misalignment between the original trace form and what is ultimately filed in VROL. These errors can result in delayed or rejected dispute submissions and missed Visa filing deadlines, increasing potential non-compliance with Visa's dispute requirements.</w:t>
      </w:r>
    </w:p>
    <w:p>
      <w:pPr>
        <w:pStyle w:val="Heading1"/>
      </w:pPr>
      <w:r>
        <w:t>Stage 3B: Provisional Credit Issuance (Finance) — Runs in Parallel with Stage 3A</w:t>
      </w:r>
    </w:p>
    <w:p>
      <w:pPr>
        <w:pStyle w:val="Heading2"/>
        <w:numPr>
          <w:ilvl w:val="0"/>
          <w:numId w:val="0"/>
        </w:numPr>
        <w:ind w:left="851" w:hanging="851"/>
      </w:pPr>
      <w:r>
        <w:t>7.1     Process Flow</w:t>
      </w:r>
    </w:p>
    <w:p>
      <w:r>
        <w:t>The visual overview below provides the end-to-end process for provisional credit issuance. This stage runs in parallel with Stage 3A — Case Preparation &amp; Document Assessment, and is owned by Finance.</w:t>
      </w:r>
    </w:p>
    <w:p>
      <w:pPr>
        <w:jc w:val="center"/>
      </w:pPr>
      <w:r>
        <w:drawing>
          <wp:inline xmlns:a="http://schemas.openxmlformats.org/drawingml/2006/main" xmlns:pic="http://schemas.openxmlformats.org/drawingml/2006/picture">
            <wp:extent cx="5943600" cy="3341990"/>
            <wp:docPr id="1933212910" name="Picture 1933212910"/>
            <wp:cNvGraphicFramePr>
              <a:graphicFrameLocks noChangeAspect="1"/>
            </wp:cNvGraphicFramePr>
            <a:graphic>
              <a:graphicData uri="http://schemas.openxmlformats.org/drawingml/2006/picture">
                <pic:pic>
                  <pic:nvPicPr>
                    <pic:cNvPr id="0" name="slide-6.png"/>
                    <pic:cNvPicPr/>
                  </pic:nvPicPr>
                  <pic:blipFill>
                    <a:blip r:embed="rId36"/>
                    <a:stretch>
                      <a:fillRect/>
                    </a:stretch>
                  </pic:blipFill>
                  <pic:spPr>
                    <a:xfrm>
                      <a:off x="0" y="0"/>
                      <a:ext cx="5943600" cy="3341990"/>
                    </a:xfrm>
                    <a:prstGeom prst="rect"/>
                  </pic:spPr>
                </pic:pic>
              </a:graphicData>
            </a:graphic>
          </wp:inline>
        </w:drawing>
      </w:r>
    </w:p>
    <w:p>
      <w:pPr>
        <w:pStyle w:val="Heading2"/>
        <w:numPr>
          <w:ilvl w:val="0"/>
          <w:numId w:val="0"/>
        </w:numPr>
        <w:ind w:left="851" w:hanging="851"/>
      </w:pPr>
      <w:r>
        <w:t>7.2     Procedure</w:t>
      </w:r>
    </w:p>
    <w:p>
      <w:r>
        <w:rPr>
          <w:b/>
          <w:i/>
        </w:rPr>
        <w:t xml:space="preserve">Decision Pending (D-010): </w:t>
      </w:r>
      <w:r>
        <w:rPr>
          <w:b w:val="0"/>
          <w:i/>
        </w:rPr>
        <w:t>the provisional credit will be issued in parallel with the investigation, to meet the 2 business day Visa SLA.</w:t>
      </w:r>
    </w:p>
    <w:p>
      <w:r>
        <w:t>The following procedure provides a step-by-step outline of the activities performed by Finance as part of provisional credit issuance.</w:t>
      </w:r>
    </w:p>
    <w:p>
      <w:pPr>
        <w:pStyle w:val="ListParagraph"/>
        <w:numPr>
          <w:ilvl w:val="0"/>
          <w:numId w:val="1003"/>
        </w:numPr>
      </w:pPr>
      <w:r>
        <w:t>Validate the provisional credit amount and the member's account.</w:t>
      </w:r>
    </w:p>
    <w:p>
      <w:pPr>
        <w:pStyle w:val="ListParagraph"/>
        <w:numPr>
          <w:ilvl w:val="0"/>
          <w:numId w:val="1003"/>
        </w:numPr>
      </w:pPr>
      <w:r>
        <w:t>Post the temporary provisional credit to the member's account within the applicable Visa SLA.</w:t>
      </w:r>
    </w:p>
    <w:p>
      <w:pPr>
        <w:pStyle w:val="ListParagraph"/>
        <w:numPr>
          <w:ilvl w:val="0"/>
          <w:numId w:val="1003"/>
        </w:numPr>
      </w:pPr>
      <w:r>
        <w:t>Select the completion status in the case and add a comment.</w:t>
      </w:r>
    </w:p>
    <w:p>
      <w:pPr>
        <w:pStyle w:val="ListParagraph"/>
        <w:numPr>
          <w:ilvl w:val="0"/>
          <w:numId w:val="1003"/>
        </w:numPr>
      </w:pPr>
      <w:r>
        <w:t>Record the posting in the applicable tracker or general ledger (GL).</w:t>
      </w:r>
    </w:p>
    <w:p>
      <w:r>
        <w:rPr>
          <w:b/>
          <w:i/>
        </w:rPr>
        <w:t xml:space="preserve">Risk (R-001): </w:t>
      </w:r>
      <w:r>
        <w:rPr>
          <w:b w:val="0"/>
          <w:i/>
        </w:rPr>
        <w:t>Cardholders may exploit the provisional credit process by submitting a fraudulent or unsubstantiated dispute, receiving the credit, and then becoming unreachable or closing the account before the investigation concludes or the credit can be reversed — resulting in an unrecoverable loss to the institution.</w:t>
      </w:r>
    </w:p>
    <w:p>
      <w:pPr>
        <w:pStyle w:val="Heading1"/>
      </w:pPr>
      <w:r>
        <w:t>Stage 4: Network Submission &amp; Response (Payment Services / Fraud &amp; Central 1)</w:t>
      </w:r>
    </w:p>
    <w:p>
      <w:pPr>
        <w:pStyle w:val="Heading2"/>
        <w:numPr>
          <w:ilvl w:val="0"/>
          <w:numId w:val="0"/>
        </w:numPr>
        <w:ind w:left="851" w:hanging="851"/>
      </w:pPr>
      <w:r>
        <w:t>8.1     Process Flow</w:t>
      </w:r>
    </w:p>
    <w:p>
      <w:r>
        <w:t>The visual overview below provides the end-to-end process for submitting the dispute to the Visa network and managing the Acquirer response, pre-arbitration, and arbitration cycle. This stage is owned by Payment Services / Fraud.</w:t>
      </w:r>
    </w:p>
    <w:p>
      <w:pPr>
        <w:jc w:val="center"/>
      </w:pPr>
      <w:r>
        <w:drawing>
          <wp:inline xmlns:a="http://schemas.openxmlformats.org/drawingml/2006/main" xmlns:pic="http://schemas.openxmlformats.org/drawingml/2006/picture">
            <wp:extent cx="5943600" cy="3341990"/>
            <wp:docPr id="1933212911" name="Picture 1933212911"/>
            <wp:cNvGraphicFramePr>
              <a:graphicFrameLocks noChangeAspect="1"/>
            </wp:cNvGraphicFramePr>
            <a:graphic>
              <a:graphicData uri="http://schemas.openxmlformats.org/drawingml/2006/picture">
                <pic:pic>
                  <pic:nvPicPr>
                    <pic:cNvPr id="0" name="slide-7.png"/>
                    <pic:cNvPicPr/>
                  </pic:nvPicPr>
                  <pic:blipFill>
                    <a:blip r:embed="rId37"/>
                    <a:stretch>
                      <a:fillRect/>
                    </a:stretch>
                  </pic:blipFill>
                  <pic:spPr>
                    <a:xfrm>
                      <a:off x="0" y="0"/>
                      <a:ext cx="5943600" cy="3341990"/>
                    </a:xfrm>
                    <a:prstGeom prst="rect"/>
                  </pic:spPr>
                </pic:pic>
              </a:graphicData>
            </a:graphic>
          </wp:inline>
        </w:drawing>
      </w:r>
    </w:p>
    <w:p>
      <w:pPr>
        <w:pStyle w:val="Heading2"/>
        <w:numPr>
          <w:ilvl w:val="0"/>
          <w:numId w:val="0"/>
        </w:numPr>
        <w:ind w:left="851" w:hanging="851"/>
      </w:pPr>
      <w:r>
        <w:t>8.2     Procedure</w:t>
      </w:r>
    </w:p>
    <w:p>
      <w:r>
        <w:t>Dispute processing steps vary by dispute type, and each escalation stage (e.g., pre-arbitration, arbitration) carries its own conditions that must be satisfied before the dispute can proceed. The chargeback request is submitted by Payment Services / Fraud to Central 1, which routes it, via PPJV, to the FIS Everlink Settlement team for submission to Visa via VROL. See the Visa Debit Program Chargeback User Guide for Everlink's defined program flow.</w:t>
      </w:r>
    </w:p>
    <w:p>
      <w:pPr>
        <w:pStyle w:val="Heading3"/>
        <w:numPr>
          <w:ilvl w:val="0"/>
          <w:numId w:val="0"/>
        </w:numPr>
        <w:ind w:left="992" w:hanging="992"/>
      </w:pPr>
      <w:r>
        <w:rPr>
          <w:sz w:val="28"/>
        </w:rPr>
        <w:t>8.2.1 Submit the Dispute</w:t>
      </w:r>
    </w:p>
    <w:p>
      <w:r>
        <w:t>The Payment Services / Fraud agent should:</w:t>
      </w:r>
    </w:p>
    <w:p>
      <w:pPr>
        <w:pStyle w:val="ListParagraph"/>
        <w:numPr>
          <w:ilvl w:val="0"/>
          <w:numId w:val="1004"/>
        </w:numPr>
      </w:pPr>
      <w:r>
        <w:t>Submit the dispute to Central 1, for submission to Visa via VROL, within 120 calendar days from the transaction date (75 calendar days in the specific conditions set out in Appendix A).</w:t>
      </w:r>
    </w:p>
    <w:p>
      <w:pPr>
        <w:pStyle w:val="ListParagraph"/>
        <w:numPr>
          <w:ilvl w:val="0"/>
          <w:numId w:val="1004"/>
        </w:numPr>
      </w:pPr>
      <w:r>
        <w:t>Monitor the Acquirer's response. The Acquirer has 30 calendar days from the dispute processing date to accept or decline the dispute.</w:t>
      </w:r>
    </w:p>
    <w:p>
      <w:pPr>
        <w:numPr>
          <w:ilvl w:val="0"/>
          <w:numId w:val="24"/>
        </w:numPr>
      </w:pPr>
      <w:r>
        <w:rPr>
          <w:b/>
          <w:i w:val="0"/>
        </w:rPr>
        <w:t xml:space="preserve">If the Acquirer accepts the dispute: </w:t>
      </w:r>
      <w:r>
        <w:t>proceed to Section 8.2.4 — Determine and Record the Outcome.</w:t>
      </w:r>
    </w:p>
    <w:p>
      <w:pPr>
        <w:numPr>
          <w:ilvl w:val="0"/>
          <w:numId w:val="24"/>
        </w:numPr>
      </w:pPr>
      <w:r>
        <w:rPr>
          <w:b/>
          <w:i w:val="0"/>
        </w:rPr>
        <w:t xml:space="preserve">If the Acquirer declines the dispute: </w:t>
      </w:r>
      <w:r>
        <w:t>proceed to Section 8.2.2 — Respond to the Acquirer's Response.</w:t>
      </w:r>
    </w:p>
    <w:p>
      <w:pPr>
        <w:pStyle w:val="Heading3"/>
        <w:numPr>
          <w:ilvl w:val="0"/>
          <w:numId w:val="0"/>
        </w:numPr>
        <w:ind w:left="992" w:hanging="992"/>
      </w:pPr>
      <w:r>
        <w:rPr>
          <w:sz w:val="28"/>
        </w:rPr>
        <w:t>8.2.2 Respond to the Acquirer's Response</w:t>
      </w:r>
    </w:p>
    <w:p>
      <w:r>
        <w:t>Where the Acquirer has declined the dispute, the Payment Services / Fraud agent should determine whether Beem accepts the Acquirer's response.</w:t>
      </w:r>
    </w:p>
    <w:p>
      <w:pPr>
        <w:numPr>
          <w:ilvl w:val="0"/>
          <w:numId w:val="24"/>
        </w:numPr>
      </w:pPr>
      <w:r>
        <w:rPr>
          <w:b/>
          <w:i w:val="0"/>
        </w:rPr>
        <w:t xml:space="preserve">If Beem accepts the Acquirer's response: </w:t>
      </w:r>
      <w:r>
        <w:t>proceed to Section 8.2.4 — Determine and Record the Outcome.</w:t>
      </w:r>
    </w:p>
    <w:p>
      <w:pPr>
        <w:numPr>
          <w:ilvl w:val="0"/>
          <w:numId w:val="24"/>
        </w:numPr>
      </w:pPr>
      <w:r>
        <w:rPr>
          <w:b/>
          <w:i w:val="0"/>
        </w:rPr>
        <w:t xml:space="preserve">If Beem does not accept the Acquirer's response: </w:t>
      </w:r>
      <w:r>
        <w:t>submit a Pre-Arbitration Attempt to the Acquirer within 30 calendar days from the processing date of the Acquirer's response. If additional information is required to support the attempt, send a missing information request to the Growth Team before submitting.</w:t>
      </w:r>
    </w:p>
    <w:p>
      <w:r>
        <w:t>Where compelling evidence is submitted with the Pre-Arbitration Attempt, Beem must certify that the contact information provided does not match the cardholder's information on record, and that the cardholder has been contacted to review the evidence and provide an explanation as to why they continue to dispute the transaction.</w:t>
      </w:r>
    </w:p>
    <w:p>
      <w:pPr>
        <w:pStyle w:val="Heading3"/>
        <w:numPr>
          <w:ilvl w:val="0"/>
          <w:numId w:val="0"/>
        </w:numPr>
        <w:ind w:left="992" w:hanging="992"/>
      </w:pPr>
      <w:r>
        <w:rPr>
          <w:sz w:val="28"/>
        </w:rPr>
        <w:t>8.2.3 Manage the Pre-Arbitration and Arbitration Cycle</w:t>
      </w:r>
    </w:p>
    <w:p>
      <w:r>
        <w:t>The Payment Services / Fraud agent should monitor and respond to each stage of the pre-arbitration and arbitration cycle:</w:t>
      </w:r>
    </w:p>
    <w:p>
      <w:pPr>
        <w:pStyle w:val="ListParagraph"/>
        <w:numPr>
          <w:ilvl w:val="0"/>
          <w:numId w:val="1005"/>
        </w:numPr>
      </w:pPr>
      <w:r>
        <w:t>Confirm whether the Acquirer accepts the Pre-Arbitration Attempt. If accepted, proceed to Section 8.2.4 — Determine and Record the Outcome.</w:t>
      </w:r>
    </w:p>
    <w:p>
      <w:pPr>
        <w:pStyle w:val="ListParagraph"/>
        <w:numPr>
          <w:ilvl w:val="0"/>
          <w:numId w:val="1005"/>
        </w:numPr>
      </w:pPr>
      <w:r>
        <w:t>If the Acquirer does not accept the Pre-Arbitration Attempt, review the Acquirer's Pre-Arbitration Response (received within 30 calendar days of the Pre-Arbitration Attempt) and determine whether Beem accepts it. If accepted, proceed to Section 8.2.4 — Determine and Record the Outcome.</w:t>
      </w:r>
    </w:p>
    <w:p>
      <w:pPr>
        <w:pStyle w:val="ListParagraph"/>
        <w:numPr>
          <w:ilvl w:val="0"/>
          <w:numId w:val="1005"/>
        </w:numPr>
      </w:pPr>
      <w:r>
        <w:t>If Beem does not accept the Acquirer's Pre-Arbitration Response, file for Arbitration within 10 calendar days from the processing date of the Pre-Arbitration Response. Note that Arbitration carries additional cost — Visa applies filing and review fees, so the expected recovery should be weighed against the cost and likelihood of success before Beem files.</w:t>
      </w:r>
    </w:p>
    <w:p>
      <w:pPr>
        <w:pStyle w:val="ListParagraph"/>
        <w:numPr>
          <w:ilvl w:val="0"/>
          <w:numId w:val="1005"/>
        </w:numPr>
      </w:pPr>
      <w:r>
        <w:t>Confirm whether Visa rules in Beem's favour on Arbitration.</w:t>
      </w:r>
    </w:p>
    <w:p>
      <w:pPr>
        <w:numPr>
          <w:ilvl w:val="0"/>
          <w:numId w:val="24"/>
        </w:numPr>
      </w:pPr>
      <w:r>
        <w:rPr>
          <w:b/>
          <w:i w:val="0"/>
        </w:rPr>
        <w:t xml:space="preserve">If Visa rules in Beem's favour: </w:t>
      </w:r>
      <w:r>
        <w:t>the Acquirer is determined liable; record the outcome in the system and proceed to Stage 5 — Resolution &amp; Recovery (Path 3: Acquirer Liable).</w:t>
      </w:r>
    </w:p>
    <w:p>
      <w:pPr>
        <w:numPr>
          <w:ilvl w:val="0"/>
          <w:numId w:val="24"/>
        </w:numPr>
      </w:pPr>
      <w:r>
        <w:rPr>
          <w:b/>
          <w:i w:val="0"/>
        </w:rPr>
        <w:t xml:space="preserve">If Visa does not rule in Beem's favour: </w:t>
      </w:r>
      <w:r>
        <w:t>proceed to Section 8.2.4 — Determine and Record the Outcome.</w:t>
      </w:r>
    </w:p>
    <w:p>
      <w:r>
        <w:rPr>
          <w:b/>
          <w:i/>
        </w:rPr>
        <w:t xml:space="preserve">Note: </w:t>
      </w:r>
      <w:r>
        <w:rPr>
          <w:b w:val="0"/>
          <w:i/>
        </w:rPr>
        <w:t>to give FIS Everlink enough time to process the trace, a request to decline evidence received from the Acquirer (Dispute Response or Pre-Arbitration Response) must be submitted to Everlink within 10 business days of receipt of the proof, which is shorter than the 30-calendar-day Visa response window.</w:t>
      </w:r>
    </w:p>
    <w:p>
      <w:pPr>
        <w:pStyle w:val="Heading3"/>
        <w:numPr>
          <w:ilvl w:val="0"/>
          <w:numId w:val="0"/>
        </w:numPr>
        <w:ind w:left="992" w:hanging="992"/>
      </w:pPr>
      <w:r>
        <w:rPr>
          <w:sz w:val="28"/>
        </w:rPr>
        <w:t>8.2.4 Determine and Record the Outcome</w:t>
      </w:r>
    </w:p>
    <w:p>
      <w:r>
        <w:t>Where the Acquirer accepts the dispute or the Pre-Arbitration Attempt/Response, where Beem accepts the Acquirer's response or Pre-Arbitration Response, or where Visa does not rule in Beem's favour on Arbitration, the Payment Services / Fraud agent should determine whether liability rests with Beem (the Issuer) or the member, and record the outcome. Proceed to Stage 5 — Resolution &amp; Recovery.</w:t>
      </w:r>
    </w:p>
    <w:p>
      <w:pPr>
        <w:pStyle w:val="Heading1"/>
      </w:pPr>
      <w:r>
        <w:t>Stage 5: Resolution &amp; Recovery (Payment Services / Fraud &amp; Finance)</w:t>
      </w:r>
    </w:p>
    <w:p>
      <w:pPr>
        <w:pStyle w:val="Heading2"/>
        <w:numPr>
          <w:ilvl w:val="0"/>
          <w:numId w:val="0"/>
        </w:numPr>
        <w:ind w:left="851" w:hanging="851"/>
      </w:pPr>
      <w:r>
        <w:t>9.1     Process Flow</w:t>
      </w:r>
    </w:p>
    <w:p>
      <w:r>
        <w:t>The visual overview below provides the end-to-end process for resolving and closing a dispute case following Stage 4 — Network Submission &amp; Response. This stage is owned by Payment Services / Fraud and Finance.</w:t>
      </w:r>
    </w:p>
    <w:p>
      <w:pPr>
        <w:jc w:val="center"/>
      </w:pPr>
      <w:r>
        <w:drawing>
          <wp:inline xmlns:a="http://schemas.openxmlformats.org/drawingml/2006/main" xmlns:pic="http://schemas.openxmlformats.org/drawingml/2006/picture">
            <wp:extent cx="5943600" cy="3341990"/>
            <wp:docPr id="1933212912" name="Picture 1933212912"/>
            <wp:cNvGraphicFramePr>
              <a:graphicFrameLocks noChangeAspect="1"/>
            </wp:cNvGraphicFramePr>
            <a:graphic>
              <a:graphicData uri="http://schemas.openxmlformats.org/drawingml/2006/picture">
                <pic:pic>
                  <pic:nvPicPr>
                    <pic:cNvPr id="0" name="slide-8.png"/>
                    <pic:cNvPicPr/>
                  </pic:nvPicPr>
                  <pic:blipFill>
                    <a:blip r:embed="rId38"/>
                    <a:stretch>
                      <a:fillRect/>
                    </a:stretch>
                  </pic:blipFill>
                  <pic:spPr>
                    <a:xfrm>
                      <a:off x="0" y="0"/>
                      <a:ext cx="5943600" cy="3341990"/>
                    </a:xfrm>
                    <a:prstGeom prst="rect"/>
                  </pic:spPr>
                </pic:pic>
              </a:graphicData>
            </a:graphic>
          </wp:inline>
        </w:drawing>
      </w:r>
    </w:p>
    <w:p>
      <w:pPr>
        <w:pStyle w:val="Heading2"/>
        <w:numPr>
          <w:ilvl w:val="0"/>
          <w:numId w:val="0"/>
        </w:numPr>
        <w:ind w:left="851" w:hanging="851"/>
      </w:pPr>
      <w:r>
        <w:t>9.2     Procedure</w:t>
      </w:r>
    </w:p>
    <w:p>
      <w:r>
        <w:t>The outcome of Stage 4 determines which of the following three paths applies. In all three paths, the Payment Services / Fraud agent should notify the member of the decision.</w:t>
      </w:r>
    </w:p>
    <w:p>
      <w:pPr>
        <w:pStyle w:val="Heading3"/>
        <w:numPr>
          <w:ilvl w:val="0"/>
          <w:numId w:val="0"/>
        </w:numPr>
        <w:ind w:left="992" w:hanging="992"/>
      </w:pPr>
      <w:r>
        <w:rPr>
          <w:sz w:val="28"/>
        </w:rPr>
        <w:t>9.2.1 Path 1: Member Liable</w:t>
      </w:r>
    </w:p>
    <w:p>
      <w:r>
        <w:t>Where the outcome determines the member is liable, Finance should:</w:t>
      </w:r>
    </w:p>
    <w:p>
      <w:pPr>
        <w:pStyle w:val="ListParagraph"/>
        <w:numPr>
          <w:ilvl w:val="0"/>
          <w:numId w:val="1006"/>
        </w:numPr>
      </w:pPr>
      <w:r>
        <w:t>Reverse the provisional credit from the cardholder's account.</w:t>
      </w:r>
    </w:p>
    <w:p>
      <w:pPr>
        <w:pStyle w:val="ListParagraph"/>
        <w:numPr>
          <w:ilvl w:val="0"/>
          <w:numId w:val="1006"/>
        </w:numPr>
      </w:pPr>
      <w:r>
        <w:t>Record the reversal in the general ledger.</w:t>
      </w:r>
    </w:p>
    <w:p>
      <w:pPr>
        <w:pStyle w:val="Heading3"/>
        <w:numPr>
          <w:ilvl w:val="0"/>
          <w:numId w:val="0"/>
        </w:numPr>
        <w:ind w:left="992" w:hanging="992"/>
      </w:pPr>
      <w:r>
        <w:rPr>
          <w:sz w:val="28"/>
        </w:rPr>
        <w:t>9.2.2 Path 2: Issuer (Beem) Liable</w:t>
      </w:r>
    </w:p>
    <w:p>
      <w:r>
        <w:t>Where the outcome determines Beem (the Issuer) is liable, Finance should:</w:t>
      </w:r>
    </w:p>
    <w:p>
      <w:pPr>
        <w:pStyle w:val="ListParagraph"/>
        <w:numPr>
          <w:ilvl w:val="0"/>
          <w:numId w:val="1007"/>
        </w:numPr>
      </w:pPr>
      <w:r>
        <w:t>Finalize the provisional credit in the member's account.</w:t>
      </w:r>
    </w:p>
    <w:p>
      <w:pPr>
        <w:pStyle w:val="ListParagraph"/>
        <w:numPr>
          <w:ilvl w:val="0"/>
          <w:numId w:val="1007"/>
        </w:numPr>
      </w:pPr>
      <w:r>
        <w:t>Record the loss in the general ledger.</w:t>
      </w:r>
    </w:p>
    <w:p>
      <w:pPr>
        <w:pStyle w:val="Heading3"/>
        <w:numPr>
          <w:ilvl w:val="0"/>
          <w:numId w:val="0"/>
        </w:numPr>
        <w:ind w:left="992" w:hanging="992"/>
      </w:pPr>
      <w:r>
        <w:rPr>
          <w:sz w:val="28"/>
        </w:rPr>
        <w:t>9.2.3 Path 3: Acquirer Liable</w:t>
      </w:r>
    </w:p>
    <w:p>
      <w:r>
        <w:t>Where the outcome determines the Acquirer is liable (i.e., Beem prevails), Finance should:</w:t>
      </w:r>
    </w:p>
    <w:p>
      <w:pPr>
        <w:pStyle w:val="ListParagraph"/>
        <w:numPr>
          <w:ilvl w:val="0"/>
          <w:numId w:val="1008"/>
        </w:numPr>
      </w:pPr>
      <w:r>
        <w:t>Finalize the provisional credit in the member's account.</w:t>
      </w:r>
    </w:p>
    <w:p>
      <w:pPr>
        <w:pStyle w:val="ListParagraph"/>
        <w:numPr>
          <w:ilvl w:val="0"/>
          <w:numId w:val="1008"/>
        </w:numPr>
      </w:pPr>
      <w:r>
        <w:t>Confirm VROL auto-settles the recovery; Beem records the credit in the general ledger.</w:t>
      </w:r>
    </w:p>
    <w:p>
      <w:pPr>
        <w:pStyle w:val="Heading3"/>
        <w:numPr>
          <w:ilvl w:val="0"/>
          <w:numId w:val="0"/>
        </w:numPr>
        <w:ind w:left="992" w:hanging="992"/>
      </w:pPr>
      <w:r>
        <w:rPr>
          <w:sz w:val="28"/>
        </w:rPr>
        <w:t>9.2.4 Close the Case</w:t>
      </w:r>
    </w:p>
    <w:p>
      <w:r>
        <w:t>Following completion of the applicable path above, the Payment Services / Fraud agent should:</w:t>
      </w:r>
    </w:p>
    <w:p>
      <w:pPr>
        <w:pStyle w:val="ListParagraph"/>
        <w:numPr>
          <w:ilvl w:val="0"/>
          <w:numId w:val="1009"/>
        </w:numPr>
      </w:pPr>
      <w:r>
        <w:t>Archive the supporting evidence.</w:t>
      </w:r>
    </w:p>
    <w:p>
      <w:pPr>
        <w:pStyle w:val="ListParagraph"/>
        <w:numPr>
          <w:ilvl w:val="0"/>
          <w:numId w:val="1009"/>
        </w:numPr>
      </w:pPr>
      <w:r>
        <w:t>Prepare reporting and trend analysis.</w:t>
      </w:r>
    </w:p>
    <w:p>
      <w:pPr>
        <w:pStyle w:val="ListParagraph"/>
        <w:numPr>
          <w:ilvl w:val="0"/>
          <w:numId w:val="1009"/>
        </w:numPr>
      </w:pPr>
      <w:r>
        <w:t>Close the case. The dispute case is now closed.</w:t>
      </w:r>
    </w:p>
    <w:p>
      <w:pPr>
        <w:pStyle w:val="AppendixHeading1"/>
      </w:pPr>
      <w:r>
        <w:t>Appendix</w:t>
      </w:r>
    </w:p>
    <w:p>
      <w:pPr>
        <w:pStyle w:val="AppendixHeading2"/>
      </w:pPr>
      <w:r>
        <w:t>A. Visa Debit Dispute SLAs (Dispute Codes 10-13)</w:t>
      </w:r>
    </w:p>
    <w:p>
      <w:r>
        <w:t>The table below summarizes the Visa Rules timeframes applicable to Dispute Codes 10 (Fraud) and 11 (Authorization), and Dispute Codes 12 (Processing Errors) and 13 (Consumer Disputes), referenced in Stage 4 — Network Submission &amp; Response.</w:t>
      </w:r>
    </w:p>
    <w:tbl>
      <w:tblPr>
        <w:tblStyle w:val="TealFINAL"/>
        <w:tblW w:type="auto" w:w="0"/>
        <w:tblLook w:firstColumn="1" w:firstRow="1" w:lastColumn="0" w:lastRow="0" w:noHBand="0" w:noVBand="1" w:val="04A0"/>
      </w:tblPr>
      <w:tblGrid>
        <w:gridCol w:w="2340"/>
        <w:gridCol w:w="2340"/>
        <w:gridCol w:w="2340"/>
        <w:gridCol w:w="2340"/>
      </w:tblGrid>
      <w:tr>
        <w:tc>
          <w:tcPr>
            <w:tcW w:type="dxa" w:w="2340"/>
          </w:tcPr>
          <w:p>
            <w:r/>
            <w:r>
              <w:rPr>
                <w:b/>
              </w:rPr>
              <w:t>Step</w:t>
            </w:r>
          </w:p>
        </w:tc>
        <w:tc>
          <w:tcPr>
            <w:tcW w:type="dxa" w:w="2340"/>
          </w:tcPr>
          <w:p>
            <w:r/>
            <w:r>
              <w:rPr>
                <w:b/>
              </w:rPr>
              <w:t>Who (Dispute Code 10 &amp; 11)</w:t>
            </w:r>
          </w:p>
        </w:tc>
        <w:tc>
          <w:tcPr>
            <w:tcW w:type="dxa" w:w="2340"/>
          </w:tcPr>
          <w:p>
            <w:r/>
            <w:r>
              <w:rPr>
                <w:b/>
              </w:rPr>
              <w:t>Who (Dispute Code 12 &amp; 13)</w:t>
            </w:r>
          </w:p>
        </w:tc>
        <w:tc>
          <w:tcPr>
            <w:tcW w:type="dxa" w:w="2340"/>
          </w:tcPr>
          <w:p>
            <w:r/>
            <w:r>
              <w:rPr>
                <w:b/>
              </w:rPr>
              <w:t>Time Limit per Visa Rules</w:t>
            </w:r>
          </w:p>
        </w:tc>
      </w:tr>
      <w:tr>
        <w:tc>
          <w:tcPr>
            <w:tcW w:type="dxa" w:w="2340"/>
          </w:tcPr>
          <w:p>
            <w:r/>
            <w:r>
              <w:rPr>
                <w:b w:val="0"/>
              </w:rPr>
              <w:t>1. File the dispute</w:t>
            </w:r>
          </w:p>
        </w:tc>
        <w:tc>
          <w:tcPr>
            <w:tcW w:type="dxa" w:w="2340"/>
          </w:tcPr>
          <w:p>
            <w:r/>
            <w:r>
              <w:rPr>
                <w:b w:val="0"/>
              </w:rPr>
              <w:t>Issuer (Beem)</w:t>
            </w:r>
          </w:p>
        </w:tc>
        <w:tc>
          <w:tcPr>
            <w:tcW w:type="dxa" w:w="2340"/>
          </w:tcPr>
          <w:p>
            <w:r/>
            <w:r>
              <w:rPr>
                <w:b w:val="0"/>
              </w:rPr>
              <w:t>Issuer (Beem)</w:t>
            </w:r>
          </w:p>
        </w:tc>
        <w:tc>
          <w:tcPr>
            <w:tcW w:type="dxa" w:w="2340"/>
          </w:tcPr>
          <w:p>
            <w:r/>
            <w:r>
              <w:rPr>
                <w:b w:val="0"/>
              </w:rPr>
              <w:t>120 days, or 75 days in some cases*</w:t>
            </w:r>
          </w:p>
        </w:tc>
      </w:tr>
      <w:tr>
        <w:tc>
          <w:tcPr>
            <w:tcW w:type="dxa" w:w="2340"/>
          </w:tcPr>
          <w:p>
            <w:r/>
            <w:r>
              <w:rPr>
                <w:b w:val="0"/>
              </w:rPr>
              <w:t>2. Dispute Response</w:t>
            </w:r>
          </w:p>
        </w:tc>
        <w:tc>
          <w:tcPr>
            <w:tcW w:type="dxa" w:w="2340"/>
          </w:tcPr>
          <w:p>
            <w:r/>
            <w:r>
              <w:rPr>
                <w:b w:val="0"/>
              </w:rPr>
              <w:t>N/A</w:t>
            </w:r>
          </w:p>
        </w:tc>
        <w:tc>
          <w:tcPr>
            <w:tcW w:type="dxa" w:w="2340"/>
          </w:tcPr>
          <w:p>
            <w:r/>
            <w:r>
              <w:rPr>
                <w:b w:val="0"/>
              </w:rPr>
              <w:t>Acquirer responds with evidence</w:t>
            </w:r>
          </w:p>
        </w:tc>
        <w:tc>
          <w:tcPr>
            <w:tcW w:type="dxa" w:w="2340"/>
          </w:tcPr>
          <w:p>
            <w:r/>
            <w:r>
              <w:rPr>
                <w:b w:val="0"/>
              </w:rPr>
              <w:t>30 days</w:t>
            </w:r>
          </w:p>
        </w:tc>
      </w:tr>
      <w:tr>
        <w:tc>
          <w:tcPr>
            <w:tcW w:type="dxa" w:w="2340"/>
          </w:tcPr>
          <w:p>
            <w:r/>
            <w:r>
              <w:rPr>
                <w:b w:val="0"/>
              </w:rPr>
              <w:t>3. Pre-Arbitration attempt</w:t>
            </w:r>
          </w:p>
        </w:tc>
        <w:tc>
          <w:tcPr>
            <w:tcW w:type="dxa" w:w="2340"/>
          </w:tcPr>
          <w:p>
            <w:r/>
            <w:r>
              <w:rPr>
                <w:b w:val="0"/>
              </w:rPr>
              <w:t>Acquirer provides evidence</w:t>
            </w:r>
          </w:p>
        </w:tc>
        <w:tc>
          <w:tcPr>
            <w:tcW w:type="dxa" w:w="2340"/>
          </w:tcPr>
          <w:p>
            <w:r/>
            <w:r>
              <w:rPr>
                <w:b w:val="0"/>
              </w:rPr>
              <w:t>Issuer (Beem) pushes back</w:t>
            </w:r>
          </w:p>
        </w:tc>
        <w:tc>
          <w:tcPr>
            <w:tcW w:type="dxa" w:w="2340"/>
          </w:tcPr>
          <w:p>
            <w:r/>
            <w:r>
              <w:rPr>
                <w:b w:val="0"/>
              </w:rPr>
              <w:t>30 days</w:t>
            </w:r>
          </w:p>
        </w:tc>
      </w:tr>
      <w:tr>
        <w:tc>
          <w:tcPr>
            <w:tcW w:type="dxa" w:w="2340"/>
          </w:tcPr>
          <w:p>
            <w:r/>
            <w:r>
              <w:rPr>
                <w:b w:val="0"/>
              </w:rPr>
              <w:t>4. Pre-Arbitration response</w:t>
            </w:r>
          </w:p>
        </w:tc>
        <w:tc>
          <w:tcPr>
            <w:tcW w:type="dxa" w:w="2340"/>
          </w:tcPr>
          <w:p>
            <w:r/>
            <w:r>
              <w:rPr>
                <w:b w:val="0"/>
              </w:rPr>
              <w:t>Issuer (Beem) pushes back</w:t>
            </w:r>
          </w:p>
        </w:tc>
        <w:tc>
          <w:tcPr>
            <w:tcW w:type="dxa" w:w="2340"/>
          </w:tcPr>
          <w:p>
            <w:r/>
            <w:r>
              <w:rPr>
                <w:b w:val="0"/>
              </w:rPr>
              <w:t>Acquirer responds</w:t>
            </w:r>
          </w:p>
        </w:tc>
        <w:tc>
          <w:tcPr>
            <w:tcW w:type="dxa" w:w="2340"/>
          </w:tcPr>
          <w:p>
            <w:r/>
            <w:r>
              <w:rPr>
                <w:b w:val="0"/>
              </w:rPr>
              <w:t>30 days</w:t>
            </w:r>
          </w:p>
        </w:tc>
      </w:tr>
      <w:tr>
        <w:tc>
          <w:tcPr>
            <w:tcW w:type="dxa" w:w="2340"/>
          </w:tcPr>
          <w:p>
            <w:r/>
            <w:r>
              <w:rPr>
                <w:b w:val="0"/>
              </w:rPr>
              <w:t>5. Arbitration</w:t>
            </w:r>
          </w:p>
        </w:tc>
        <w:tc>
          <w:tcPr>
            <w:tcW w:type="dxa" w:w="2340"/>
          </w:tcPr>
          <w:p>
            <w:r/>
            <w:r>
              <w:rPr>
                <w:b w:val="0"/>
              </w:rPr>
              <w:t>Acquirer escalates to Visa</w:t>
            </w:r>
          </w:p>
        </w:tc>
        <w:tc>
          <w:tcPr>
            <w:tcW w:type="dxa" w:w="2340"/>
          </w:tcPr>
          <w:p>
            <w:r/>
            <w:r>
              <w:rPr>
                <w:b w:val="0"/>
              </w:rPr>
              <w:t>Issuer (Beem) escalates to Visa</w:t>
            </w:r>
          </w:p>
        </w:tc>
        <w:tc>
          <w:tcPr>
            <w:tcW w:type="dxa" w:w="2340"/>
          </w:tcPr>
          <w:p>
            <w:r/>
            <w:r>
              <w:rPr>
                <w:b w:val="0"/>
              </w:rPr>
              <w:t>10 days</w:t>
            </w:r>
          </w:p>
        </w:tc>
      </w:tr>
    </w:tbl>
    <w:p>
      <w:r>
        <w:rPr>
          <w:b/>
          <w:i/>
        </w:rPr>
        <w:t xml:space="preserve">*75-day filing window — </w:t>
      </w:r>
      <w:r>
        <w:rPr>
          <w:b w:val="0"/>
          <w:i/>
        </w:rPr>
        <w:t>applies if any of the following conditions are met:</w:t>
      </w:r>
    </w:p>
    <w:p>
      <w:pPr>
        <w:numPr>
          <w:ilvl w:val="0"/>
          <w:numId w:val="24"/>
        </w:numPr>
      </w:pPr>
      <w:r>
        <w:t>Condition 11.1 — Card on the blocklist but the merchant accepted it anyway (Ref: Visa Rules 11.8.1)</w:t>
      </w:r>
    </w:p>
    <w:p>
      <w:pPr>
        <w:numPr>
          <w:ilvl w:val="0"/>
          <w:numId w:val="24"/>
        </w:numPr>
      </w:pPr>
      <w:r>
        <w:t>Condition 11.2 — Beem declined the transaction but the merchant processed it anyway (Ref: Visa Rules 11.8.2)</w:t>
      </w:r>
    </w:p>
    <w:p>
      <w:pPr>
        <w:numPr>
          <w:ilvl w:val="0"/>
          <w:numId w:val="24"/>
        </w:numPr>
      </w:pPr>
      <w:r>
        <w:t>Condition 11.3 — Merchant never requested authorization, or submitted the transaction too late (Ref: Visa Rules 11.8.3)</w:t>
      </w:r>
    </w:p>
    <w:p>
      <w:pPr>
        <w:numPr>
          <w:ilvl w:val="0"/>
          <w:numId w:val="24"/>
        </w:numPr>
      </w:pPr>
      <w:r>
        <w:t>Condition 12.7 — Merchant/Acquirer submitted invalid or non-compliant transaction data (Ref: Visa Rules 11.9.6)</w:t>
      </w:r>
    </w:p>
    <w:p>
      <w:pPr>
        <w:numPr>
          <w:ilvl w:val="0"/>
          <w:numId w:val="24"/>
        </w:numPr>
      </w:pPr>
      <w:r>
        <w:t>Condition 13.8 — An incoming Original Credit Transaction (OCT / push payment) was not accepted or posted (Ref: Visa Rules 11.10.8)</w:t>
      </w:r>
    </w:p>
    <w:p>
      <w:r>
        <w:t>Issuers are limited to 35 disputes for a single cardholder PAN within the previous 120 calendar days; a submitted dispute beyond this threshold is invalid.</w:t>
      </w:r>
    </w:p>
    <w:p>
      <w:pPr>
        <w:pStyle w:val="AppendixHeading2"/>
      </w:pPr>
      <w:r>
        <w:t>B. Reference Documents</w:t>
      </w:r>
    </w:p>
    <w:p>
      <w:r>
        <w:t>The following documents are referenced throughout this procedure:</w:t>
      </w:r>
    </w:p>
    <w:p>
      <w:pPr>
        <w:numPr>
          <w:ilvl w:val="0"/>
          <w:numId w:val="24"/>
        </w:numPr>
      </w:pPr>
      <w:r>
        <w:t>Visa Debit Card Fraud Investigation Process</w:t>
      </w:r>
    </w:p>
    <w:p>
      <w:pPr>
        <w:numPr>
          <w:ilvl w:val="0"/>
          <w:numId w:val="24"/>
        </w:numPr>
      </w:pPr>
      <w:r>
        <w:t>Visa Debit Card Non-Fraud Investigation Process</w:t>
      </w:r>
    </w:p>
    <w:p>
      <w:pPr>
        <w:numPr>
          <w:ilvl w:val="0"/>
          <w:numId w:val="24"/>
        </w:numPr>
      </w:pPr>
      <w:r>
        <w:t>Fraud Intake Form Procedures</w:t>
      </w:r>
    </w:p>
    <w:p>
      <w:pPr>
        <w:numPr>
          <w:ilvl w:val="0"/>
          <w:numId w:val="24"/>
        </w:numPr>
      </w:pPr>
      <w:r>
        <w:t>Current Process — How to Initiate an ATM &amp; POS Trace</w:t>
      </w:r>
    </w:p>
    <w:p>
      <w:pPr>
        <w:numPr>
          <w:ilvl w:val="0"/>
          <w:numId w:val="24"/>
        </w:numPr>
      </w:pPr>
      <w:r>
        <w:t>Visa Debit Program Chargeback User Guide</w:t>
      </w:r>
    </w:p>
    <w:p>
      <w:pPr>
        <w:pStyle w:val="AppendixHeading2"/>
      </w:pPr>
      <w:r>
        <w:t>C. Open Items</w:t>
      </w:r>
    </w:p>
    <w:p>
      <w:r>
        <w:t>The following items were raised during development of this procedure and are tracked for resolution:</w:t>
      </w:r>
    </w:p>
    <w:tbl>
      <w:tblPr>
        <w:tblStyle w:val="TealFINAL"/>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Type</w:t>
            </w:r>
          </w:p>
        </w:tc>
        <w:tc>
          <w:tcPr>
            <w:tcW w:type="dxa" w:w="3120"/>
          </w:tcPr>
          <w:p>
            <w:r/>
            <w:r>
              <w:rPr>
                <w:b/>
              </w:rPr>
              <w:t>Description</w:t>
            </w:r>
          </w:p>
        </w:tc>
      </w:tr>
      <w:tr>
        <w:tc>
          <w:tcPr>
            <w:tcW w:type="dxa" w:w="3120"/>
          </w:tcPr>
          <w:p>
            <w:r/>
            <w:r>
              <w:rPr>
                <w:b w:val="0"/>
              </w:rPr>
              <w:t>D-004</w:t>
            </w:r>
          </w:p>
        </w:tc>
        <w:tc>
          <w:tcPr>
            <w:tcW w:type="dxa" w:w="3120"/>
          </w:tcPr>
          <w:p>
            <w:r/>
            <w:r>
              <w:rPr>
                <w:b w:val="0"/>
              </w:rPr>
              <w:t>Decision Pending</w:t>
            </w:r>
          </w:p>
        </w:tc>
        <w:tc>
          <w:tcPr>
            <w:tcW w:type="dxa" w:w="3120"/>
          </w:tcPr>
          <w:p>
            <w:r/>
            <w:r>
              <w:rPr>
                <w:b w:val="0"/>
              </w:rPr>
              <w:t>Cardholders must dispute a transaction within 90 days, as per agreement.</w:t>
            </w:r>
          </w:p>
        </w:tc>
      </w:tr>
      <w:tr>
        <w:tc>
          <w:tcPr>
            <w:tcW w:type="dxa" w:w="3120"/>
          </w:tcPr>
          <w:p>
            <w:r/>
            <w:r>
              <w:rPr>
                <w:b w:val="0"/>
              </w:rPr>
              <w:t>D-007</w:t>
            </w:r>
          </w:p>
        </w:tc>
        <w:tc>
          <w:tcPr>
            <w:tcW w:type="dxa" w:w="3120"/>
          </w:tcPr>
          <w:p>
            <w:r/>
            <w:r>
              <w:rPr>
                <w:b w:val="0"/>
              </w:rPr>
              <w:t>Decision Pending</w:t>
            </w:r>
          </w:p>
        </w:tc>
        <w:tc>
          <w:tcPr>
            <w:tcW w:type="dxa" w:w="3120"/>
          </w:tcPr>
          <w:p>
            <w:r/>
            <w:r>
              <w:rPr>
                <w:b w:val="0"/>
              </w:rPr>
              <w:t>The auto write-off threshold for Visa Debit is $20 CAD.</w:t>
            </w:r>
          </w:p>
        </w:tc>
      </w:tr>
      <w:tr>
        <w:tc>
          <w:tcPr>
            <w:tcW w:type="dxa" w:w="3120"/>
          </w:tcPr>
          <w:p>
            <w:r/>
            <w:r>
              <w:rPr>
                <w:b w:val="0"/>
              </w:rPr>
              <w:t>D-010</w:t>
            </w:r>
          </w:p>
        </w:tc>
        <w:tc>
          <w:tcPr>
            <w:tcW w:type="dxa" w:w="3120"/>
          </w:tcPr>
          <w:p>
            <w:r/>
            <w:r>
              <w:rPr>
                <w:b w:val="0"/>
              </w:rPr>
              <w:t>Decision Pending</w:t>
            </w:r>
          </w:p>
        </w:tc>
        <w:tc>
          <w:tcPr>
            <w:tcW w:type="dxa" w:w="3120"/>
          </w:tcPr>
          <w:p>
            <w:r/>
            <w:r>
              <w:rPr>
                <w:b w:val="0"/>
              </w:rPr>
              <w:t>The provisional credit will be issued in parallel with the investigation, to meet the 2 business day Visa SLA.</w:t>
            </w:r>
          </w:p>
        </w:tc>
      </w:tr>
      <w:tr>
        <w:tc>
          <w:tcPr>
            <w:tcW w:type="dxa" w:w="3120"/>
          </w:tcPr>
          <w:p>
            <w:r/>
            <w:r>
              <w:rPr>
                <w:b w:val="0"/>
              </w:rPr>
              <w:t>TBC-01</w:t>
            </w:r>
          </w:p>
        </w:tc>
        <w:tc>
          <w:tcPr>
            <w:tcW w:type="dxa" w:w="3120"/>
          </w:tcPr>
          <w:p>
            <w:r/>
            <w:r>
              <w:rPr>
                <w:b w:val="0"/>
              </w:rPr>
              <w:t>Open Item</w:t>
            </w:r>
          </w:p>
        </w:tc>
        <w:tc>
          <w:tcPr>
            <w:tcW w:type="dxa" w:w="3120"/>
          </w:tcPr>
          <w:p>
            <w:r/>
            <w:r>
              <w:rPr>
                <w:b w:val="0"/>
              </w:rPr>
              <w:t>Reference document for member authentication procedures (Stage 1, Section 4.2.1) to be confirmed.</w:t>
            </w:r>
          </w:p>
        </w:tc>
      </w:tr>
      <w:tr>
        <w:tc>
          <w:tcPr>
            <w:tcW w:type="dxa" w:w="3120"/>
          </w:tcPr>
          <w:p>
            <w:r/>
            <w:r>
              <w:rPr>
                <w:b w:val="0"/>
              </w:rPr>
              <w:t>TBC-02</w:t>
            </w:r>
          </w:p>
        </w:tc>
        <w:tc>
          <w:tcPr>
            <w:tcW w:type="dxa" w:w="3120"/>
          </w:tcPr>
          <w:p>
            <w:r/>
            <w:r>
              <w:rPr>
                <w:b w:val="0"/>
              </w:rPr>
              <w:t>Open Item</w:t>
            </w:r>
          </w:p>
        </w:tc>
        <w:tc>
          <w:tcPr>
            <w:tcW w:type="dxa" w:w="3120"/>
          </w:tcPr>
          <w:p>
            <w:r/>
            <w:r>
              <w:rPr>
                <w:b w:val="0"/>
              </w:rPr>
              <w:t>System used to locate the disputed transaction and confirm the network it occurred on (Stage 1, Sections 4.2.2 and 4.2.5) to be confirmed — believed to be DNA.</w:t>
            </w:r>
          </w:p>
        </w:tc>
      </w:tr>
      <w:tr>
        <w:tc>
          <w:tcPr>
            <w:tcW w:type="dxa" w:w="3120"/>
          </w:tcPr>
          <w:p>
            <w:r/>
            <w:r>
              <w:rPr>
                <w:b w:val="0"/>
              </w:rPr>
              <w:t>R-001</w:t>
            </w:r>
          </w:p>
        </w:tc>
        <w:tc>
          <w:tcPr>
            <w:tcW w:type="dxa" w:w="3120"/>
          </w:tcPr>
          <w:p>
            <w:r/>
            <w:r>
              <w:rPr>
                <w:b w:val="0"/>
              </w:rPr>
              <w:t>Risk</w:t>
            </w:r>
          </w:p>
        </w:tc>
        <w:tc>
          <w:tcPr>
            <w:tcW w:type="dxa" w:w="3120"/>
          </w:tcPr>
          <w:p>
            <w:r/>
            <w:r>
              <w:rPr>
                <w:b w:val="0"/>
              </w:rPr>
              <w:t>Cardholders may exploit the provisional credit process by submitting a fraudulent or unsubstantiated dispute, receiving the credit, and then becoming unreachable or closing the account before the investigation concludes or the credit can be reversed — resulting in an unrecoverable loss to the institution.</w:t>
            </w:r>
          </w:p>
        </w:tc>
      </w:tr>
      <w:tr>
        <w:tc>
          <w:tcPr>
            <w:tcW w:type="dxa" w:w="3120"/>
          </w:tcPr>
          <w:p>
            <w:r/>
            <w:r>
              <w:rPr>
                <w:b w:val="0"/>
              </w:rPr>
              <w:t>R-002</w:t>
            </w:r>
          </w:p>
        </w:tc>
        <w:tc>
          <w:tcPr>
            <w:tcW w:type="dxa" w:w="3120"/>
          </w:tcPr>
          <w:p>
            <w:r/>
            <w:r>
              <w:rPr>
                <w:b w:val="0"/>
              </w:rPr>
              <w:t>Risk</w:t>
            </w:r>
          </w:p>
        </w:tc>
        <w:tc>
          <w:tcPr>
            <w:tcW w:type="dxa" w:w="3120"/>
          </w:tcPr>
          <w:p>
            <w:r/>
            <w:r>
              <w:rPr>
                <w:b w:val="0"/>
              </w:rPr>
              <w:t>In the current state, disputes follow a multi-hop, manual handoff process — submitted via the existing trace form to Central 1, then passed to PPJV, and finally to Everlink, which manually re-keys the dispute details into Visa Resolve Online (VROL). Each manual transcription point introduces the risk of transposition errors, omitted or mismatched fields, and misalignment between the original trace form and what is ultimately filed in VROL, which can result in delayed or rejected dispute submissions and missed Visa filing deadlines.</w:t>
            </w:r>
          </w:p>
        </w:tc>
      </w:tr>
    </w:tbl>
    <w:p>
      <w:pPr>
        <w:pStyle w:val="AppendixHeading1"/>
      </w:pPr>
      <w:r>
        <w:t>Version History</w:t>
      </w:r>
    </w:p>
    <w:tbl>
      <w:tblPr>
        <w:tblStyle w:val="TealFINAL"/>
        <w:tblW w:type="auto" w:w="0"/>
        <w:tblLook w:firstColumn="1" w:firstRow="1" w:lastColumn="0" w:lastRow="0" w:noHBand="0" w:noVBand="1" w:val="04A0"/>
      </w:tblPr>
      <w:tblGrid>
        <w:gridCol w:w="3120"/>
        <w:gridCol w:w="3120"/>
        <w:gridCol w:w="3120"/>
      </w:tblGrid>
      <w:tr>
        <w:tc>
          <w:tcPr>
            <w:tcW w:type="dxa" w:w="3120"/>
          </w:tcPr>
          <w:p>
            <w:r/>
            <w:r>
              <w:rPr>
                <w:b/>
              </w:rPr>
              <w:t>DATE</w:t>
            </w:r>
          </w:p>
        </w:tc>
        <w:tc>
          <w:tcPr>
            <w:tcW w:type="dxa" w:w="3120"/>
          </w:tcPr>
          <w:p>
            <w:r/>
            <w:r>
              <w:rPr>
                <w:b/>
              </w:rPr>
              <w:t>VERSION</w:t>
            </w:r>
          </w:p>
        </w:tc>
        <w:tc>
          <w:tcPr>
            <w:tcW w:type="dxa" w:w="3120"/>
          </w:tcPr>
          <w:p>
            <w:r/>
            <w:r>
              <w:rPr>
                <w:b/>
              </w:rPr>
              <w:t>CHANGE</w:t>
            </w:r>
          </w:p>
        </w:tc>
      </w:tr>
      <w:tr>
        <w:tc>
          <w:tcPr>
            <w:tcW w:type="dxa" w:w="3120"/>
          </w:tcPr>
          <w:p>
            <w:r/>
            <w:r>
              <w:rPr>
                <w:b w:val="0"/>
              </w:rPr>
              <w:t>2 October 2026</w:t>
            </w:r>
          </w:p>
        </w:tc>
        <w:tc>
          <w:tcPr>
            <w:tcW w:type="dxa" w:w="3120"/>
          </w:tcPr>
          <w:p>
            <w:r/>
            <w:r>
              <w:rPr>
                <w:b w:val="0"/>
              </w:rPr>
              <w:t>001</w:t>
            </w:r>
          </w:p>
        </w:tc>
        <w:tc>
          <w:tcPr>
            <w:tcW w:type="dxa" w:w="3120"/>
          </w:tcPr>
          <w:p>
            <w:r/>
            <w:r>
              <w:rPr>
                <w:b w:val="0"/>
              </w:rPr>
              <w:t>First Draft Initiated</w:t>
            </w:r>
          </w:p>
        </w:tc>
      </w:tr>
    </w:tbl>
    <w:sectPr w:rsidR="00615857" w:rsidSect="00A7343A">
      <w:footerReference w:type="first" r:id="rId28"/>
      <w:pgSz w:w="12240" w:h="15840"/>
      <w:pgMar w:top="1559" w:right="1440" w:bottom="1440" w:left="1440" w:header="720" w:footer="34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Danylenko, Victoria" w:date="2026-09-28T19:03:00Z" w:initials="VD">
    <w:p w14:paraId="5BC66DB1" w14:textId="77777777" w:rsidR="009907C6" w:rsidRDefault="009907C6" w:rsidP="009907C6">
      <w:r>
        <w:rPr>
          <w:rStyle w:val="CommentReference"/>
        </w:rPr>
        <w:annotationRef/>
      </w:r>
      <w:r>
        <w:t>can we expand this and list all things fraud team is supposed to do</w:t>
      </w:r>
    </w:p>
  </w:comment>
  <w:comment w:id="33" w:author="Adajar, Kassandra" w:date="2026-09-29T12:01:00Z" w:initials="KA">
    <w:p w14:paraId="794E2599" w14:textId="77777777" w:rsidR="0088355A" w:rsidRDefault="0088355A" w:rsidP="0088355A">
      <w:pPr>
        <w:pStyle w:val="CommentText"/>
      </w:pPr>
      <w:r>
        <w:rPr>
          <w:rStyle w:val="CommentReference"/>
        </w:rPr>
        <w:annotationRef/>
      </w:r>
      <w:r>
        <w:t xml:space="preserve">Added - this is similar to what Beem has in their “draft fraud risk management framework” they outlined these details </w:t>
      </w:r>
    </w:p>
  </w:comment>
  <w:comment w:id="34" w:author="Adajar, Kassandra" w:date="2026-09-29T12:09:00Z" w:initials="KA">
    <w:p w14:paraId="6FC31055" w14:textId="77777777" w:rsidR="0073234B" w:rsidRDefault="00B04280" w:rsidP="0073234B">
      <w:pPr>
        <w:pStyle w:val="CommentText"/>
      </w:pPr>
      <w:r>
        <w:rPr>
          <w:rStyle w:val="CommentReference"/>
        </w:rPr>
        <w:annotationRef/>
      </w:r>
      <w:r w:rsidR="0073234B">
        <w:t>This is specific though to fraud management/fraud specialist which makes up the fraud team, there are no other doc I’ve reviewed that speaks to it generally - I can ask the client but not sure they will have this.</w:t>
      </w:r>
    </w:p>
  </w:comment>
  <w:comment w:id="70" w:author="Danylenko, Victoria" w:date="2026-09-28T19:06:00Z" w:initials="VD">
    <w:p w14:paraId="7EF8C612" w14:textId="77777777" w:rsidR="00084753" w:rsidRDefault="00084753" w:rsidP="00084753">
      <w:r>
        <w:rPr>
          <w:rStyle w:val="CommentReference"/>
        </w:rPr>
        <w:annotationRef/>
      </w:r>
      <w:r>
        <w:t>can we also mention they are working through alerts in this platform. So generate and disposition alerts</w:t>
      </w:r>
    </w:p>
  </w:comment>
  <w:comment w:id="71" w:author="Adajar, Kassandra" w:date="2026-09-29T12:05:00Z" w:initials="KA">
    <w:p w14:paraId="54CDCF28" w14:textId="77777777" w:rsidR="00784BF3" w:rsidRDefault="00784BF3" w:rsidP="00784BF3">
      <w:pPr>
        <w:pStyle w:val="CommentText"/>
      </w:pPr>
      <w:r>
        <w:rPr>
          <w:rStyle w:val="CommentReference"/>
        </w:rPr>
        <w:annotationRef/>
      </w:r>
      <w:r>
        <w:t>Updated - let me know your thoughts</w:t>
      </w:r>
    </w:p>
  </w:comment>
  <w:comment w:id="99" w:author="Adajar, Kassandra" w:date="2026-10-01T09:44:00Z" w:initials="KA">
    <w:p w14:paraId="4A7E383B" w14:textId="2D140D7C" w:rsidR="00915BC1" w:rsidRDefault="00915BC1" w:rsidP="00915BC1">
      <w:pPr>
        <w:pStyle w:val="CommentText"/>
      </w:pPr>
      <w:r>
        <w:rPr>
          <w:rStyle w:val="CommentReference"/>
        </w:rPr>
        <w:annotationRef/>
      </w:r>
      <w:r>
        <w:fldChar w:fldCharType="begin"/>
      </w:r>
      <w:r>
        <w:instrText>HYPERLINK "mailto:vdanylenko@deloitte.ca"</w:instrText>
      </w:r>
      <w:bookmarkStart w:id="100" w:name="_@_829BE62C3E30427991B7831CEF4D191CZ"/>
      <w:r>
        <w:fldChar w:fldCharType="separate"/>
      </w:r>
      <w:bookmarkEnd w:id="100"/>
      <w:r w:rsidRPr="00915BC1">
        <w:rPr>
          <w:rStyle w:val="Mention"/>
          <w:noProof/>
        </w:rPr>
        <w:t>@Danylenko, Victoria</w:t>
      </w:r>
      <w:r>
        <w:fldChar w:fldCharType="end"/>
      </w:r>
      <w:r>
        <w:t xml:space="preserve"> I’ve updated to include updating the case to data visor </w:t>
      </w:r>
      <w:hyperlink r:id="rId1" w:history="1">
        <w:r w:rsidRPr="00384625">
          <w:rPr>
            <w:rStyle w:val="Hyperlink"/>
          </w:rPr>
          <w:t>DRAFT - Visa Debit Fraud Investigation Process Flow.pptx</w:t>
        </w:r>
      </w:hyperlink>
      <w:r>
        <w:t xml:space="preserve"> </w:t>
      </w:r>
    </w:p>
  </w:comment>
  <w:comment w:id="98" w:author="Adajar, Kassandra" w:date="2026-10-01T13:51:00Z" w:initials="KA">
    <w:p w14:paraId="06C97624" w14:textId="77777777" w:rsidR="00B21924" w:rsidRDefault="00B21924" w:rsidP="00B21924">
      <w:pPr>
        <w:pStyle w:val="CommentText"/>
      </w:pPr>
      <w:r>
        <w:rPr>
          <w:rStyle w:val="CommentReference"/>
        </w:rPr>
        <w:annotationRef/>
      </w:r>
      <w:r>
        <w:t>Add ID for each of the steps A1.1</w:t>
      </w:r>
    </w:p>
  </w:comment>
  <w:comment w:id="118" w:author="Danylenko, Victoria" w:date="2026-09-29T05:33:00Z" w:initials="VD">
    <w:p w14:paraId="34AC9FD6" w14:textId="77777777" w:rsidR="00087A32" w:rsidRDefault="00087A32" w:rsidP="00087A32">
      <w:r>
        <w:rPr>
          <w:rStyle w:val="CommentReference"/>
        </w:rPr>
        <w:annotationRef/>
      </w:r>
      <w:r>
        <w:t>why do we think they need to do this?</w:t>
      </w:r>
    </w:p>
  </w:comment>
  <w:comment w:id="119" w:author="Adajar, Kassandra" w:date="2026-09-28T15:55:00Z" w:initials="KA">
    <w:p w14:paraId="2FEB0075" w14:textId="77777777" w:rsidR="006F2F26" w:rsidRDefault="006F2F26" w:rsidP="006F2F26">
      <w:pPr>
        <w:pStyle w:val="CommentText"/>
      </w:pPr>
      <w:r>
        <w:rPr>
          <w:rStyle w:val="CommentReference"/>
        </w:rPr>
        <w:annotationRef/>
      </w:r>
      <w:r>
        <w:t xml:space="preserve"> I think it’s important because errors may happen at intake, this would form a cautionary control step. So if this was missed (which may be a rare case given growth knows to do this) this still makes sure any missed step is caught before the investigation continues and further losses are prevented - thoughts?</w:t>
      </w:r>
    </w:p>
  </w:comment>
  <w:comment w:id="130" w:author="Danylenko, Victoria" w:date="2026-09-29T05:34:00Z" w:initials="VD">
    <w:p w14:paraId="4D9132EF" w14:textId="77777777" w:rsidR="008C1D68" w:rsidRDefault="008C1D68" w:rsidP="008C1D68">
      <w:r>
        <w:rPr>
          <w:rStyle w:val="CommentReference"/>
        </w:rPr>
        <w:annotationRef/>
      </w:r>
      <w:r>
        <w:t>is this gonna be in FIF?</w:t>
      </w:r>
    </w:p>
  </w:comment>
  <w:comment w:id="131" w:author="Adajar, Kassandra" w:date="2026-09-28T15:48:00Z" w:initials="KA">
    <w:p w14:paraId="41465E59" w14:textId="77777777" w:rsidR="00801A31" w:rsidRDefault="00801A31" w:rsidP="00801A31">
      <w:pPr>
        <w:pStyle w:val="CommentText"/>
      </w:pPr>
      <w:r>
        <w:rPr>
          <w:rStyle w:val="CommentReference"/>
        </w:rPr>
        <w:annotationRef/>
      </w:r>
      <w:r>
        <w:t>There is already a section in the FIF to select fraud incident type - currently needs to be updated to  ensure  visa debit card fraud types are included (part of my work on updating existing procedures)</w:t>
      </w:r>
    </w:p>
  </w:comment>
  <w:comment w:id="133" w:author="Danylenko, Victoria" w:date="2026-09-29T05:35:00Z" w:initials="VD">
    <w:p w14:paraId="32E0149B" w14:textId="77777777" w:rsidR="0043670F" w:rsidRDefault="0043670F" w:rsidP="0043670F">
      <w:r>
        <w:rPr>
          <w:rStyle w:val="CommentReference"/>
        </w:rPr>
        <w:annotationRef/>
      </w:r>
      <w:r>
        <w:t xml:space="preserve">i don't think fraud team would need it. </w:t>
      </w:r>
    </w:p>
  </w:comment>
  <w:comment w:id="134" w:author="Adajar, Kassandra" w:date="2026-09-28T16:48:00Z" w:initials="KA">
    <w:p w14:paraId="6DC1DB5D" w14:textId="77777777" w:rsidR="00E62C93" w:rsidRDefault="00E62C93" w:rsidP="00E62C93">
      <w:pPr>
        <w:pStyle w:val="CommentText"/>
      </w:pPr>
      <w:r>
        <w:rPr>
          <w:rStyle w:val="CommentReference"/>
        </w:rPr>
        <w:annotationRef/>
      </w:r>
      <w:r>
        <w:t>Would it make sense to keep it since it’s a data point being reviewed in the next section? I brought this data point as an element that fraud specialist needs to review as part of “conduct investigation” to determine if any anomalies failed and overall figure out indicators supporting fraud or not. Let me know your thoughts</w:t>
      </w:r>
    </w:p>
  </w:comment>
  <w:comment w:id="137" w:author="Danylenko, Victoria" w:date="2026-09-29T06:38:00Z" w:initials="VD">
    <w:p w14:paraId="4CCC5169" w14:textId="77777777" w:rsidR="00C95893" w:rsidRDefault="00C95893" w:rsidP="00C95893">
      <w:r>
        <w:rPr>
          <w:rStyle w:val="CommentReference"/>
        </w:rPr>
        <w:annotationRef/>
      </w:r>
      <w:r>
        <w:t>we need to provide details how they can log in to the portal and get this data</w:t>
      </w:r>
    </w:p>
  </w:comment>
  <w:comment w:id="138" w:author="Adajar, Kassandra" w:date="2026-09-28T21:07:00Z" w:initials="KA">
    <w:p w14:paraId="643A035D" w14:textId="77777777" w:rsidR="00B56747" w:rsidRDefault="00B56747" w:rsidP="00B56747">
      <w:pPr>
        <w:pStyle w:val="CommentText"/>
      </w:pPr>
      <w:r>
        <w:rPr>
          <w:rStyle w:val="CommentReference"/>
        </w:rPr>
        <w:annotationRef/>
      </w:r>
      <w:r>
        <w:t>Will have a separate area in this document that allows the member to understand how to log into eAuthenticate + eDetect</w:t>
      </w:r>
    </w:p>
  </w:comment>
  <w:comment w:id="146" w:author="Danylenko, Victoria" w:date="2026-09-29T06:36:00Z" w:initials="VD">
    <w:p w14:paraId="64329E6C" w14:textId="77777777" w:rsidR="00633AB7" w:rsidRDefault="00633AB7" w:rsidP="00633AB7">
      <w:r>
        <w:rPr>
          <w:rStyle w:val="CommentReference"/>
        </w:rPr>
        <w:annotationRef/>
      </w:r>
      <w:r>
        <w:t>here we should insert the investigation matrix...so agents know what to look for. see AI example below.</w:t>
      </w:r>
    </w:p>
  </w:comment>
  <w:comment w:id="147" w:author="Adajar, Kassandra" w:date="2026-09-28T21:08:00Z" w:initials="KA">
    <w:p w14:paraId="6D9BDA29" w14:textId="77777777" w:rsidR="00B56747" w:rsidRDefault="00B56747" w:rsidP="00B56747">
      <w:pPr>
        <w:pStyle w:val="CommentText"/>
      </w:pPr>
      <w:r>
        <w:rPr>
          <w:rStyle w:val="CommentReference"/>
        </w:rPr>
        <w:annotationRef/>
      </w:r>
      <w:r>
        <w:t>Noted - I will work on updating this section</w:t>
      </w:r>
    </w:p>
  </w:comment>
  <w:comment w:id="169" w:author="Danylenko, Victoria" w:date="2026-09-29T06:27:00Z" w:initials="VD">
    <w:p w14:paraId="21D6472B" w14:textId="77777777" w:rsidR="00901FA5" w:rsidRDefault="00901FA5" w:rsidP="00901FA5">
      <w:r>
        <w:rPr>
          <w:rStyle w:val="CommentReference"/>
        </w:rPr>
        <w:annotationRef/>
      </w:r>
      <w:r>
        <w:t>are we actually asking Growth team to identify red flags? i don't think so</w:t>
      </w:r>
    </w:p>
  </w:comment>
  <w:comment w:id="170" w:author="Adajar, Kassandra" w:date="2026-09-28T16:32:00Z" w:initials="KA">
    <w:p w14:paraId="1F7586A0" w14:textId="77777777" w:rsidR="00AD2664" w:rsidRDefault="00AD2664" w:rsidP="00AD2664">
      <w:pPr>
        <w:pStyle w:val="CommentText"/>
      </w:pPr>
      <w:r>
        <w:rPr>
          <w:rStyle w:val="CommentReference"/>
        </w:rPr>
        <w:annotationRef/>
      </w:r>
      <w:r>
        <w:t>The FIF form that Growth team fills out has a section on red flags - they can select whatever red flags are listed there based on member interaction</w:t>
      </w:r>
    </w:p>
  </w:comment>
  <w:comment w:id="171" w:author="Adajar, Kassandra" w:date="2026-09-28T16:36:00Z" w:initials="KA">
    <w:p w14:paraId="0323A63D" w14:textId="77777777" w:rsidR="005361D7" w:rsidRDefault="005361D7" w:rsidP="005361D7">
      <w:pPr>
        <w:pStyle w:val="CommentText"/>
      </w:pPr>
      <w:r>
        <w:rPr>
          <w:rStyle w:val="CommentReference"/>
        </w:rPr>
        <w:annotationRef/>
      </w:r>
      <w:r>
        <w:t>For more details - Its in the same section where they fill out fraud incident type - right below they can select red flag respective to the fraud selected- for example if fraud incident was “account takeover” one of the red flags noted was “member is secretive, nervous or reluctant to discuss”</w:t>
      </w:r>
    </w:p>
  </w:comment>
  <w:comment w:id="183" w:author="Adajar, Kassandra" w:date="2026-09-28T19:16:00Z" w:initials="KA">
    <w:p w14:paraId="0745F9A8" w14:textId="77777777" w:rsidR="007436A9" w:rsidRDefault="007436A9" w:rsidP="007436A9">
      <w:pPr>
        <w:pStyle w:val="CommentText"/>
      </w:pPr>
      <w:r>
        <w:rPr>
          <w:rStyle w:val="CommentReference"/>
        </w:rPr>
        <w:annotationRef/>
      </w:r>
      <w:r>
        <w:t>Check if there are more than 5 disputes</w:t>
      </w:r>
    </w:p>
  </w:comment>
  <w:comment w:id="205" w:author="Danylenko, Victoria" w:date="2026-09-29T06:39:00Z" w:initials="VD">
    <w:p w14:paraId="1AC24061" w14:textId="77777777" w:rsidR="00D82E33" w:rsidRDefault="00D82E33" w:rsidP="007E5337">
      <w:r>
        <w:rPr>
          <w:rStyle w:val="CommentReference"/>
        </w:rPr>
        <w:annotationRef/>
      </w:r>
      <w:r>
        <w:t>we also need to reference fraud typologies relevant to visa debit card</w:t>
      </w:r>
    </w:p>
  </w:comment>
  <w:comment w:id="206" w:author="Adajar, Kassandra" w:date="2026-09-29T16:29:00Z" w:initials="KA">
    <w:p w14:paraId="5DAC4E14" w14:textId="77777777" w:rsidR="00D82E33" w:rsidRDefault="00D82E33" w:rsidP="00D82E33">
      <w:pPr>
        <w:pStyle w:val="CommentText"/>
      </w:pPr>
      <w:r>
        <w:rPr>
          <w:rStyle w:val="CommentReference"/>
        </w:rPr>
        <w:annotationRef/>
      </w:r>
      <w:r>
        <w:t>I’ve added relevant visa debit card fraud typologies in section 6</w:t>
      </w:r>
    </w:p>
  </w:comment>
  <w:comment w:id="713" w:author="Adajar, Kassandra" w:date="2026-09-28T19:22:00Z" w:initials="KA">
    <w:p w14:paraId="3733CE3B" w14:textId="1C15873D" w:rsidR="00802D75" w:rsidRDefault="00802D75" w:rsidP="00802D75">
      <w:pPr>
        <w:pStyle w:val="CommentText"/>
      </w:pPr>
      <w:r>
        <w:rPr>
          <w:rStyle w:val="CommentReference"/>
        </w:rPr>
        <w:annotationRef/>
      </w:r>
      <w:r>
        <w:t>Finalize the fraud types here</w:t>
      </w:r>
    </w:p>
  </w:comment>
  <w:comment w:id="733" w:author="Adajar, Kassandra" w:date="2026-09-28T21:08:00Z" w:initials="KA">
    <w:p w14:paraId="16A0EC77" w14:textId="77777777" w:rsidR="00B56747" w:rsidRDefault="00B56747" w:rsidP="00B56747">
      <w:pPr>
        <w:pStyle w:val="CommentText"/>
      </w:pPr>
      <w:r>
        <w:rPr>
          <w:rStyle w:val="CommentReference"/>
        </w:rPr>
        <w:annotationRef/>
      </w:r>
      <w:r>
        <w:t>Combine determine + record</w:t>
      </w:r>
    </w:p>
  </w:comment>
  <w:comment w:id="806" w:author="Adajar, Kassandra" w:date="2026-09-28T21:11:00Z" w:initials="KA">
    <w:p w14:paraId="69A374DD" w14:textId="77777777" w:rsidR="00E7052E" w:rsidRDefault="00E7052E" w:rsidP="00E7052E">
      <w:pPr>
        <w:pStyle w:val="CommentText"/>
      </w:pPr>
      <w:r>
        <w:rPr>
          <w:rStyle w:val="CommentReference"/>
        </w:rPr>
        <w:annotationRef/>
      </w:r>
      <w:r>
        <w:t>Ask growth team if they do this and how, for now remove from the flow</w:t>
      </w:r>
    </w:p>
  </w:comment>
  <w:comment w:id="946" w:author="Adajar, Kassandra" w:date="2026-10-01T14:45:00Z" w:initials="KA">
    <w:p w14:paraId="412B6C42" w14:textId="77777777" w:rsidR="00E70C81" w:rsidRDefault="00E70C81" w:rsidP="00E70C81">
      <w:pPr>
        <w:pStyle w:val="CommentText"/>
      </w:pPr>
      <w:r>
        <w:rPr>
          <w:rStyle w:val="CommentReference"/>
        </w:rPr>
        <w:annotationRef/>
      </w:r>
      <w:r>
        <w:t>Scams may not always be third party though. Member can knowingly participate in a scheme and usually they authorize it right - so first party</w:t>
      </w:r>
    </w:p>
  </w:comment>
  <w:comment w:id="947" w:author="Adajar, Kassandra" w:date="2026-10-01T14:48:00Z" w:initials="KA">
    <w:p w14:paraId="0612AA0A" w14:textId="77777777" w:rsidR="00CC5604" w:rsidRDefault="00CC5604" w:rsidP="00CC5604">
      <w:pPr>
        <w:pStyle w:val="CommentText"/>
      </w:pPr>
      <w:r>
        <w:rPr>
          <w:rStyle w:val="CommentReference"/>
        </w:rPr>
        <w:annotationRef/>
      </w:r>
      <w:r>
        <w:t>All of these can be essentially first party if the member participated in the fraud method so would it be best not to classify it ?</w:t>
      </w:r>
    </w:p>
  </w:comment>
  <w:comment w:id="948" w:author="Adajar, Kassandra" w:date="2026-10-01T14:50:00Z" w:initials="KA">
    <w:p w14:paraId="4D6EBF45" w14:textId="77777777" w:rsidR="00A67290" w:rsidRDefault="00A67290" w:rsidP="00A67290">
      <w:pPr>
        <w:pStyle w:val="CommentText"/>
      </w:pPr>
      <w:r>
        <w:rPr>
          <w:rStyle w:val="CommentReference"/>
        </w:rPr>
        <w:annotationRef/>
      </w:r>
      <w:r>
        <w:t>All of these are methods, but the outcome for third party is unauthorized, first party is authorized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C66DB1" w15:done="0"/>
  <w15:commentEx w15:paraId="794E2599" w15:paraIdParent="5BC66DB1" w15:done="0"/>
  <w15:commentEx w15:paraId="6FC31055" w15:paraIdParent="5BC66DB1" w15:done="0"/>
  <w15:commentEx w15:paraId="7EF8C612" w15:done="0"/>
  <w15:commentEx w15:paraId="54CDCF28" w15:paraIdParent="7EF8C612" w15:done="0"/>
  <w15:commentEx w15:paraId="4A7E383B" w15:done="0"/>
  <w15:commentEx w15:paraId="06C97624" w15:done="1"/>
  <w15:commentEx w15:paraId="34AC9FD6" w15:done="1"/>
  <w15:commentEx w15:paraId="2FEB0075" w15:paraIdParent="34AC9FD6" w15:done="1"/>
  <w15:commentEx w15:paraId="4D9132EF" w15:done="1"/>
  <w15:commentEx w15:paraId="41465E59" w15:paraIdParent="4D9132EF" w15:done="1"/>
  <w15:commentEx w15:paraId="32E0149B" w15:done="1"/>
  <w15:commentEx w15:paraId="6DC1DB5D" w15:paraIdParent="32E0149B" w15:done="1"/>
  <w15:commentEx w15:paraId="4CCC5169" w15:done="0"/>
  <w15:commentEx w15:paraId="643A035D" w15:paraIdParent="4CCC5169" w15:done="0"/>
  <w15:commentEx w15:paraId="64329E6C" w15:done="1"/>
  <w15:commentEx w15:paraId="6D9BDA29" w15:paraIdParent="64329E6C" w15:done="1"/>
  <w15:commentEx w15:paraId="21D6472B" w15:done="1"/>
  <w15:commentEx w15:paraId="1F7586A0" w15:paraIdParent="21D6472B" w15:done="1"/>
  <w15:commentEx w15:paraId="0323A63D" w15:paraIdParent="21D6472B" w15:done="1"/>
  <w15:commentEx w15:paraId="0745F9A8" w15:done="0"/>
  <w15:commentEx w15:paraId="1AC24061" w15:done="0"/>
  <w15:commentEx w15:paraId="5DAC4E14" w15:paraIdParent="1AC24061" w15:done="0"/>
  <w15:commentEx w15:paraId="3733CE3B" w15:done="0"/>
  <w15:commentEx w15:paraId="16A0EC77" w15:done="0"/>
  <w15:commentEx w15:paraId="69A374DD" w15:done="0"/>
  <w15:commentEx w15:paraId="412B6C42" w15:done="1"/>
  <w15:commentEx w15:paraId="0612AA0A" w15:paraIdParent="412B6C42" w15:done="1"/>
  <w15:commentEx w15:paraId="4D6EBF45" w15:paraIdParent="412B6C4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CACD2A" w16cex:dateUtc="2026-09-28T09:03:00Z"/>
  <w16cex:commentExtensible w16cex:durableId="7F0382B7" w16cex:dateUtc="2026-09-29T16:01:00Z"/>
  <w16cex:commentExtensible w16cex:durableId="2AC054FC" w16cex:dateUtc="2026-09-29T16:09:00Z"/>
  <w16cex:commentExtensible w16cex:durableId="3CC10EA6" w16cex:dateUtc="2026-09-28T09:06:00Z"/>
  <w16cex:commentExtensible w16cex:durableId="3C9156C4" w16cex:dateUtc="2026-09-29T16:05:00Z"/>
  <w16cex:commentExtensible w16cex:durableId="520CE196" w16cex:dateUtc="2026-10-01T13:44:00Z"/>
  <w16cex:commentExtensible w16cex:durableId="3B8FBC82" w16cex:dateUtc="2026-10-01T17:51:00Z"/>
  <w16cex:commentExtensible w16cex:durableId="1C20B9B3" w16cex:dateUtc="2026-09-28T19:33:00Z"/>
  <w16cex:commentExtensible w16cex:durableId="67ACB8B6" w16cex:dateUtc="2026-09-28T19:55:00Z"/>
  <w16cex:commentExtensible w16cex:durableId="7A998124" w16cex:dateUtc="2026-09-28T19:34:00Z"/>
  <w16cex:commentExtensible w16cex:durableId="0D76023E" w16cex:dateUtc="2026-09-28T19:48:00Z"/>
  <w16cex:commentExtensible w16cex:durableId="6220445B" w16cex:dateUtc="2026-09-28T19:35:00Z"/>
  <w16cex:commentExtensible w16cex:durableId="4805F9B6" w16cex:dateUtc="2026-09-28T20:48:00Z"/>
  <w16cex:commentExtensible w16cex:durableId="52B9364A" w16cex:dateUtc="2026-09-28T20:38:00Z"/>
  <w16cex:commentExtensible w16cex:durableId="15C1A7D2" w16cex:dateUtc="2026-09-29T01:07:00Z"/>
  <w16cex:commentExtensible w16cex:durableId="26925A35" w16cex:dateUtc="2026-09-28T20:36:00Z"/>
  <w16cex:commentExtensible w16cex:durableId="6F715BC5" w16cex:dateUtc="2026-09-29T01:08:00Z"/>
  <w16cex:commentExtensible w16cex:durableId="6783AB88" w16cex:dateUtc="2026-09-28T20:27:00Z"/>
  <w16cex:commentExtensible w16cex:durableId="7841ABAB" w16cex:dateUtc="2026-09-28T20:32:00Z"/>
  <w16cex:commentExtensible w16cex:durableId="52461533" w16cex:dateUtc="2026-09-28T20:36:00Z"/>
  <w16cex:commentExtensible w16cex:durableId="38D3FF0B" w16cex:dateUtc="2026-09-28T23:16:00Z"/>
  <w16cex:commentExtensible w16cex:durableId="0166B1A1" w16cex:dateUtc="2026-09-28T20:39:00Z"/>
  <w16cex:commentExtensible w16cex:durableId="6D6F56BD" w16cex:dateUtc="2026-09-29T20:29:00Z"/>
  <w16cex:commentExtensible w16cex:durableId="351E62B7" w16cex:dateUtc="2026-09-28T23:22:00Z"/>
  <w16cex:commentExtensible w16cex:durableId="172BC002" w16cex:dateUtc="2026-09-29T01:08:00Z"/>
  <w16cex:commentExtensible w16cex:durableId="025F170B" w16cex:dateUtc="2026-09-29T01:11:00Z"/>
  <w16cex:commentExtensible w16cex:durableId="1ABEECCD" w16cex:dateUtc="2026-10-01T18:45:00Z"/>
  <w16cex:commentExtensible w16cex:durableId="215944D0" w16cex:dateUtc="2026-10-01T18:48:00Z"/>
  <w16cex:commentExtensible w16cex:durableId="3ABDBCF5" w16cex:dateUtc="2026-10-01T1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C66DB1" w16cid:durableId="55CACD2A"/>
  <w16cid:commentId w16cid:paraId="794E2599" w16cid:durableId="7F0382B7"/>
  <w16cid:commentId w16cid:paraId="6FC31055" w16cid:durableId="2AC054FC"/>
  <w16cid:commentId w16cid:paraId="7EF8C612" w16cid:durableId="3CC10EA6"/>
  <w16cid:commentId w16cid:paraId="54CDCF28" w16cid:durableId="3C9156C4"/>
  <w16cid:commentId w16cid:paraId="4A7E383B" w16cid:durableId="520CE196"/>
  <w16cid:commentId w16cid:paraId="06C97624" w16cid:durableId="3B8FBC82"/>
  <w16cid:commentId w16cid:paraId="34AC9FD6" w16cid:durableId="1C20B9B3"/>
  <w16cid:commentId w16cid:paraId="2FEB0075" w16cid:durableId="67ACB8B6"/>
  <w16cid:commentId w16cid:paraId="4D9132EF" w16cid:durableId="7A998124"/>
  <w16cid:commentId w16cid:paraId="41465E59" w16cid:durableId="0D76023E"/>
  <w16cid:commentId w16cid:paraId="32E0149B" w16cid:durableId="6220445B"/>
  <w16cid:commentId w16cid:paraId="6DC1DB5D" w16cid:durableId="4805F9B6"/>
  <w16cid:commentId w16cid:paraId="4CCC5169" w16cid:durableId="52B9364A"/>
  <w16cid:commentId w16cid:paraId="643A035D" w16cid:durableId="15C1A7D2"/>
  <w16cid:commentId w16cid:paraId="64329E6C" w16cid:durableId="26925A35"/>
  <w16cid:commentId w16cid:paraId="6D9BDA29" w16cid:durableId="6F715BC5"/>
  <w16cid:commentId w16cid:paraId="21D6472B" w16cid:durableId="6783AB88"/>
  <w16cid:commentId w16cid:paraId="1F7586A0" w16cid:durableId="7841ABAB"/>
  <w16cid:commentId w16cid:paraId="0323A63D" w16cid:durableId="52461533"/>
  <w16cid:commentId w16cid:paraId="0745F9A8" w16cid:durableId="38D3FF0B"/>
  <w16cid:commentId w16cid:paraId="1AC24061" w16cid:durableId="0166B1A1"/>
  <w16cid:commentId w16cid:paraId="5DAC4E14" w16cid:durableId="6D6F56BD"/>
  <w16cid:commentId w16cid:paraId="3733CE3B" w16cid:durableId="351E62B7"/>
  <w16cid:commentId w16cid:paraId="16A0EC77" w16cid:durableId="172BC002"/>
  <w16cid:commentId w16cid:paraId="69A374DD" w16cid:durableId="025F170B"/>
  <w16cid:commentId w16cid:paraId="412B6C42" w16cid:durableId="1ABEECCD"/>
  <w16cid:commentId w16cid:paraId="0612AA0A" w16cid:durableId="215944D0"/>
  <w16cid:commentId w16cid:paraId="4D6EBF45" w16cid:durableId="3ABDBC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E98F" w14:textId="77777777" w:rsidR="00FF771D" w:rsidRPr="00BD2C13" w:rsidRDefault="00FF771D" w:rsidP="008436BE">
      <w:pPr>
        <w:spacing w:before="0" w:after="0"/>
      </w:pPr>
      <w:r w:rsidRPr="00BD2C13">
        <w:separator/>
      </w:r>
    </w:p>
    <w:p w14:paraId="061814CE" w14:textId="77777777" w:rsidR="00FF771D" w:rsidRPr="00BD2C13" w:rsidRDefault="00FF771D"/>
    <w:p w14:paraId="64E2CE11" w14:textId="77777777" w:rsidR="00FF771D" w:rsidRPr="00BD2C13" w:rsidRDefault="00FF771D" w:rsidP="00590789"/>
  </w:endnote>
  <w:endnote w:type="continuationSeparator" w:id="0">
    <w:p w14:paraId="179661B7" w14:textId="77777777" w:rsidR="00FF771D" w:rsidRPr="00BD2C13" w:rsidRDefault="00FF771D" w:rsidP="008436BE">
      <w:pPr>
        <w:spacing w:before="0" w:after="0"/>
      </w:pPr>
      <w:r w:rsidRPr="00BD2C13">
        <w:continuationSeparator/>
      </w:r>
    </w:p>
    <w:p w14:paraId="7F2F74EE" w14:textId="77777777" w:rsidR="00FF771D" w:rsidRPr="00BD2C13" w:rsidRDefault="00FF771D"/>
    <w:p w14:paraId="5AA5CB4A" w14:textId="77777777" w:rsidR="00FF771D" w:rsidRPr="00BD2C13" w:rsidRDefault="00FF771D" w:rsidP="00590789"/>
  </w:endnote>
  <w:endnote w:type="continuationNotice" w:id="1">
    <w:p w14:paraId="0C127504" w14:textId="77777777" w:rsidR="00FF771D" w:rsidRPr="00BD2C13" w:rsidRDefault="00FF771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Cond XBd">
    <w:charset w:val="00"/>
    <w:family w:val="swiss"/>
    <w:pitch w:val="variable"/>
    <w:sig w:usb0="80000287" w:usb1="00000002"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D42B" w14:textId="77777777" w:rsidR="003D63E2" w:rsidRPr="00BD2C13" w:rsidRDefault="003D63E2" w:rsidP="008E41E2">
    <w:pPr>
      <w:pStyle w:val="Footer"/>
    </w:pPr>
    <w:r w:rsidRPr="00BD2C13">
      <w:br/>
      <w:t>Visa Debit Card Fraud Investigation &amp; Disposition SOP &amp; Process Flow</w:t>
    </w:r>
    <w:r w:rsidRPr="00BD2C13">
      <w:tab/>
    </w:r>
    <w:r w:rsidRPr="00BD2C13">
      <w:tab/>
    </w:r>
    <w:sdt>
      <w:sdtPr>
        <w:id w:val="-248203317"/>
        <w:docPartObj>
          <w:docPartGallery w:val="Page Numbers (Bottom of Page)"/>
          <w:docPartUnique/>
        </w:docPartObj>
      </w:sdtPr>
      <w:sdtEndPr/>
      <w:sdtContent>
        <w:r w:rsidRPr="00BD2C13">
          <w:fldChar w:fldCharType="begin"/>
        </w:r>
        <w:r w:rsidRPr="00BD2C13">
          <w:instrText xml:space="preserve"> PAGE   \* MERGEFORMAT </w:instrText>
        </w:r>
        <w:r w:rsidRPr="00BD2C13">
          <w:fldChar w:fldCharType="separate"/>
        </w:r>
        <w:r w:rsidRPr="00BD2C13">
          <w:t>i</w:t>
        </w:r>
        <w:r w:rsidRPr="00BD2C13">
          <w:fldChar w:fldCharType="end"/>
        </w:r>
      </w:sdtContent>
    </w:sdt>
  </w:p>
  <w:p w14:paraId="09D26D5C" w14:textId="77777777" w:rsidR="003D63E2" w:rsidRPr="00BD2C13" w:rsidRDefault="003D63E2" w:rsidP="008E41E2">
    <w:pPr>
      <w:pStyle w:val="Footer"/>
    </w:pPr>
  </w:p>
  <w:p w14:paraId="68BA1FF0" w14:textId="77777777" w:rsidR="003D63E2" w:rsidRPr="00BD2C13" w:rsidRDefault="003D63E2" w:rsidP="008E41E2">
    <w:pPr>
      <w:pStyle w:val="Footer"/>
    </w:pPr>
    <w:r w:rsidRPr="00BD2C13">
      <w:t xml:space="preserve">BlueShore Financial, </w:t>
    </w:r>
    <w:r w:rsidRPr="00BD2C13">
      <w:rPr>
        <w:rStyle w:val="ui-provider"/>
        <w:color w:val="999999"/>
        <w:sz w:val="14"/>
        <w:szCs w:val="14"/>
      </w:rPr>
      <w:t>GFCU Savings, Gulf &amp; Fraser, Interior Savings and North Peace Savings are trade names of Beem Credit Union.</w:t>
    </w:r>
  </w:p>
  <w:p w14:paraId="476818E6" w14:textId="77777777" w:rsidR="003D63E2" w:rsidRPr="00BD2C13" w:rsidRDefault="003D63E2" w:rsidP="008E4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126491B9" w14:textId="77777777" w:rsidTr="002161EB">
      <w:trPr>
        <w:trHeight w:val="300"/>
      </w:trPr>
      <w:tc>
        <w:tcPr>
          <w:tcW w:w="3120" w:type="dxa"/>
        </w:tcPr>
        <w:p w14:paraId="2797E824" w14:textId="77777777" w:rsidR="40947BD9" w:rsidRPr="00BD2C13" w:rsidRDefault="40947BD9" w:rsidP="002161EB">
          <w:pPr>
            <w:pStyle w:val="Header"/>
            <w:ind w:left="-115"/>
          </w:pPr>
        </w:p>
      </w:tc>
      <w:tc>
        <w:tcPr>
          <w:tcW w:w="3120" w:type="dxa"/>
        </w:tcPr>
        <w:p w14:paraId="09B17430" w14:textId="77777777" w:rsidR="40947BD9" w:rsidRPr="00BD2C13" w:rsidRDefault="40947BD9" w:rsidP="002161EB">
          <w:pPr>
            <w:pStyle w:val="Header"/>
            <w:jc w:val="center"/>
          </w:pPr>
        </w:p>
      </w:tc>
      <w:tc>
        <w:tcPr>
          <w:tcW w:w="3120" w:type="dxa"/>
        </w:tcPr>
        <w:p w14:paraId="77C3175F" w14:textId="77777777" w:rsidR="40947BD9" w:rsidRPr="00BD2C13" w:rsidRDefault="40947BD9" w:rsidP="002161EB">
          <w:pPr>
            <w:pStyle w:val="Header"/>
            <w:ind w:right="-115"/>
            <w:jc w:val="right"/>
          </w:pPr>
        </w:p>
      </w:tc>
    </w:tr>
  </w:tbl>
  <w:p w14:paraId="37372393" w14:textId="77777777" w:rsidR="00F3523B" w:rsidRPr="00BD2C13" w:rsidRDefault="00F352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BC47" w14:textId="481C1796" w:rsidR="00481226" w:rsidRPr="00BD2C13" w:rsidRDefault="00DC368D" w:rsidP="008E41E2">
    <w:pPr>
      <w:pStyle w:val="Footer"/>
    </w:pPr>
    <w:r w:rsidRPr="00BD2C13">
      <w:rPr>
        <w:noProof/>
      </w:rPr>
      <w:drawing>
        <wp:inline distT="0" distB="0" distL="0" distR="0" wp14:anchorId="4C64EE19" wp14:editId="74CF3E6D">
          <wp:extent cx="5974715" cy="12065"/>
          <wp:effectExtent l="0" t="0" r="0" b="0"/>
          <wp:docPr id="1115040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4715" cy="12065"/>
                  </a:xfrm>
                  <a:prstGeom prst="rect">
                    <a:avLst/>
                  </a:prstGeom>
                  <a:noFill/>
                </pic:spPr>
              </pic:pic>
            </a:graphicData>
          </a:graphic>
        </wp:inline>
      </w:drawing>
    </w:r>
    <w:r w:rsidR="00481226" w:rsidRPr="00BD2C13">
      <w:tab/>
    </w:r>
    <w:sdt>
      <w:sdtPr>
        <w:rPr>
          <w:rStyle w:val="BeemPageNumberChar"/>
          <w:sz w:val="18"/>
          <w:szCs w:val="18"/>
        </w:rPr>
        <w:id w:val="-1463039354"/>
        <w:docPartObj>
          <w:docPartGallery w:val="Page Numbers (Bottom of Page)"/>
          <w:docPartUnique/>
        </w:docPartObj>
      </w:sdtPr>
      <w:sdtEndPr>
        <w:rPr>
          <w:rStyle w:val="DefaultParagraphFont"/>
          <w:b w:val="0"/>
          <w:bCs w:val="0"/>
          <w:sz w:val="20"/>
          <w:szCs w:val="20"/>
        </w:rPr>
      </w:sdtEndPr>
      <w:sdtContent>
        <w:r w:rsidR="00481226" w:rsidRPr="00BD2C13">
          <w:rPr>
            <w:rStyle w:val="BeemPageNumberChar"/>
            <w:b w:val="0"/>
            <w:sz w:val="18"/>
            <w:szCs w:val="18"/>
          </w:rPr>
          <w:fldChar w:fldCharType="begin"/>
        </w:r>
        <w:r w:rsidR="00481226" w:rsidRPr="00BD2C13">
          <w:rPr>
            <w:rStyle w:val="BeemPageNumberChar"/>
            <w:b w:val="0"/>
            <w:sz w:val="18"/>
            <w:szCs w:val="18"/>
          </w:rPr>
          <w:instrText xml:space="preserve"> PAGE   \* MERGEFORMAT </w:instrText>
        </w:r>
        <w:r w:rsidR="00481226" w:rsidRPr="00BD2C13">
          <w:rPr>
            <w:rStyle w:val="BeemPageNumberChar"/>
            <w:b w:val="0"/>
            <w:sz w:val="18"/>
            <w:szCs w:val="18"/>
          </w:rPr>
          <w:fldChar w:fldCharType="separate"/>
        </w:r>
        <w:r w:rsidR="00481226" w:rsidRPr="00BD2C13">
          <w:rPr>
            <w:rStyle w:val="BeemPageNumberChar"/>
            <w:b w:val="0"/>
            <w:sz w:val="18"/>
            <w:szCs w:val="18"/>
          </w:rPr>
          <w:t>i</w:t>
        </w:r>
        <w:r w:rsidR="00481226" w:rsidRPr="00BD2C13">
          <w:rPr>
            <w:rStyle w:val="BeemPageNumberChar"/>
            <w:b w:val="0"/>
            <w:sz w:val="18"/>
            <w:szCs w:val="18"/>
          </w:rPr>
          <w:fldChar w:fldCharType="end"/>
        </w:r>
      </w:sdtContent>
    </w:sdt>
  </w:p>
  <w:p w14:paraId="2AE7BFAB" w14:textId="77777777" w:rsidR="00481226" w:rsidRPr="00BD2C13" w:rsidRDefault="00481226" w:rsidP="00474FAC">
    <w:pPr>
      <w:pStyle w:val="BeemFooter-BrandNames"/>
    </w:pPr>
    <w:r w:rsidRPr="00BD2C13">
      <w:t>BlueShore Financial, GFCU Savings, Gulf &amp; Fraser, Interior Savings and North Peace Savings are trade names of Beem Credit Union.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5F02B54B" w14:textId="77777777" w:rsidTr="002161EB">
      <w:trPr>
        <w:trHeight w:val="300"/>
      </w:trPr>
      <w:tc>
        <w:tcPr>
          <w:tcW w:w="3120" w:type="dxa"/>
        </w:tcPr>
        <w:p w14:paraId="74F7739C" w14:textId="77777777" w:rsidR="40947BD9" w:rsidRPr="00BD2C13" w:rsidRDefault="40947BD9" w:rsidP="002161EB">
          <w:pPr>
            <w:pStyle w:val="Header"/>
            <w:ind w:left="-115"/>
          </w:pPr>
        </w:p>
      </w:tc>
      <w:tc>
        <w:tcPr>
          <w:tcW w:w="3120" w:type="dxa"/>
        </w:tcPr>
        <w:p w14:paraId="541B10CC" w14:textId="77777777" w:rsidR="40947BD9" w:rsidRPr="00BD2C13" w:rsidRDefault="40947BD9" w:rsidP="002161EB">
          <w:pPr>
            <w:pStyle w:val="Header"/>
            <w:jc w:val="center"/>
          </w:pPr>
        </w:p>
      </w:tc>
      <w:tc>
        <w:tcPr>
          <w:tcW w:w="3120" w:type="dxa"/>
        </w:tcPr>
        <w:p w14:paraId="2D6035F5" w14:textId="77777777" w:rsidR="40947BD9" w:rsidRPr="00BD2C13" w:rsidRDefault="40947BD9" w:rsidP="002161EB">
          <w:pPr>
            <w:pStyle w:val="Header"/>
            <w:ind w:right="-115"/>
            <w:jc w:val="right"/>
          </w:pPr>
        </w:p>
      </w:tc>
    </w:tr>
  </w:tbl>
  <w:p w14:paraId="05F1EE6B" w14:textId="77777777" w:rsidR="00F3523B" w:rsidRPr="00BD2C13" w:rsidRDefault="00F352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4E2E7913" w14:textId="77777777" w:rsidTr="002161EB">
      <w:trPr>
        <w:trHeight w:val="300"/>
      </w:trPr>
      <w:tc>
        <w:tcPr>
          <w:tcW w:w="3120" w:type="dxa"/>
        </w:tcPr>
        <w:p w14:paraId="5F3FBA03" w14:textId="77777777" w:rsidR="40947BD9" w:rsidRPr="00BD2C13" w:rsidRDefault="40947BD9" w:rsidP="002161EB">
          <w:pPr>
            <w:pStyle w:val="Header"/>
            <w:ind w:left="-115"/>
          </w:pPr>
        </w:p>
      </w:tc>
      <w:tc>
        <w:tcPr>
          <w:tcW w:w="3120" w:type="dxa"/>
        </w:tcPr>
        <w:p w14:paraId="2ACFED18" w14:textId="77777777" w:rsidR="40947BD9" w:rsidRPr="00BD2C13" w:rsidRDefault="40947BD9" w:rsidP="002161EB">
          <w:pPr>
            <w:pStyle w:val="Header"/>
            <w:jc w:val="center"/>
          </w:pPr>
        </w:p>
      </w:tc>
      <w:tc>
        <w:tcPr>
          <w:tcW w:w="3120" w:type="dxa"/>
        </w:tcPr>
        <w:p w14:paraId="05C769B2" w14:textId="77777777" w:rsidR="40947BD9" w:rsidRPr="00BD2C13" w:rsidRDefault="40947BD9" w:rsidP="002161EB">
          <w:pPr>
            <w:pStyle w:val="Header"/>
            <w:ind w:right="-115"/>
            <w:jc w:val="right"/>
          </w:pPr>
        </w:p>
      </w:tc>
    </w:tr>
  </w:tbl>
  <w:p w14:paraId="67E7BC92" w14:textId="77777777" w:rsidR="00F3523B" w:rsidRPr="00BD2C13" w:rsidRDefault="00F352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7221D" w14:textId="77777777" w:rsidR="00FF771D" w:rsidRPr="00BD2C13" w:rsidRDefault="00FF771D" w:rsidP="00590789">
      <w:r w:rsidRPr="00BD2C13">
        <w:separator/>
      </w:r>
    </w:p>
  </w:footnote>
  <w:footnote w:type="continuationSeparator" w:id="0">
    <w:p w14:paraId="17994DB4" w14:textId="77777777" w:rsidR="00FF771D" w:rsidRPr="00BD2C13" w:rsidRDefault="00FF771D" w:rsidP="00590789">
      <w:r w:rsidRPr="00BD2C13">
        <w:continuationSeparator/>
      </w:r>
    </w:p>
  </w:footnote>
  <w:footnote w:type="continuationNotice" w:id="1">
    <w:p w14:paraId="07EDDDF1" w14:textId="77777777" w:rsidR="00FF771D" w:rsidRPr="00BD2C13" w:rsidRDefault="00FF771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0AD0" w14:textId="77777777" w:rsidR="003D63E2" w:rsidRPr="00BD2C13" w:rsidRDefault="003D63E2">
    <w:pPr>
      <w:pStyle w:val="Header"/>
    </w:pPr>
    <w:r w:rsidRPr="00BD2C13">
      <w:rPr>
        <w:rFonts w:eastAsiaTheme="majorEastAsia"/>
        <w:noProof/>
        <w:lang w:eastAsia="en-CA"/>
        <w14:ligatures w14:val="standardContextual"/>
      </w:rPr>
      <w:drawing>
        <wp:anchor distT="0" distB="0" distL="114300" distR="114300" simplePos="0" relativeHeight="251658241" behindDoc="1" locked="1" layoutInCell="1" allowOverlap="1" wp14:anchorId="5802C0A3" wp14:editId="7CA50BB2">
          <wp:simplePos x="0" y="0"/>
          <wp:positionH relativeFrom="page">
            <wp:posOffset>10510</wp:posOffset>
          </wp:positionH>
          <wp:positionV relativeFrom="page">
            <wp:align>top</wp:align>
          </wp:positionV>
          <wp:extent cx="7818120" cy="10113264"/>
          <wp:effectExtent l="0" t="0" r="0" b="2540"/>
          <wp:wrapNone/>
          <wp:docPr id="104596760"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1728" name="Picture 7"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8120" cy="10113264"/>
                  </a:xfrm>
                  <a:prstGeom prst="rect">
                    <a:avLst/>
                  </a:prstGeom>
                </pic:spPr>
              </pic:pic>
            </a:graphicData>
          </a:graphic>
          <wp14:sizeRelH relativeFrom="page">
            <wp14:pctWidth>0</wp14:pctWidth>
          </wp14:sizeRelH>
          <wp14:sizeRelV relativeFrom="page">
            <wp14:pctHeight>0</wp14:pctHeight>
          </wp14:sizeRelV>
        </wp:anchor>
      </w:drawing>
    </w:r>
    <w:r w:rsidRPr="00BD2C13">
      <w:rPr>
        <w:rFonts w:eastAsiaTheme="majorEastAsia"/>
        <w:noProof/>
        <w:lang w:eastAsia="en-CA"/>
      </w:rPr>
      <w:drawing>
        <wp:anchor distT="0" distB="0" distL="114300" distR="114300" simplePos="0" relativeHeight="251658242" behindDoc="0" locked="0" layoutInCell="1" allowOverlap="1" wp14:anchorId="62BEADBD" wp14:editId="481C1216">
          <wp:simplePos x="0" y="0"/>
          <wp:positionH relativeFrom="margin">
            <wp:posOffset>10067290</wp:posOffset>
          </wp:positionH>
          <wp:positionV relativeFrom="page">
            <wp:posOffset>8785860</wp:posOffset>
          </wp:positionV>
          <wp:extent cx="838212" cy="460194"/>
          <wp:effectExtent l="0" t="0" r="0" b="0"/>
          <wp:wrapNone/>
          <wp:docPr id="49148165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2"/>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443" w14:textId="77777777" w:rsidR="003D63E2" w:rsidRPr="00BD2C13" w:rsidRDefault="003D63E2" w:rsidP="000816D4">
    <w:pPr>
      <w:pStyle w:val="Header"/>
    </w:pPr>
    <w:r w:rsidRPr="00BD2C13">
      <w:rPr>
        <w:noProof/>
        <w14:ligatures w14:val="standardContextual"/>
      </w:rPr>
      <w:drawing>
        <wp:anchor distT="0" distB="0" distL="114300" distR="114300" simplePos="0" relativeHeight="251658243" behindDoc="1" locked="1" layoutInCell="1" allowOverlap="1" wp14:anchorId="77EEBB71" wp14:editId="1C99DC02">
          <wp:simplePos x="0" y="0"/>
          <wp:positionH relativeFrom="page">
            <wp:align>left</wp:align>
          </wp:positionH>
          <wp:positionV relativeFrom="page">
            <wp:align>bottom</wp:align>
          </wp:positionV>
          <wp:extent cx="7761605" cy="10039985"/>
          <wp:effectExtent l="0" t="0" r="0" b="0"/>
          <wp:wrapNone/>
          <wp:docPr id="1670158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6910"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1700" cy="1004011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83D8" w14:textId="77777777" w:rsidR="00481226" w:rsidRPr="00BD2C13" w:rsidRDefault="00EC3F53" w:rsidP="009F525E">
    <w:pPr>
      <w:pStyle w:val="Header"/>
      <w:ind w:left="-1440"/>
    </w:pPr>
    <w:r w:rsidRPr="00BD2C13">
      <w:rPr>
        <w:noProof/>
        <w:lang w:eastAsia="en-CA"/>
      </w:rPr>
      <w:drawing>
        <wp:anchor distT="0" distB="0" distL="114300" distR="114300" simplePos="0" relativeHeight="251658240" behindDoc="0" locked="0" layoutInCell="1" allowOverlap="1" wp14:anchorId="064A6ED4" wp14:editId="7DF0AFCF">
          <wp:simplePos x="0" y="0"/>
          <wp:positionH relativeFrom="margin">
            <wp:posOffset>5105400</wp:posOffset>
          </wp:positionH>
          <wp:positionV relativeFrom="page">
            <wp:posOffset>393436</wp:posOffset>
          </wp:positionV>
          <wp:extent cx="838200" cy="459740"/>
          <wp:effectExtent l="0" t="0" r="0" b="0"/>
          <wp:wrapNone/>
          <wp:docPr id="1814106950"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
                    <a:alphaModFix amt="35000"/>
                  </a:blip>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r w:rsidR="00481226" w:rsidRPr="00BD2C13">
      <w:rPr>
        <w:rFonts w:eastAsiaTheme="majorEastAsia"/>
        <w:noProof/>
        <w:lang w:eastAsia="en-CA"/>
      </w:rPr>
      <w:drawing>
        <wp:anchor distT="0" distB="0" distL="114300" distR="114300" simplePos="0" relativeHeight="251658244" behindDoc="0" locked="0" layoutInCell="1" allowOverlap="1" wp14:anchorId="72D9735A" wp14:editId="1B2B4ADE">
          <wp:simplePos x="0" y="0"/>
          <wp:positionH relativeFrom="margin">
            <wp:posOffset>10067290</wp:posOffset>
          </wp:positionH>
          <wp:positionV relativeFrom="page">
            <wp:posOffset>8785860</wp:posOffset>
          </wp:positionV>
          <wp:extent cx="838212" cy="460194"/>
          <wp:effectExtent l="0" t="0" r="0" b="0"/>
          <wp:wrapNone/>
          <wp:docPr id="112259587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1"/>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0D74"/>
    <w:multiLevelType w:val="multilevel"/>
    <w:tmpl w:val="17E04A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54E01"/>
    <w:multiLevelType w:val="multilevel"/>
    <w:tmpl w:val="A3F8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747AD"/>
    <w:multiLevelType w:val="multilevel"/>
    <w:tmpl w:val="A66609A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07FD2E4D"/>
    <w:multiLevelType w:val="hybridMultilevel"/>
    <w:tmpl w:val="D5780D76"/>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 w15:restartNumberingAfterBreak="0">
    <w:nsid w:val="0CCD581C"/>
    <w:multiLevelType w:val="multilevel"/>
    <w:tmpl w:val="D82473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0646D"/>
    <w:multiLevelType w:val="hybridMultilevel"/>
    <w:tmpl w:val="0E0C240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12C302E1"/>
    <w:multiLevelType w:val="multilevel"/>
    <w:tmpl w:val="A2E247A0"/>
    <w:lvl w:ilvl="0">
      <w:start w:val="1"/>
      <w:numFmt w:val="bullet"/>
      <w:lvlText w:val=""/>
      <w:lvlJc w:val="left"/>
      <w:pPr>
        <w:ind w:left="709" w:hanging="425"/>
      </w:pPr>
      <w:rPr>
        <w:rFonts w:ascii="Symbol" w:hAnsi="Symbol" w:hint="default"/>
      </w:rPr>
    </w:lvl>
    <w:lvl w:ilvl="1">
      <w:start w:val="1"/>
      <w:numFmt w:val="bullet"/>
      <w:lvlText w:val="o"/>
      <w:lvlJc w:val="left"/>
      <w:pPr>
        <w:ind w:left="1276" w:hanging="425"/>
      </w:pPr>
      <w:rPr>
        <w:rFonts w:ascii="Courier New" w:hAnsi="Courier New" w:cs="Courier New" w:hint="default"/>
      </w:rPr>
    </w:lvl>
    <w:lvl w:ilvl="2">
      <w:start w:val="1"/>
      <w:numFmt w:val="bullet"/>
      <w:lvlText w:val=""/>
      <w:lvlJc w:val="left"/>
      <w:pPr>
        <w:ind w:left="1843" w:hanging="425"/>
      </w:pPr>
      <w:rPr>
        <w:rFonts w:ascii="Wingdings" w:hAnsi="Wingdings" w:hint="default"/>
      </w:rPr>
    </w:lvl>
    <w:lvl w:ilvl="3">
      <w:start w:val="1"/>
      <w:numFmt w:val="bullet"/>
      <w:lvlText w:val=""/>
      <w:lvlJc w:val="left"/>
      <w:pPr>
        <w:ind w:left="2410" w:hanging="425"/>
      </w:pPr>
      <w:rPr>
        <w:rFonts w:ascii="Symbol" w:hAnsi="Symbol" w:hint="default"/>
      </w:rPr>
    </w:lvl>
    <w:lvl w:ilvl="4">
      <w:start w:val="1"/>
      <w:numFmt w:val="bullet"/>
      <w:lvlText w:val="o"/>
      <w:lvlJc w:val="left"/>
      <w:pPr>
        <w:ind w:left="2977" w:hanging="425"/>
      </w:pPr>
      <w:rPr>
        <w:rFonts w:ascii="Courier New" w:hAnsi="Courier New" w:cs="Courier New" w:hint="default"/>
      </w:rPr>
    </w:lvl>
    <w:lvl w:ilvl="5">
      <w:start w:val="1"/>
      <w:numFmt w:val="bullet"/>
      <w:lvlText w:val=""/>
      <w:lvlJc w:val="left"/>
      <w:pPr>
        <w:ind w:left="3544" w:hanging="425"/>
      </w:pPr>
      <w:rPr>
        <w:rFonts w:ascii="Wingdings" w:hAnsi="Wingdings" w:hint="default"/>
      </w:rPr>
    </w:lvl>
    <w:lvl w:ilvl="6">
      <w:start w:val="1"/>
      <w:numFmt w:val="bullet"/>
      <w:lvlText w:val=""/>
      <w:lvlJc w:val="left"/>
      <w:pPr>
        <w:ind w:left="4111" w:hanging="425"/>
      </w:pPr>
      <w:rPr>
        <w:rFonts w:ascii="Symbol" w:hAnsi="Symbol" w:hint="default"/>
      </w:rPr>
    </w:lvl>
    <w:lvl w:ilvl="7">
      <w:start w:val="1"/>
      <w:numFmt w:val="bullet"/>
      <w:lvlText w:val="o"/>
      <w:lvlJc w:val="left"/>
      <w:pPr>
        <w:ind w:left="4678" w:hanging="425"/>
      </w:pPr>
      <w:rPr>
        <w:rFonts w:ascii="Courier New" w:hAnsi="Courier New" w:cs="Courier New" w:hint="default"/>
      </w:rPr>
    </w:lvl>
    <w:lvl w:ilvl="8">
      <w:start w:val="1"/>
      <w:numFmt w:val="bullet"/>
      <w:lvlText w:val=""/>
      <w:lvlJc w:val="left"/>
      <w:pPr>
        <w:ind w:left="5245" w:hanging="425"/>
      </w:pPr>
      <w:rPr>
        <w:rFonts w:ascii="Wingdings" w:hAnsi="Wingdings" w:hint="default"/>
      </w:rPr>
    </w:lvl>
  </w:abstractNum>
  <w:abstractNum w:abstractNumId="7" w15:restartNumberingAfterBreak="0">
    <w:nsid w:val="13154AA7"/>
    <w:multiLevelType w:val="hybridMultilevel"/>
    <w:tmpl w:val="C47ED218"/>
    <w:lvl w:ilvl="0" w:tplc="0EBA5FE2">
      <w:start w:val="1"/>
      <w:numFmt w:val="decimal"/>
      <w:lvlText w:val="%1.1"/>
      <w:lvlJc w:val="left"/>
      <w:pPr>
        <w:ind w:left="3620" w:hanging="360"/>
      </w:pPr>
      <w:rPr>
        <w:rFonts w:ascii="Gill Sans Nova Cond XBd" w:hAnsi="Gill Sans Nova Cond XBd" w:hint="default"/>
        <w:b/>
        <w:bCs w:val="0"/>
        <w:i w:val="0"/>
        <w:caps w:val="0"/>
        <w:color w:val="9B40EA"/>
        <w:sz w:val="48"/>
        <w:szCs w:val="48"/>
        <w:u w:color="0072AE"/>
      </w:rPr>
    </w:lvl>
    <w:lvl w:ilvl="1" w:tplc="04090019" w:tentative="1">
      <w:start w:val="1"/>
      <w:numFmt w:val="lowerLetter"/>
      <w:lvlText w:val="%2."/>
      <w:lvlJc w:val="left"/>
      <w:pPr>
        <w:ind w:left="4340" w:hanging="360"/>
      </w:pPr>
    </w:lvl>
    <w:lvl w:ilvl="2" w:tplc="0409001B" w:tentative="1">
      <w:start w:val="1"/>
      <w:numFmt w:val="lowerRoman"/>
      <w:lvlText w:val="%3."/>
      <w:lvlJc w:val="right"/>
      <w:pPr>
        <w:ind w:left="5060" w:hanging="180"/>
      </w:pPr>
    </w:lvl>
    <w:lvl w:ilvl="3" w:tplc="0409000F" w:tentative="1">
      <w:start w:val="1"/>
      <w:numFmt w:val="decimal"/>
      <w:lvlText w:val="%4."/>
      <w:lvlJc w:val="left"/>
      <w:pPr>
        <w:ind w:left="5780" w:hanging="360"/>
      </w:pPr>
    </w:lvl>
    <w:lvl w:ilvl="4" w:tplc="04090019" w:tentative="1">
      <w:start w:val="1"/>
      <w:numFmt w:val="lowerLetter"/>
      <w:lvlText w:val="%5."/>
      <w:lvlJc w:val="left"/>
      <w:pPr>
        <w:ind w:left="6500" w:hanging="360"/>
      </w:pPr>
    </w:lvl>
    <w:lvl w:ilvl="5" w:tplc="0409001B" w:tentative="1">
      <w:start w:val="1"/>
      <w:numFmt w:val="lowerRoman"/>
      <w:lvlText w:val="%6."/>
      <w:lvlJc w:val="right"/>
      <w:pPr>
        <w:ind w:left="7220" w:hanging="180"/>
      </w:pPr>
    </w:lvl>
    <w:lvl w:ilvl="6" w:tplc="0409000F" w:tentative="1">
      <w:start w:val="1"/>
      <w:numFmt w:val="decimal"/>
      <w:lvlText w:val="%7."/>
      <w:lvlJc w:val="left"/>
      <w:pPr>
        <w:ind w:left="7940" w:hanging="360"/>
      </w:pPr>
    </w:lvl>
    <w:lvl w:ilvl="7" w:tplc="04090019" w:tentative="1">
      <w:start w:val="1"/>
      <w:numFmt w:val="lowerLetter"/>
      <w:lvlText w:val="%8."/>
      <w:lvlJc w:val="left"/>
      <w:pPr>
        <w:ind w:left="8660" w:hanging="360"/>
      </w:pPr>
    </w:lvl>
    <w:lvl w:ilvl="8" w:tplc="0409001B" w:tentative="1">
      <w:start w:val="1"/>
      <w:numFmt w:val="lowerRoman"/>
      <w:lvlText w:val="%9."/>
      <w:lvlJc w:val="right"/>
      <w:pPr>
        <w:ind w:left="9380" w:hanging="180"/>
      </w:pPr>
    </w:lvl>
  </w:abstractNum>
  <w:abstractNum w:abstractNumId="8" w15:restartNumberingAfterBreak="0">
    <w:nsid w:val="13957737"/>
    <w:multiLevelType w:val="multilevel"/>
    <w:tmpl w:val="9E02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3345EC"/>
    <w:multiLevelType w:val="hybridMultilevel"/>
    <w:tmpl w:val="75CC79D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181B7369"/>
    <w:multiLevelType w:val="multilevel"/>
    <w:tmpl w:val="B13A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B590C"/>
    <w:multiLevelType w:val="multilevel"/>
    <w:tmpl w:val="AEFE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F3402"/>
    <w:multiLevelType w:val="multilevel"/>
    <w:tmpl w:val="F5E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64C91"/>
    <w:multiLevelType w:val="multilevel"/>
    <w:tmpl w:val="4078A8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7765B5"/>
    <w:multiLevelType w:val="hybridMultilevel"/>
    <w:tmpl w:val="24C4D434"/>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5" w15:restartNumberingAfterBreak="0">
    <w:nsid w:val="2D7F09FA"/>
    <w:multiLevelType w:val="multilevel"/>
    <w:tmpl w:val="AB6E4D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204" w:hanging="204"/>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3237" w:hanging="357"/>
      </w:pPr>
      <w:rPr>
        <w:rFonts w:hint="default"/>
      </w:rPr>
    </w:lvl>
    <w:lvl w:ilvl="5">
      <w:start w:val="1"/>
      <w:numFmt w:val="lowerRoman"/>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lowerLetter"/>
      <w:lvlText w:val="%8."/>
      <w:lvlJc w:val="left"/>
      <w:pPr>
        <w:ind w:left="5397" w:hanging="357"/>
      </w:pPr>
      <w:rPr>
        <w:rFonts w:hint="default"/>
      </w:rPr>
    </w:lvl>
    <w:lvl w:ilvl="8">
      <w:start w:val="1"/>
      <w:numFmt w:val="lowerRoman"/>
      <w:lvlText w:val="%9."/>
      <w:lvlJc w:val="right"/>
      <w:pPr>
        <w:ind w:left="6117" w:hanging="357"/>
      </w:pPr>
      <w:rPr>
        <w:rFonts w:hint="default"/>
      </w:rPr>
    </w:lvl>
  </w:abstractNum>
  <w:abstractNum w:abstractNumId="16" w15:restartNumberingAfterBreak="0">
    <w:nsid w:val="334A4BE4"/>
    <w:multiLevelType w:val="multilevel"/>
    <w:tmpl w:val="813C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BB53B9"/>
    <w:multiLevelType w:val="multilevel"/>
    <w:tmpl w:val="6170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15525"/>
    <w:multiLevelType w:val="hybridMultilevel"/>
    <w:tmpl w:val="44D64DA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7A029AA"/>
    <w:multiLevelType w:val="hybridMultilevel"/>
    <w:tmpl w:val="F7D0A45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3E230454"/>
    <w:multiLevelType w:val="hybridMultilevel"/>
    <w:tmpl w:val="E244C5FA"/>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EE92627"/>
    <w:multiLevelType w:val="hybridMultilevel"/>
    <w:tmpl w:val="68B6AF1A"/>
    <w:lvl w:ilvl="0" w:tplc="89D8B5D8">
      <w:start w:val="1"/>
      <w:numFmt w:val="decimal"/>
      <w:lvlText w:val="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BB105F"/>
    <w:multiLevelType w:val="hybridMultilevel"/>
    <w:tmpl w:val="42DA136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16C002D"/>
    <w:multiLevelType w:val="multilevel"/>
    <w:tmpl w:val="B0ECEB5C"/>
    <w:lvl w:ilvl="0">
      <w:start w:val="1"/>
      <w:numFmt w:val="none"/>
      <w:lvlText w:val="1."/>
      <w:lvlJc w:val="left"/>
      <w:pPr>
        <w:ind w:left="709" w:hanging="425"/>
      </w:pPr>
      <w:rPr>
        <w:rFonts w:hint="default"/>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24" w15:restartNumberingAfterBreak="0">
    <w:nsid w:val="42877325"/>
    <w:multiLevelType w:val="multilevel"/>
    <w:tmpl w:val="17E04A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EA0AB7"/>
    <w:multiLevelType w:val="hybridMultilevel"/>
    <w:tmpl w:val="A63863AC"/>
    <w:lvl w:ilvl="0" w:tplc="22C65CC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574DF6"/>
    <w:multiLevelType w:val="hybridMultilevel"/>
    <w:tmpl w:val="374CBD2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46920DF1"/>
    <w:multiLevelType w:val="multilevel"/>
    <w:tmpl w:val="32F07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50045D"/>
    <w:multiLevelType w:val="multilevel"/>
    <w:tmpl w:val="A41C4B3A"/>
    <w:lvl w:ilvl="0">
      <w:start w:val="1"/>
      <w:numFmt w:val="none"/>
      <w:lvlText w:val="1."/>
      <w:lvlJc w:val="left"/>
      <w:pPr>
        <w:ind w:left="709" w:hanging="425"/>
      </w:pPr>
      <w:rPr>
        <w:rFonts w:hint="default"/>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29" w15:restartNumberingAfterBreak="0">
    <w:nsid w:val="49614953"/>
    <w:multiLevelType w:val="multilevel"/>
    <w:tmpl w:val="8416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A7077B7"/>
    <w:multiLevelType w:val="hybridMultilevel"/>
    <w:tmpl w:val="71CE5FCC"/>
    <w:lvl w:ilvl="0" w:tplc="F7B4588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744051"/>
    <w:multiLevelType w:val="multilevel"/>
    <w:tmpl w:val="26D66A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8B2034"/>
    <w:multiLevelType w:val="hybridMultilevel"/>
    <w:tmpl w:val="3B2C5F0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3" w15:restartNumberingAfterBreak="0">
    <w:nsid w:val="531D420E"/>
    <w:multiLevelType w:val="hybridMultilevel"/>
    <w:tmpl w:val="8EC4799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4" w15:restartNumberingAfterBreak="0">
    <w:nsid w:val="53CC70A8"/>
    <w:multiLevelType w:val="hybridMultilevel"/>
    <w:tmpl w:val="060C474A"/>
    <w:lvl w:ilvl="0" w:tplc="10090001">
      <w:start w:val="1"/>
      <w:numFmt w:val="bullet"/>
      <w:lvlText w:val=""/>
      <w:lvlJc w:val="left"/>
      <w:pPr>
        <w:ind w:left="360" w:hanging="360"/>
      </w:pPr>
      <w:rPr>
        <w:rFonts w:ascii="Symbol" w:hAnsi="Symbol" w:hint="default"/>
      </w:rPr>
    </w:lvl>
    <w:lvl w:ilvl="1" w:tplc="EA988FC4">
      <w:start w:val="5"/>
      <w:numFmt w:val="bullet"/>
      <w:lvlText w:val="•"/>
      <w:lvlJc w:val="left"/>
      <w:pPr>
        <w:ind w:left="1080" w:hanging="360"/>
      </w:pPr>
      <w:rPr>
        <w:rFonts w:ascii="Aptos" w:eastAsia="Times New Roman" w:hAnsi="Aptos" w:cs="Times New Roman"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5" w15:restartNumberingAfterBreak="0">
    <w:nsid w:val="5471319D"/>
    <w:multiLevelType w:val="multilevel"/>
    <w:tmpl w:val="9ECED426"/>
    <w:lvl w:ilvl="0">
      <w:start w:val="1"/>
      <w:numFmt w:val="decimal"/>
      <w:pStyle w:val="Numberlist"/>
      <w:lvlText w:val="%1."/>
      <w:lvlJc w:val="left"/>
      <w:pPr>
        <w:ind w:left="644" w:hanging="360"/>
      </w:pPr>
      <w:rPr>
        <w:rFonts w:ascii="Aptos" w:hAnsi="Aptos" w:hint="default"/>
        <w:caps w:val="0"/>
        <w:sz w:val="20"/>
        <w:u w:color="0072AE"/>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36" w15:restartNumberingAfterBreak="0">
    <w:nsid w:val="54EE7F77"/>
    <w:multiLevelType w:val="multilevel"/>
    <w:tmpl w:val="91D8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63645F"/>
    <w:multiLevelType w:val="multilevel"/>
    <w:tmpl w:val="AC48F74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9A16B3"/>
    <w:multiLevelType w:val="hybridMultilevel"/>
    <w:tmpl w:val="1C902DE0"/>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9" w15:restartNumberingAfterBreak="0">
    <w:nsid w:val="5964108D"/>
    <w:multiLevelType w:val="hybridMultilevel"/>
    <w:tmpl w:val="B06CB4C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566349"/>
    <w:multiLevelType w:val="multilevel"/>
    <w:tmpl w:val="A41C4B3A"/>
    <w:lvl w:ilvl="0">
      <w:start w:val="1"/>
      <w:numFmt w:val="none"/>
      <w:lvlText w:val="1."/>
      <w:lvlJc w:val="left"/>
      <w:pPr>
        <w:ind w:left="709" w:hanging="425"/>
      </w:pPr>
      <w:rPr>
        <w:rFonts w:hint="default"/>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41" w15:restartNumberingAfterBreak="0">
    <w:nsid w:val="5E0B0FD9"/>
    <w:multiLevelType w:val="multilevel"/>
    <w:tmpl w:val="3AB0F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AE4291"/>
    <w:multiLevelType w:val="hybridMultilevel"/>
    <w:tmpl w:val="67C8EE76"/>
    <w:lvl w:ilvl="0" w:tplc="10090001">
      <w:start w:val="1"/>
      <w:numFmt w:val="bullet"/>
      <w:lvlText w:val=""/>
      <w:lvlJc w:val="left"/>
      <w:pPr>
        <w:ind w:left="360" w:hanging="360"/>
      </w:pPr>
      <w:rPr>
        <w:rFonts w:ascii="Symbol" w:hAnsi="Symbol" w:hint="default"/>
      </w:rPr>
    </w:lvl>
    <w:lvl w:ilvl="1" w:tplc="BF00E588">
      <w:start w:val="5"/>
      <w:numFmt w:val="bullet"/>
      <w:lvlText w:val="•"/>
      <w:lvlJc w:val="left"/>
      <w:pPr>
        <w:ind w:left="1080" w:hanging="360"/>
      </w:pPr>
      <w:rPr>
        <w:rFonts w:ascii="Aptos" w:eastAsia="Times New Roman" w:hAnsi="Aptos" w:cs="Times New Roman"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3" w15:restartNumberingAfterBreak="0">
    <w:nsid w:val="68072630"/>
    <w:multiLevelType w:val="multilevel"/>
    <w:tmpl w:val="AC48F74A"/>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4" w15:restartNumberingAfterBreak="0">
    <w:nsid w:val="6C913895"/>
    <w:multiLevelType w:val="hybridMultilevel"/>
    <w:tmpl w:val="C84475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703D3491"/>
    <w:multiLevelType w:val="multilevel"/>
    <w:tmpl w:val="5F9677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0348DF"/>
    <w:multiLevelType w:val="hybridMultilevel"/>
    <w:tmpl w:val="95E4BEA4"/>
    <w:lvl w:ilvl="0" w:tplc="479A54C2">
      <w:start w:val="1"/>
      <w:numFmt w:val="bullet"/>
      <w:lvlText w:val=""/>
      <w:lvlJc w:val="left"/>
      <w:pPr>
        <w:ind w:left="1721" w:hanging="360"/>
      </w:pPr>
      <w:rPr>
        <w:rFonts w:ascii="Symbol" w:hAnsi="Symbol" w:hint="default"/>
      </w:rPr>
    </w:lvl>
    <w:lvl w:ilvl="1" w:tplc="04090003">
      <w:start w:val="1"/>
      <w:numFmt w:val="bullet"/>
      <w:lvlText w:val="o"/>
      <w:lvlJc w:val="left"/>
      <w:pPr>
        <w:ind w:left="2084" w:hanging="360"/>
      </w:pPr>
      <w:rPr>
        <w:rFonts w:ascii="Courier New" w:hAnsi="Courier New" w:cs="Courier New" w:hint="default"/>
      </w:rPr>
    </w:lvl>
    <w:lvl w:ilvl="2" w:tplc="04090005">
      <w:start w:val="1"/>
      <w:numFmt w:val="bullet"/>
      <w:lvlText w:val=""/>
      <w:lvlJc w:val="left"/>
      <w:pPr>
        <w:ind w:left="2804" w:hanging="360"/>
      </w:pPr>
      <w:rPr>
        <w:rFonts w:ascii="Wingdings" w:hAnsi="Wingdings" w:hint="default"/>
      </w:rPr>
    </w:lvl>
    <w:lvl w:ilvl="3" w:tplc="04090001">
      <w:start w:val="1"/>
      <w:numFmt w:val="bullet"/>
      <w:lvlText w:val=""/>
      <w:lvlJc w:val="left"/>
      <w:pPr>
        <w:ind w:left="3524" w:hanging="360"/>
      </w:pPr>
      <w:rPr>
        <w:rFonts w:ascii="Symbol" w:hAnsi="Symbol" w:hint="default"/>
      </w:rPr>
    </w:lvl>
    <w:lvl w:ilvl="4" w:tplc="04090003">
      <w:start w:val="1"/>
      <w:numFmt w:val="bullet"/>
      <w:lvlText w:val="o"/>
      <w:lvlJc w:val="left"/>
      <w:pPr>
        <w:ind w:left="4244" w:hanging="360"/>
      </w:pPr>
      <w:rPr>
        <w:rFonts w:ascii="Courier New" w:hAnsi="Courier New" w:cs="Courier New" w:hint="default"/>
      </w:rPr>
    </w:lvl>
    <w:lvl w:ilvl="5" w:tplc="04090005">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47" w15:restartNumberingAfterBreak="0">
    <w:nsid w:val="710B06DE"/>
    <w:multiLevelType w:val="multilevel"/>
    <w:tmpl w:val="426CA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3932DC"/>
    <w:multiLevelType w:val="multilevel"/>
    <w:tmpl w:val="9C944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14166C"/>
    <w:multiLevelType w:val="multilevel"/>
    <w:tmpl w:val="D548CB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1273D5"/>
    <w:multiLevelType w:val="multilevel"/>
    <w:tmpl w:val="366ACF70"/>
    <w:lvl w:ilvl="0">
      <w:start w:val="1"/>
      <w:numFmt w:val="decimal"/>
      <w:lvlText w:val="%1."/>
      <w:lvlJc w:val="left"/>
      <w:pPr>
        <w:ind w:left="709" w:hanging="425"/>
      </w:pPr>
      <w:rPr>
        <w:rFonts w:hint="default"/>
      </w:rPr>
    </w:lvl>
    <w:lvl w:ilvl="1">
      <w:start w:val="1"/>
      <w:numFmt w:val="bullet"/>
      <w:lvlText w:val="o"/>
      <w:lvlJc w:val="left"/>
      <w:pPr>
        <w:ind w:left="1276" w:hanging="425"/>
      </w:pPr>
      <w:rPr>
        <w:rFonts w:ascii="Courier New" w:hAnsi="Courier New" w:cs="Courier New" w:hint="default"/>
      </w:rPr>
    </w:lvl>
    <w:lvl w:ilvl="2">
      <w:start w:val="1"/>
      <w:numFmt w:val="bullet"/>
      <w:lvlText w:val=""/>
      <w:lvlJc w:val="left"/>
      <w:pPr>
        <w:ind w:left="1843" w:hanging="425"/>
      </w:pPr>
      <w:rPr>
        <w:rFonts w:ascii="Wingdings" w:hAnsi="Wingdings" w:hint="default"/>
      </w:rPr>
    </w:lvl>
    <w:lvl w:ilvl="3">
      <w:start w:val="1"/>
      <w:numFmt w:val="bullet"/>
      <w:lvlText w:val=""/>
      <w:lvlJc w:val="left"/>
      <w:pPr>
        <w:ind w:left="2410" w:hanging="425"/>
      </w:pPr>
      <w:rPr>
        <w:rFonts w:ascii="Symbol" w:hAnsi="Symbol" w:hint="default"/>
      </w:rPr>
    </w:lvl>
    <w:lvl w:ilvl="4">
      <w:start w:val="1"/>
      <w:numFmt w:val="bullet"/>
      <w:lvlText w:val="o"/>
      <w:lvlJc w:val="left"/>
      <w:pPr>
        <w:ind w:left="2977" w:hanging="425"/>
      </w:pPr>
      <w:rPr>
        <w:rFonts w:ascii="Courier New" w:hAnsi="Courier New" w:cs="Courier New" w:hint="default"/>
      </w:rPr>
    </w:lvl>
    <w:lvl w:ilvl="5">
      <w:start w:val="1"/>
      <w:numFmt w:val="bullet"/>
      <w:lvlText w:val=""/>
      <w:lvlJc w:val="left"/>
      <w:pPr>
        <w:ind w:left="3544" w:hanging="425"/>
      </w:pPr>
      <w:rPr>
        <w:rFonts w:ascii="Wingdings" w:hAnsi="Wingdings" w:hint="default"/>
      </w:rPr>
    </w:lvl>
    <w:lvl w:ilvl="6">
      <w:start w:val="1"/>
      <w:numFmt w:val="bullet"/>
      <w:lvlText w:val=""/>
      <w:lvlJc w:val="left"/>
      <w:pPr>
        <w:ind w:left="4111" w:hanging="425"/>
      </w:pPr>
      <w:rPr>
        <w:rFonts w:ascii="Symbol" w:hAnsi="Symbol" w:hint="default"/>
      </w:rPr>
    </w:lvl>
    <w:lvl w:ilvl="7">
      <w:start w:val="1"/>
      <w:numFmt w:val="bullet"/>
      <w:lvlText w:val="o"/>
      <w:lvlJc w:val="left"/>
      <w:pPr>
        <w:ind w:left="4678" w:hanging="425"/>
      </w:pPr>
      <w:rPr>
        <w:rFonts w:ascii="Courier New" w:hAnsi="Courier New" w:cs="Courier New" w:hint="default"/>
      </w:rPr>
    </w:lvl>
    <w:lvl w:ilvl="8">
      <w:start w:val="1"/>
      <w:numFmt w:val="bullet"/>
      <w:lvlText w:val=""/>
      <w:lvlJc w:val="left"/>
      <w:pPr>
        <w:ind w:left="5245" w:hanging="425"/>
      </w:pPr>
      <w:rPr>
        <w:rFonts w:ascii="Wingdings" w:hAnsi="Wingdings" w:hint="default"/>
      </w:rPr>
    </w:lvl>
  </w:abstractNum>
  <w:abstractNum w:abstractNumId="51" w15:restartNumberingAfterBreak="0">
    <w:nsid w:val="7B2B734C"/>
    <w:multiLevelType w:val="multilevel"/>
    <w:tmpl w:val="26D66A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4416286">
    <w:abstractNumId w:val="38"/>
  </w:num>
  <w:num w:numId="2" w16cid:durableId="1180697957">
    <w:abstractNumId w:val="14"/>
  </w:num>
  <w:num w:numId="3" w16cid:durableId="1218778062">
    <w:abstractNumId w:val="3"/>
  </w:num>
  <w:num w:numId="4" w16cid:durableId="1427533483">
    <w:abstractNumId w:val="39"/>
  </w:num>
  <w:num w:numId="5" w16cid:durableId="189035383">
    <w:abstractNumId w:val="46"/>
  </w:num>
  <w:num w:numId="6" w16cid:durableId="1452506088">
    <w:abstractNumId w:val="25"/>
  </w:num>
  <w:num w:numId="7" w16cid:durableId="1479609962">
    <w:abstractNumId w:val="15"/>
  </w:num>
  <w:num w:numId="8" w16cid:durableId="247154846">
    <w:abstractNumId w:val="7"/>
  </w:num>
  <w:num w:numId="9" w16cid:durableId="115954925">
    <w:abstractNumId w:val="30"/>
  </w:num>
  <w:num w:numId="10" w16cid:durableId="1647054226">
    <w:abstractNumId w:val="21"/>
  </w:num>
  <w:num w:numId="11" w16cid:durableId="815416367">
    <w:abstractNumId w:val="6"/>
  </w:num>
  <w:num w:numId="12" w16cid:durableId="2116631990">
    <w:abstractNumId w:val="6"/>
  </w:num>
  <w:num w:numId="13" w16cid:durableId="1338539573">
    <w:abstractNumId w:val="6"/>
    <w:lvlOverride w:ilvl="0">
      <w:lvl w:ilvl="0">
        <w:start w:val="1"/>
        <w:numFmt w:val="none"/>
        <w:lvlText w:val="1."/>
        <w:lvlJc w:val="left"/>
        <w:pPr>
          <w:ind w:left="709" w:hanging="425"/>
        </w:pPr>
        <w:rPr>
          <w:rFonts w:hint="default"/>
        </w:rPr>
      </w:lvl>
    </w:lvlOverride>
    <w:lvlOverride w:ilvl="1">
      <w:lvl w:ilvl="1">
        <w:start w:val="1"/>
        <w:numFmt w:val="lowerLetter"/>
        <w:lvlText w:val="%2."/>
        <w:lvlJc w:val="left"/>
        <w:pPr>
          <w:ind w:left="1276" w:hanging="425"/>
        </w:pPr>
        <w:rPr>
          <w:rFonts w:hint="default"/>
        </w:rPr>
      </w:lvl>
    </w:lvlOverride>
    <w:lvlOverride w:ilvl="2">
      <w:lvl w:ilvl="2">
        <w:start w:val="1"/>
        <w:numFmt w:val="lowerRoman"/>
        <w:lvlText w:val="%3."/>
        <w:lvlJc w:val="left"/>
        <w:pPr>
          <w:ind w:left="1843" w:hanging="425"/>
        </w:pPr>
        <w:rPr>
          <w:rFonts w:hint="default"/>
        </w:rPr>
      </w:lvl>
    </w:lvlOverride>
    <w:lvlOverride w:ilvl="3">
      <w:lvl w:ilvl="3">
        <w:start w:val="1"/>
        <w:numFmt w:val="decimal"/>
        <w:lvlText w:val="%4."/>
        <w:lvlJc w:val="left"/>
        <w:pPr>
          <w:ind w:left="2410" w:hanging="425"/>
        </w:pPr>
        <w:rPr>
          <w:rFonts w:hint="default"/>
        </w:rPr>
      </w:lvl>
    </w:lvlOverride>
    <w:lvlOverride w:ilvl="4">
      <w:lvl w:ilvl="4">
        <w:start w:val="1"/>
        <w:numFmt w:val="lowerLetter"/>
        <w:lvlText w:val="%5."/>
        <w:lvlJc w:val="left"/>
        <w:pPr>
          <w:ind w:left="2977" w:hanging="425"/>
        </w:pPr>
        <w:rPr>
          <w:rFonts w:hint="default"/>
        </w:rPr>
      </w:lvl>
    </w:lvlOverride>
    <w:lvlOverride w:ilvl="5">
      <w:lvl w:ilvl="5">
        <w:start w:val="1"/>
        <w:numFmt w:val="lowerRoman"/>
        <w:lvlText w:val="%6."/>
        <w:lvlJc w:val="left"/>
        <w:pPr>
          <w:ind w:left="3544" w:hanging="425"/>
        </w:pPr>
        <w:rPr>
          <w:rFonts w:hint="default"/>
        </w:rPr>
      </w:lvl>
    </w:lvlOverride>
    <w:lvlOverride w:ilvl="6">
      <w:lvl w:ilvl="6">
        <w:start w:val="1"/>
        <w:numFmt w:val="decimal"/>
        <w:lvlText w:val="%7."/>
        <w:lvlJc w:val="left"/>
        <w:pPr>
          <w:ind w:left="4111" w:hanging="425"/>
        </w:pPr>
        <w:rPr>
          <w:rFonts w:hint="default"/>
        </w:rPr>
      </w:lvl>
    </w:lvlOverride>
    <w:lvlOverride w:ilvl="7">
      <w:lvl w:ilvl="7">
        <w:start w:val="1"/>
        <w:numFmt w:val="lowerLetter"/>
        <w:lvlText w:val="%8."/>
        <w:lvlJc w:val="left"/>
        <w:pPr>
          <w:ind w:left="4678" w:hanging="425"/>
        </w:pPr>
        <w:rPr>
          <w:rFonts w:hint="default"/>
        </w:rPr>
      </w:lvl>
    </w:lvlOverride>
    <w:lvlOverride w:ilvl="8">
      <w:lvl w:ilvl="8">
        <w:start w:val="1"/>
        <w:numFmt w:val="lowerRoman"/>
        <w:lvlText w:val="%9."/>
        <w:lvlJc w:val="left"/>
        <w:pPr>
          <w:ind w:left="5245" w:hanging="425"/>
        </w:pPr>
        <w:rPr>
          <w:rFonts w:hint="default"/>
        </w:rPr>
      </w:lvl>
    </w:lvlOverride>
  </w:num>
  <w:num w:numId="14" w16cid:durableId="509220472">
    <w:abstractNumId w:val="23"/>
  </w:num>
  <w:num w:numId="15" w16cid:durableId="1279213473">
    <w:abstractNumId w:val="28"/>
  </w:num>
  <w:num w:numId="16" w16cid:durableId="800617572">
    <w:abstractNumId w:val="50"/>
  </w:num>
  <w:num w:numId="17" w16cid:durableId="1324167042">
    <w:abstractNumId w:val="35"/>
  </w:num>
  <w:num w:numId="18" w16cid:durableId="43019765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33822772">
    <w:abstractNumId w:val="40"/>
  </w:num>
  <w:num w:numId="20" w16cid:durableId="133314278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845500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0330525">
    <w:abstractNumId w:val="18"/>
  </w:num>
  <w:num w:numId="23" w16cid:durableId="321743283">
    <w:abstractNumId w:val="22"/>
  </w:num>
  <w:num w:numId="24" w16cid:durableId="822551457">
    <w:abstractNumId w:val="12"/>
  </w:num>
  <w:num w:numId="25" w16cid:durableId="1878472578">
    <w:abstractNumId w:val="20"/>
  </w:num>
  <w:num w:numId="26" w16cid:durableId="420639708">
    <w:abstractNumId w:val="5"/>
  </w:num>
  <w:num w:numId="27" w16cid:durableId="183327671">
    <w:abstractNumId w:val="48"/>
  </w:num>
  <w:num w:numId="28" w16cid:durableId="736629847">
    <w:abstractNumId w:val="24"/>
  </w:num>
  <w:num w:numId="29" w16cid:durableId="886380668">
    <w:abstractNumId w:val="0"/>
  </w:num>
  <w:num w:numId="30" w16cid:durableId="1436365568">
    <w:abstractNumId w:val="27"/>
  </w:num>
  <w:num w:numId="31" w16cid:durableId="1848667120">
    <w:abstractNumId w:val="45"/>
  </w:num>
  <w:num w:numId="32" w16cid:durableId="1582714158">
    <w:abstractNumId w:val="8"/>
  </w:num>
  <w:num w:numId="33" w16cid:durableId="568267475">
    <w:abstractNumId w:val="47"/>
  </w:num>
  <w:num w:numId="34" w16cid:durableId="935475820">
    <w:abstractNumId w:val="31"/>
  </w:num>
  <w:num w:numId="35" w16cid:durableId="664208097">
    <w:abstractNumId w:val="41"/>
  </w:num>
  <w:num w:numId="36" w16cid:durableId="273482124">
    <w:abstractNumId w:val="51"/>
  </w:num>
  <w:num w:numId="37" w16cid:durableId="1596866058">
    <w:abstractNumId w:val="37"/>
  </w:num>
  <w:num w:numId="38" w16cid:durableId="639961987">
    <w:abstractNumId w:val="1"/>
  </w:num>
  <w:num w:numId="39" w16cid:durableId="48699672">
    <w:abstractNumId w:val="43"/>
  </w:num>
  <w:num w:numId="40" w16cid:durableId="215050685">
    <w:abstractNumId w:val="2"/>
  </w:num>
  <w:num w:numId="41" w16cid:durableId="10379475">
    <w:abstractNumId w:val="13"/>
  </w:num>
  <w:num w:numId="42" w16cid:durableId="1692488621">
    <w:abstractNumId w:val="49"/>
  </w:num>
  <w:num w:numId="43" w16cid:durableId="1987003375">
    <w:abstractNumId w:val="4"/>
  </w:num>
  <w:num w:numId="44" w16cid:durableId="1495955554">
    <w:abstractNumId w:val="17"/>
  </w:num>
  <w:num w:numId="45" w16cid:durableId="984352848">
    <w:abstractNumId w:val="9"/>
  </w:num>
  <w:num w:numId="46" w16cid:durableId="340277760">
    <w:abstractNumId w:val="26"/>
  </w:num>
  <w:num w:numId="47" w16cid:durableId="1478231399">
    <w:abstractNumId w:val="11"/>
  </w:num>
  <w:num w:numId="48" w16cid:durableId="1953854479">
    <w:abstractNumId w:val="36"/>
  </w:num>
  <w:num w:numId="49" w16cid:durableId="1031758103">
    <w:abstractNumId w:val="10"/>
  </w:num>
  <w:num w:numId="50" w16cid:durableId="19674029">
    <w:abstractNumId w:val="29"/>
  </w:num>
  <w:num w:numId="51" w16cid:durableId="1186140395">
    <w:abstractNumId w:val="16"/>
  </w:num>
  <w:num w:numId="52" w16cid:durableId="1272282232">
    <w:abstractNumId w:val="44"/>
  </w:num>
  <w:num w:numId="53" w16cid:durableId="872617109">
    <w:abstractNumId w:val="32"/>
  </w:num>
  <w:num w:numId="54" w16cid:durableId="1676836274">
    <w:abstractNumId w:val="42"/>
  </w:num>
  <w:num w:numId="55" w16cid:durableId="969282883">
    <w:abstractNumId w:val="34"/>
  </w:num>
  <w:num w:numId="56" w16cid:durableId="1160384367">
    <w:abstractNumId w:val="19"/>
  </w:num>
  <w:num w:numId="57" w16cid:durableId="845904258">
    <w:abstractNumId w:val="33"/>
  </w:num>
  <w:num w:numId="1000">
    <w:abstractNumId w:val="22"/>
    <w:lvlOverride w:ilvl="0">
      <w:startOverride w:val="1"/>
    </w:lvlOverride>
    <w:lvlOverride w:ilvl="1">
      <w:startOverride w:val="1"/>
    </w:lvlOverride>
  </w:num>
  <w:num w:numId="1001">
    <w:abstractNumId w:val="22"/>
    <w:lvlOverride w:ilvl="0">
      <w:startOverride w:val="1"/>
    </w:lvlOverride>
    <w:lvlOverride w:ilvl="1">
      <w:startOverride w:val="1"/>
    </w:lvlOverride>
  </w:num>
  <w:num w:numId="1002">
    <w:abstractNumId w:val="22"/>
    <w:lvlOverride w:ilvl="0">
      <w:startOverride w:val="1"/>
    </w:lvlOverride>
    <w:lvlOverride w:ilvl="1">
      <w:startOverride w:val="1"/>
    </w:lvlOverride>
  </w:num>
  <w:num w:numId="1003">
    <w:abstractNumId w:val="22"/>
    <w:lvlOverride w:ilvl="0">
      <w:startOverride w:val="1"/>
    </w:lvlOverride>
    <w:lvlOverride w:ilvl="1">
      <w:startOverride w:val="1"/>
    </w:lvlOverride>
  </w:num>
  <w:num w:numId="1004">
    <w:abstractNumId w:val="22"/>
    <w:lvlOverride w:ilvl="0">
      <w:startOverride w:val="1"/>
    </w:lvlOverride>
    <w:lvlOverride w:ilvl="1">
      <w:startOverride w:val="1"/>
    </w:lvlOverride>
  </w:num>
  <w:num w:numId="1005">
    <w:abstractNumId w:val="22"/>
    <w:lvlOverride w:ilvl="0">
      <w:startOverride w:val="1"/>
    </w:lvlOverride>
    <w:lvlOverride w:ilvl="1">
      <w:startOverride w:val="1"/>
    </w:lvlOverride>
  </w:num>
  <w:num w:numId="1006">
    <w:abstractNumId w:val="22"/>
    <w:lvlOverride w:ilvl="0">
      <w:startOverride w:val="1"/>
    </w:lvlOverride>
    <w:lvlOverride w:ilvl="1">
      <w:startOverride w:val="1"/>
    </w:lvlOverride>
  </w:num>
  <w:num w:numId="1007">
    <w:abstractNumId w:val="22"/>
    <w:lvlOverride w:ilvl="0">
      <w:startOverride w:val="1"/>
    </w:lvlOverride>
    <w:lvlOverride w:ilvl="1">
      <w:startOverride w:val="1"/>
    </w:lvlOverride>
  </w:num>
  <w:num w:numId="1008">
    <w:abstractNumId w:val="22"/>
    <w:lvlOverride w:ilvl="0">
      <w:startOverride w:val="1"/>
    </w:lvlOverride>
    <w:lvlOverride w:ilvl="1">
      <w:startOverride w:val="1"/>
    </w:lvlOverride>
  </w:num>
  <w:num w:numId="1009">
    <w:abstractNumId w:val="22"/>
    <w:lvlOverride w:ilvl="0">
      <w:startOverride w:val="1"/>
    </w:lvlOverride>
    <w:lvlOverride w:ilvl="1">
      <w:startOverride w:val="1"/>
    </w:lvlOverride>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jar, Kassandra">
    <w15:presenceInfo w15:providerId="AD" w15:userId="S::kadajar@deloitte.ca::edd8ae53-4311-4efc-a1ad-714c992bc5aa"/>
  </w15:person>
  <w15:person w15:author="Danylenko, Victoria">
    <w15:presenceInfo w15:providerId="AD" w15:userId="S::vdanylenko@deloitte.ca::a17cf9ef-a2dd-43d2-956f-4d9b3fc572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autoFormatOverride/>
  <w:styleLockQFSet/>
  <w:defaultTabStop w:val="567"/>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63"/>
    <w:rsid w:val="00003BF3"/>
    <w:rsid w:val="000040CE"/>
    <w:rsid w:val="00006886"/>
    <w:rsid w:val="00012543"/>
    <w:rsid w:val="00012920"/>
    <w:rsid w:val="000135A4"/>
    <w:rsid w:val="000149F9"/>
    <w:rsid w:val="000155E0"/>
    <w:rsid w:val="00020787"/>
    <w:rsid w:val="000221BD"/>
    <w:rsid w:val="00024BB5"/>
    <w:rsid w:val="00025068"/>
    <w:rsid w:val="000262BF"/>
    <w:rsid w:val="000273B6"/>
    <w:rsid w:val="00030CD4"/>
    <w:rsid w:val="00032075"/>
    <w:rsid w:val="0003394A"/>
    <w:rsid w:val="000341E0"/>
    <w:rsid w:val="00035BEF"/>
    <w:rsid w:val="00037F41"/>
    <w:rsid w:val="00037FF2"/>
    <w:rsid w:val="0004057C"/>
    <w:rsid w:val="000424AD"/>
    <w:rsid w:val="00042D60"/>
    <w:rsid w:val="00042E7E"/>
    <w:rsid w:val="00044232"/>
    <w:rsid w:val="000444C1"/>
    <w:rsid w:val="00044E28"/>
    <w:rsid w:val="000452DA"/>
    <w:rsid w:val="00046BF1"/>
    <w:rsid w:val="00046E6F"/>
    <w:rsid w:val="00050058"/>
    <w:rsid w:val="00050D65"/>
    <w:rsid w:val="000534EC"/>
    <w:rsid w:val="00053FA5"/>
    <w:rsid w:val="0005484D"/>
    <w:rsid w:val="0005678D"/>
    <w:rsid w:val="000617A4"/>
    <w:rsid w:val="0006357C"/>
    <w:rsid w:val="00065F0B"/>
    <w:rsid w:val="0006624A"/>
    <w:rsid w:val="00066487"/>
    <w:rsid w:val="00066D90"/>
    <w:rsid w:val="00072DC7"/>
    <w:rsid w:val="0007359B"/>
    <w:rsid w:val="00074D7E"/>
    <w:rsid w:val="00076086"/>
    <w:rsid w:val="00077D5B"/>
    <w:rsid w:val="00077F82"/>
    <w:rsid w:val="000808CA"/>
    <w:rsid w:val="000816D4"/>
    <w:rsid w:val="00081A63"/>
    <w:rsid w:val="000825CB"/>
    <w:rsid w:val="00082A36"/>
    <w:rsid w:val="00083226"/>
    <w:rsid w:val="00084753"/>
    <w:rsid w:val="0008578E"/>
    <w:rsid w:val="00085CCB"/>
    <w:rsid w:val="00087849"/>
    <w:rsid w:val="00087A32"/>
    <w:rsid w:val="00091CC0"/>
    <w:rsid w:val="0009569F"/>
    <w:rsid w:val="00095971"/>
    <w:rsid w:val="00097FEB"/>
    <w:rsid w:val="000A103F"/>
    <w:rsid w:val="000A1644"/>
    <w:rsid w:val="000A3083"/>
    <w:rsid w:val="000A7AD7"/>
    <w:rsid w:val="000B0E5B"/>
    <w:rsid w:val="000B26C8"/>
    <w:rsid w:val="000B4D64"/>
    <w:rsid w:val="000B595B"/>
    <w:rsid w:val="000B5AD3"/>
    <w:rsid w:val="000B65DC"/>
    <w:rsid w:val="000B789F"/>
    <w:rsid w:val="000C22DA"/>
    <w:rsid w:val="000C3E76"/>
    <w:rsid w:val="000C41F8"/>
    <w:rsid w:val="000C5250"/>
    <w:rsid w:val="000C609B"/>
    <w:rsid w:val="000C618D"/>
    <w:rsid w:val="000D09FB"/>
    <w:rsid w:val="000D3ABD"/>
    <w:rsid w:val="000D3DC0"/>
    <w:rsid w:val="000D4352"/>
    <w:rsid w:val="000D5996"/>
    <w:rsid w:val="000D5DDB"/>
    <w:rsid w:val="000D6B7D"/>
    <w:rsid w:val="000E062E"/>
    <w:rsid w:val="000E0C5D"/>
    <w:rsid w:val="000E179C"/>
    <w:rsid w:val="000E184D"/>
    <w:rsid w:val="000E1E91"/>
    <w:rsid w:val="000E48BD"/>
    <w:rsid w:val="000F2FE5"/>
    <w:rsid w:val="000F47B3"/>
    <w:rsid w:val="000F4BE9"/>
    <w:rsid w:val="000F4DEC"/>
    <w:rsid w:val="000F5E3A"/>
    <w:rsid w:val="000F68DE"/>
    <w:rsid w:val="000F77EB"/>
    <w:rsid w:val="0010089E"/>
    <w:rsid w:val="00100A71"/>
    <w:rsid w:val="0010237D"/>
    <w:rsid w:val="00102E51"/>
    <w:rsid w:val="001037B4"/>
    <w:rsid w:val="00105DB1"/>
    <w:rsid w:val="001067AB"/>
    <w:rsid w:val="001069CA"/>
    <w:rsid w:val="00106DB4"/>
    <w:rsid w:val="0011218B"/>
    <w:rsid w:val="001173B0"/>
    <w:rsid w:val="001210EE"/>
    <w:rsid w:val="001212C1"/>
    <w:rsid w:val="001229C7"/>
    <w:rsid w:val="00122A80"/>
    <w:rsid w:val="0012428E"/>
    <w:rsid w:val="00124928"/>
    <w:rsid w:val="00124C0F"/>
    <w:rsid w:val="00125BDA"/>
    <w:rsid w:val="001270E6"/>
    <w:rsid w:val="00130D80"/>
    <w:rsid w:val="00132108"/>
    <w:rsid w:val="00132715"/>
    <w:rsid w:val="00134BE7"/>
    <w:rsid w:val="00141216"/>
    <w:rsid w:val="001441A5"/>
    <w:rsid w:val="0014420D"/>
    <w:rsid w:val="00144CB7"/>
    <w:rsid w:val="00147B0D"/>
    <w:rsid w:val="00147BB9"/>
    <w:rsid w:val="0015005A"/>
    <w:rsid w:val="00153652"/>
    <w:rsid w:val="00153EBD"/>
    <w:rsid w:val="00154430"/>
    <w:rsid w:val="00155E63"/>
    <w:rsid w:val="001568C9"/>
    <w:rsid w:val="001578F2"/>
    <w:rsid w:val="00157A12"/>
    <w:rsid w:val="001601DF"/>
    <w:rsid w:val="0016254E"/>
    <w:rsid w:val="0016280C"/>
    <w:rsid w:val="001629B6"/>
    <w:rsid w:val="001633B7"/>
    <w:rsid w:val="0016374E"/>
    <w:rsid w:val="00170877"/>
    <w:rsid w:val="00170C02"/>
    <w:rsid w:val="00172810"/>
    <w:rsid w:val="00176DC2"/>
    <w:rsid w:val="00177061"/>
    <w:rsid w:val="00177E71"/>
    <w:rsid w:val="001800E4"/>
    <w:rsid w:val="00180758"/>
    <w:rsid w:val="00180E64"/>
    <w:rsid w:val="00182343"/>
    <w:rsid w:val="00182ED0"/>
    <w:rsid w:val="00185F95"/>
    <w:rsid w:val="00185FF0"/>
    <w:rsid w:val="001861A6"/>
    <w:rsid w:val="00192BE6"/>
    <w:rsid w:val="00192DB2"/>
    <w:rsid w:val="00195A3B"/>
    <w:rsid w:val="00195E6E"/>
    <w:rsid w:val="00196EDD"/>
    <w:rsid w:val="00197763"/>
    <w:rsid w:val="001A1513"/>
    <w:rsid w:val="001A159A"/>
    <w:rsid w:val="001A18AC"/>
    <w:rsid w:val="001A3020"/>
    <w:rsid w:val="001A34FB"/>
    <w:rsid w:val="001A4A5C"/>
    <w:rsid w:val="001A59C7"/>
    <w:rsid w:val="001B0534"/>
    <w:rsid w:val="001B0CF4"/>
    <w:rsid w:val="001B2449"/>
    <w:rsid w:val="001B42B4"/>
    <w:rsid w:val="001B515B"/>
    <w:rsid w:val="001B6B05"/>
    <w:rsid w:val="001B6E22"/>
    <w:rsid w:val="001C0990"/>
    <w:rsid w:val="001C0F79"/>
    <w:rsid w:val="001C1100"/>
    <w:rsid w:val="001C2BE8"/>
    <w:rsid w:val="001C3C5E"/>
    <w:rsid w:val="001C4248"/>
    <w:rsid w:val="001C4A96"/>
    <w:rsid w:val="001C54FA"/>
    <w:rsid w:val="001C5B03"/>
    <w:rsid w:val="001D1D9E"/>
    <w:rsid w:val="001D2A07"/>
    <w:rsid w:val="001D3E7E"/>
    <w:rsid w:val="001D3FBE"/>
    <w:rsid w:val="001D53E6"/>
    <w:rsid w:val="001D74A3"/>
    <w:rsid w:val="001D7802"/>
    <w:rsid w:val="001E070B"/>
    <w:rsid w:val="001E0D12"/>
    <w:rsid w:val="001E286D"/>
    <w:rsid w:val="001E47B2"/>
    <w:rsid w:val="001E5791"/>
    <w:rsid w:val="001E776B"/>
    <w:rsid w:val="001F0865"/>
    <w:rsid w:val="001F470C"/>
    <w:rsid w:val="00201940"/>
    <w:rsid w:val="00204382"/>
    <w:rsid w:val="00204700"/>
    <w:rsid w:val="00204C29"/>
    <w:rsid w:val="00205304"/>
    <w:rsid w:val="00206B58"/>
    <w:rsid w:val="00206E8E"/>
    <w:rsid w:val="002102A6"/>
    <w:rsid w:val="002111E4"/>
    <w:rsid w:val="00211DDA"/>
    <w:rsid w:val="002161EB"/>
    <w:rsid w:val="002211E1"/>
    <w:rsid w:val="0022293F"/>
    <w:rsid w:val="0022362E"/>
    <w:rsid w:val="00223DED"/>
    <w:rsid w:val="00224545"/>
    <w:rsid w:val="0022752E"/>
    <w:rsid w:val="00232E92"/>
    <w:rsid w:val="00232F28"/>
    <w:rsid w:val="00233417"/>
    <w:rsid w:val="00235915"/>
    <w:rsid w:val="002359E9"/>
    <w:rsid w:val="00241242"/>
    <w:rsid w:val="0024170A"/>
    <w:rsid w:val="00243FDD"/>
    <w:rsid w:val="002461BC"/>
    <w:rsid w:val="00250A5F"/>
    <w:rsid w:val="00251336"/>
    <w:rsid w:val="00253B8F"/>
    <w:rsid w:val="00254C8D"/>
    <w:rsid w:val="00255AAE"/>
    <w:rsid w:val="00257ADB"/>
    <w:rsid w:val="002603C7"/>
    <w:rsid w:val="0026105F"/>
    <w:rsid w:val="0026117B"/>
    <w:rsid w:val="002629A7"/>
    <w:rsid w:val="00262A0A"/>
    <w:rsid w:val="00263279"/>
    <w:rsid w:val="00264118"/>
    <w:rsid w:val="00264311"/>
    <w:rsid w:val="00265727"/>
    <w:rsid w:val="002658B0"/>
    <w:rsid w:val="00267D06"/>
    <w:rsid w:val="002705AF"/>
    <w:rsid w:val="0027204C"/>
    <w:rsid w:val="002765FC"/>
    <w:rsid w:val="00276B87"/>
    <w:rsid w:val="002778D1"/>
    <w:rsid w:val="00285C56"/>
    <w:rsid w:val="0028639F"/>
    <w:rsid w:val="00291084"/>
    <w:rsid w:val="00291376"/>
    <w:rsid w:val="00291634"/>
    <w:rsid w:val="002925FC"/>
    <w:rsid w:val="00293CD3"/>
    <w:rsid w:val="00293EE7"/>
    <w:rsid w:val="002942ED"/>
    <w:rsid w:val="00295296"/>
    <w:rsid w:val="00295DCD"/>
    <w:rsid w:val="0029604F"/>
    <w:rsid w:val="00297F5E"/>
    <w:rsid w:val="002A0541"/>
    <w:rsid w:val="002A12A8"/>
    <w:rsid w:val="002A2B27"/>
    <w:rsid w:val="002A3AF1"/>
    <w:rsid w:val="002A5D56"/>
    <w:rsid w:val="002B041B"/>
    <w:rsid w:val="002B22FE"/>
    <w:rsid w:val="002B24A7"/>
    <w:rsid w:val="002B335D"/>
    <w:rsid w:val="002B5521"/>
    <w:rsid w:val="002B591C"/>
    <w:rsid w:val="002B78A9"/>
    <w:rsid w:val="002B7F47"/>
    <w:rsid w:val="002C0510"/>
    <w:rsid w:val="002C116F"/>
    <w:rsid w:val="002C1397"/>
    <w:rsid w:val="002C3AFD"/>
    <w:rsid w:val="002C48D2"/>
    <w:rsid w:val="002C5191"/>
    <w:rsid w:val="002C557E"/>
    <w:rsid w:val="002C6E3A"/>
    <w:rsid w:val="002C7EFF"/>
    <w:rsid w:val="002D00C9"/>
    <w:rsid w:val="002D1A1B"/>
    <w:rsid w:val="002D1DFA"/>
    <w:rsid w:val="002D43EC"/>
    <w:rsid w:val="002D4538"/>
    <w:rsid w:val="002D500F"/>
    <w:rsid w:val="002D7635"/>
    <w:rsid w:val="002D7BED"/>
    <w:rsid w:val="002E0D7B"/>
    <w:rsid w:val="002E19F2"/>
    <w:rsid w:val="002E289A"/>
    <w:rsid w:val="002E416A"/>
    <w:rsid w:val="002F1093"/>
    <w:rsid w:val="002F4184"/>
    <w:rsid w:val="002F45DF"/>
    <w:rsid w:val="002F6199"/>
    <w:rsid w:val="002F7599"/>
    <w:rsid w:val="002F7933"/>
    <w:rsid w:val="002F7E16"/>
    <w:rsid w:val="002F7F81"/>
    <w:rsid w:val="00303B26"/>
    <w:rsid w:val="00304420"/>
    <w:rsid w:val="00304D99"/>
    <w:rsid w:val="003053E4"/>
    <w:rsid w:val="00306B0E"/>
    <w:rsid w:val="00307372"/>
    <w:rsid w:val="00310815"/>
    <w:rsid w:val="003110BE"/>
    <w:rsid w:val="003158A5"/>
    <w:rsid w:val="00317E6F"/>
    <w:rsid w:val="00320D97"/>
    <w:rsid w:val="00323BE1"/>
    <w:rsid w:val="00327F5A"/>
    <w:rsid w:val="00330F7A"/>
    <w:rsid w:val="003315FE"/>
    <w:rsid w:val="00332020"/>
    <w:rsid w:val="00332AC3"/>
    <w:rsid w:val="00333458"/>
    <w:rsid w:val="00333ADC"/>
    <w:rsid w:val="00335284"/>
    <w:rsid w:val="0033567B"/>
    <w:rsid w:val="0034020D"/>
    <w:rsid w:val="00341B21"/>
    <w:rsid w:val="0034232D"/>
    <w:rsid w:val="00346BFB"/>
    <w:rsid w:val="00350723"/>
    <w:rsid w:val="003518BE"/>
    <w:rsid w:val="0035408B"/>
    <w:rsid w:val="00354711"/>
    <w:rsid w:val="003548A5"/>
    <w:rsid w:val="003601E8"/>
    <w:rsid w:val="00360DED"/>
    <w:rsid w:val="00361286"/>
    <w:rsid w:val="00362907"/>
    <w:rsid w:val="00367CB7"/>
    <w:rsid w:val="003743A1"/>
    <w:rsid w:val="00375026"/>
    <w:rsid w:val="0037599B"/>
    <w:rsid w:val="00375AC7"/>
    <w:rsid w:val="00376E4A"/>
    <w:rsid w:val="003831C7"/>
    <w:rsid w:val="0038332B"/>
    <w:rsid w:val="00385321"/>
    <w:rsid w:val="003853AB"/>
    <w:rsid w:val="00385715"/>
    <w:rsid w:val="00386F0C"/>
    <w:rsid w:val="00387A0A"/>
    <w:rsid w:val="0039103B"/>
    <w:rsid w:val="00393CC8"/>
    <w:rsid w:val="00396B55"/>
    <w:rsid w:val="00396C87"/>
    <w:rsid w:val="003A03AA"/>
    <w:rsid w:val="003A22C7"/>
    <w:rsid w:val="003A2B80"/>
    <w:rsid w:val="003A60B1"/>
    <w:rsid w:val="003B0526"/>
    <w:rsid w:val="003B23DB"/>
    <w:rsid w:val="003B3E44"/>
    <w:rsid w:val="003C160E"/>
    <w:rsid w:val="003C3928"/>
    <w:rsid w:val="003C4BAA"/>
    <w:rsid w:val="003C537D"/>
    <w:rsid w:val="003C6146"/>
    <w:rsid w:val="003C7A20"/>
    <w:rsid w:val="003D0CD4"/>
    <w:rsid w:val="003D0E8D"/>
    <w:rsid w:val="003D1117"/>
    <w:rsid w:val="003D27C2"/>
    <w:rsid w:val="003D2825"/>
    <w:rsid w:val="003D298D"/>
    <w:rsid w:val="003D5081"/>
    <w:rsid w:val="003D5E78"/>
    <w:rsid w:val="003D63E2"/>
    <w:rsid w:val="003D64C0"/>
    <w:rsid w:val="003D7F13"/>
    <w:rsid w:val="003E2095"/>
    <w:rsid w:val="003E386C"/>
    <w:rsid w:val="003E3E33"/>
    <w:rsid w:val="003E52E9"/>
    <w:rsid w:val="003E6FE1"/>
    <w:rsid w:val="003E7E16"/>
    <w:rsid w:val="003F0BB9"/>
    <w:rsid w:val="003F12A9"/>
    <w:rsid w:val="003F1A86"/>
    <w:rsid w:val="003F1D76"/>
    <w:rsid w:val="003F20DB"/>
    <w:rsid w:val="003F2D6A"/>
    <w:rsid w:val="003F2ECB"/>
    <w:rsid w:val="003F30BB"/>
    <w:rsid w:val="003F538B"/>
    <w:rsid w:val="003F5A36"/>
    <w:rsid w:val="003F618F"/>
    <w:rsid w:val="003F7282"/>
    <w:rsid w:val="003F74F9"/>
    <w:rsid w:val="004004CB"/>
    <w:rsid w:val="00402C2A"/>
    <w:rsid w:val="00404866"/>
    <w:rsid w:val="00405BC2"/>
    <w:rsid w:val="00406485"/>
    <w:rsid w:val="00406E85"/>
    <w:rsid w:val="00410C23"/>
    <w:rsid w:val="00413142"/>
    <w:rsid w:val="004149C2"/>
    <w:rsid w:val="00414C45"/>
    <w:rsid w:val="0041541C"/>
    <w:rsid w:val="004165F2"/>
    <w:rsid w:val="00416853"/>
    <w:rsid w:val="00420DA7"/>
    <w:rsid w:val="0042239D"/>
    <w:rsid w:val="0042295C"/>
    <w:rsid w:val="00423B23"/>
    <w:rsid w:val="00427BD1"/>
    <w:rsid w:val="004313EB"/>
    <w:rsid w:val="0043206B"/>
    <w:rsid w:val="0043271C"/>
    <w:rsid w:val="00434261"/>
    <w:rsid w:val="0043670F"/>
    <w:rsid w:val="00437E14"/>
    <w:rsid w:val="0044014D"/>
    <w:rsid w:val="00440227"/>
    <w:rsid w:val="00442033"/>
    <w:rsid w:val="00442C9B"/>
    <w:rsid w:val="00443563"/>
    <w:rsid w:val="00444DE6"/>
    <w:rsid w:val="004463AF"/>
    <w:rsid w:val="00450590"/>
    <w:rsid w:val="00454082"/>
    <w:rsid w:val="0045510D"/>
    <w:rsid w:val="00457B13"/>
    <w:rsid w:val="00457C12"/>
    <w:rsid w:val="00457D31"/>
    <w:rsid w:val="00460B37"/>
    <w:rsid w:val="00461AD3"/>
    <w:rsid w:val="004627B6"/>
    <w:rsid w:val="00462B4B"/>
    <w:rsid w:val="00463926"/>
    <w:rsid w:val="00465A03"/>
    <w:rsid w:val="004669AA"/>
    <w:rsid w:val="00470471"/>
    <w:rsid w:val="00472E6C"/>
    <w:rsid w:val="004735EE"/>
    <w:rsid w:val="00473A0F"/>
    <w:rsid w:val="00474FAC"/>
    <w:rsid w:val="004752CF"/>
    <w:rsid w:val="00475BDD"/>
    <w:rsid w:val="0047744D"/>
    <w:rsid w:val="00480512"/>
    <w:rsid w:val="00480B8B"/>
    <w:rsid w:val="00481226"/>
    <w:rsid w:val="00481F47"/>
    <w:rsid w:val="004827F3"/>
    <w:rsid w:val="004839E5"/>
    <w:rsid w:val="00486234"/>
    <w:rsid w:val="00490590"/>
    <w:rsid w:val="004905B0"/>
    <w:rsid w:val="00493560"/>
    <w:rsid w:val="00495525"/>
    <w:rsid w:val="004965AF"/>
    <w:rsid w:val="004966D6"/>
    <w:rsid w:val="00496D36"/>
    <w:rsid w:val="004A0C6F"/>
    <w:rsid w:val="004A14F2"/>
    <w:rsid w:val="004A16B0"/>
    <w:rsid w:val="004A2FDA"/>
    <w:rsid w:val="004A3B43"/>
    <w:rsid w:val="004A4791"/>
    <w:rsid w:val="004A61D8"/>
    <w:rsid w:val="004A77F8"/>
    <w:rsid w:val="004B0A0E"/>
    <w:rsid w:val="004B1947"/>
    <w:rsid w:val="004B22E2"/>
    <w:rsid w:val="004B2856"/>
    <w:rsid w:val="004B2AEE"/>
    <w:rsid w:val="004B3CEF"/>
    <w:rsid w:val="004B44D4"/>
    <w:rsid w:val="004B5673"/>
    <w:rsid w:val="004B5881"/>
    <w:rsid w:val="004B6F27"/>
    <w:rsid w:val="004B74F6"/>
    <w:rsid w:val="004B7CD4"/>
    <w:rsid w:val="004C0284"/>
    <w:rsid w:val="004C0815"/>
    <w:rsid w:val="004C11F9"/>
    <w:rsid w:val="004C1F06"/>
    <w:rsid w:val="004C5B99"/>
    <w:rsid w:val="004C6E61"/>
    <w:rsid w:val="004C70F9"/>
    <w:rsid w:val="004D1852"/>
    <w:rsid w:val="004D2124"/>
    <w:rsid w:val="004D26B8"/>
    <w:rsid w:val="004D340F"/>
    <w:rsid w:val="004D4FE8"/>
    <w:rsid w:val="004D50BF"/>
    <w:rsid w:val="004D6F86"/>
    <w:rsid w:val="004E2E84"/>
    <w:rsid w:val="004E37A1"/>
    <w:rsid w:val="004F07A3"/>
    <w:rsid w:val="004F17AC"/>
    <w:rsid w:val="004F7640"/>
    <w:rsid w:val="004F7E32"/>
    <w:rsid w:val="00500B85"/>
    <w:rsid w:val="0050113A"/>
    <w:rsid w:val="00502847"/>
    <w:rsid w:val="00504835"/>
    <w:rsid w:val="005051C8"/>
    <w:rsid w:val="00506276"/>
    <w:rsid w:val="00507D05"/>
    <w:rsid w:val="005102A8"/>
    <w:rsid w:val="0051210D"/>
    <w:rsid w:val="00513759"/>
    <w:rsid w:val="00513963"/>
    <w:rsid w:val="00514128"/>
    <w:rsid w:val="00514308"/>
    <w:rsid w:val="005170F5"/>
    <w:rsid w:val="00521982"/>
    <w:rsid w:val="00521F5C"/>
    <w:rsid w:val="00523615"/>
    <w:rsid w:val="00525F23"/>
    <w:rsid w:val="00526700"/>
    <w:rsid w:val="005272BE"/>
    <w:rsid w:val="00527D20"/>
    <w:rsid w:val="00530A41"/>
    <w:rsid w:val="00530EA3"/>
    <w:rsid w:val="00531AEB"/>
    <w:rsid w:val="00531DA9"/>
    <w:rsid w:val="00532510"/>
    <w:rsid w:val="00532C73"/>
    <w:rsid w:val="00533676"/>
    <w:rsid w:val="00534A64"/>
    <w:rsid w:val="005361D7"/>
    <w:rsid w:val="00541031"/>
    <w:rsid w:val="00541116"/>
    <w:rsid w:val="005414B9"/>
    <w:rsid w:val="00541598"/>
    <w:rsid w:val="00541E08"/>
    <w:rsid w:val="0054435F"/>
    <w:rsid w:val="00544B22"/>
    <w:rsid w:val="00546CFB"/>
    <w:rsid w:val="00550023"/>
    <w:rsid w:val="00553C71"/>
    <w:rsid w:val="00555C58"/>
    <w:rsid w:val="00555D9D"/>
    <w:rsid w:val="00557548"/>
    <w:rsid w:val="00557D8A"/>
    <w:rsid w:val="00560F88"/>
    <w:rsid w:val="005622B5"/>
    <w:rsid w:val="005627ED"/>
    <w:rsid w:val="005646BC"/>
    <w:rsid w:val="00564C32"/>
    <w:rsid w:val="0056596C"/>
    <w:rsid w:val="005660A7"/>
    <w:rsid w:val="0056617D"/>
    <w:rsid w:val="005677CB"/>
    <w:rsid w:val="0057183F"/>
    <w:rsid w:val="00574D35"/>
    <w:rsid w:val="005769C2"/>
    <w:rsid w:val="00576DF0"/>
    <w:rsid w:val="00580141"/>
    <w:rsid w:val="0058269B"/>
    <w:rsid w:val="00582BAA"/>
    <w:rsid w:val="005833C7"/>
    <w:rsid w:val="00583CEF"/>
    <w:rsid w:val="0058615B"/>
    <w:rsid w:val="00590789"/>
    <w:rsid w:val="00591E2D"/>
    <w:rsid w:val="00592056"/>
    <w:rsid w:val="00592978"/>
    <w:rsid w:val="005949D5"/>
    <w:rsid w:val="00595F2C"/>
    <w:rsid w:val="005970A3"/>
    <w:rsid w:val="005979BF"/>
    <w:rsid w:val="005A14AB"/>
    <w:rsid w:val="005A1F2E"/>
    <w:rsid w:val="005A2DD3"/>
    <w:rsid w:val="005A3685"/>
    <w:rsid w:val="005A3BF7"/>
    <w:rsid w:val="005A40FC"/>
    <w:rsid w:val="005A53D2"/>
    <w:rsid w:val="005A7D2D"/>
    <w:rsid w:val="005B1A46"/>
    <w:rsid w:val="005B1B88"/>
    <w:rsid w:val="005B37B4"/>
    <w:rsid w:val="005B3E35"/>
    <w:rsid w:val="005B4500"/>
    <w:rsid w:val="005B59C9"/>
    <w:rsid w:val="005B66AC"/>
    <w:rsid w:val="005B7FDA"/>
    <w:rsid w:val="005C122F"/>
    <w:rsid w:val="005C1449"/>
    <w:rsid w:val="005C1A4A"/>
    <w:rsid w:val="005C469C"/>
    <w:rsid w:val="005C57E7"/>
    <w:rsid w:val="005C72E0"/>
    <w:rsid w:val="005D1A90"/>
    <w:rsid w:val="005D3749"/>
    <w:rsid w:val="005D552B"/>
    <w:rsid w:val="005D652E"/>
    <w:rsid w:val="005D6CC9"/>
    <w:rsid w:val="005D7CE9"/>
    <w:rsid w:val="005E6C22"/>
    <w:rsid w:val="005E6EDC"/>
    <w:rsid w:val="005F0B42"/>
    <w:rsid w:val="005F171C"/>
    <w:rsid w:val="005F20BA"/>
    <w:rsid w:val="005F2A88"/>
    <w:rsid w:val="005F3587"/>
    <w:rsid w:val="005F377F"/>
    <w:rsid w:val="005F5D83"/>
    <w:rsid w:val="005F64C4"/>
    <w:rsid w:val="005F6A4E"/>
    <w:rsid w:val="00601610"/>
    <w:rsid w:val="00601E62"/>
    <w:rsid w:val="006043F7"/>
    <w:rsid w:val="0060467B"/>
    <w:rsid w:val="00604F18"/>
    <w:rsid w:val="006060AF"/>
    <w:rsid w:val="00606430"/>
    <w:rsid w:val="00607625"/>
    <w:rsid w:val="00612A2B"/>
    <w:rsid w:val="00612AC2"/>
    <w:rsid w:val="00612C3E"/>
    <w:rsid w:val="00612F52"/>
    <w:rsid w:val="00613EA0"/>
    <w:rsid w:val="00615857"/>
    <w:rsid w:val="0061794F"/>
    <w:rsid w:val="00620497"/>
    <w:rsid w:val="00620530"/>
    <w:rsid w:val="006225E7"/>
    <w:rsid w:val="0062461F"/>
    <w:rsid w:val="006251E5"/>
    <w:rsid w:val="00626D9B"/>
    <w:rsid w:val="006277A2"/>
    <w:rsid w:val="0063100C"/>
    <w:rsid w:val="00632E0D"/>
    <w:rsid w:val="00632F2F"/>
    <w:rsid w:val="00633249"/>
    <w:rsid w:val="00633277"/>
    <w:rsid w:val="00633AB7"/>
    <w:rsid w:val="00635E59"/>
    <w:rsid w:val="00637C1E"/>
    <w:rsid w:val="00641370"/>
    <w:rsid w:val="00641468"/>
    <w:rsid w:val="00641EA1"/>
    <w:rsid w:val="0064289E"/>
    <w:rsid w:val="006433CE"/>
    <w:rsid w:val="0064464B"/>
    <w:rsid w:val="00647228"/>
    <w:rsid w:val="00650065"/>
    <w:rsid w:val="0065110D"/>
    <w:rsid w:val="006518A1"/>
    <w:rsid w:val="00651F39"/>
    <w:rsid w:val="006550C5"/>
    <w:rsid w:val="00655328"/>
    <w:rsid w:val="00655FA0"/>
    <w:rsid w:val="006565E1"/>
    <w:rsid w:val="00656C6A"/>
    <w:rsid w:val="006570F2"/>
    <w:rsid w:val="0065794D"/>
    <w:rsid w:val="00661266"/>
    <w:rsid w:val="00662F80"/>
    <w:rsid w:val="006636C8"/>
    <w:rsid w:val="00664821"/>
    <w:rsid w:val="00667D14"/>
    <w:rsid w:val="006707D3"/>
    <w:rsid w:val="00672D63"/>
    <w:rsid w:val="00674543"/>
    <w:rsid w:val="00674E23"/>
    <w:rsid w:val="00675C48"/>
    <w:rsid w:val="00676D47"/>
    <w:rsid w:val="00677969"/>
    <w:rsid w:val="00680E0E"/>
    <w:rsid w:val="006822E1"/>
    <w:rsid w:val="00683552"/>
    <w:rsid w:val="006839CB"/>
    <w:rsid w:val="006845A7"/>
    <w:rsid w:val="00684C54"/>
    <w:rsid w:val="00684E07"/>
    <w:rsid w:val="0068660F"/>
    <w:rsid w:val="0068693C"/>
    <w:rsid w:val="00690173"/>
    <w:rsid w:val="006933A3"/>
    <w:rsid w:val="00694FEE"/>
    <w:rsid w:val="0069551D"/>
    <w:rsid w:val="00696056"/>
    <w:rsid w:val="006A0927"/>
    <w:rsid w:val="006A42AC"/>
    <w:rsid w:val="006A5F76"/>
    <w:rsid w:val="006A687D"/>
    <w:rsid w:val="006B1CFC"/>
    <w:rsid w:val="006B59F1"/>
    <w:rsid w:val="006B5F24"/>
    <w:rsid w:val="006C1454"/>
    <w:rsid w:val="006C1CC9"/>
    <w:rsid w:val="006C26A8"/>
    <w:rsid w:val="006C4745"/>
    <w:rsid w:val="006C48DA"/>
    <w:rsid w:val="006C4D8C"/>
    <w:rsid w:val="006C5BED"/>
    <w:rsid w:val="006D00D6"/>
    <w:rsid w:val="006D0BE8"/>
    <w:rsid w:val="006D1C14"/>
    <w:rsid w:val="006D4F67"/>
    <w:rsid w:val="006D586B"/>
    <w:rsid w:val="006D6025"/>
    <w:rsid w:val="006D6798"/>
    <w:rsid w:val="006E0D3E"/>
    <w:rsid w:val="006E3296"/>
    <w:rsid w:val="006E4085"/>
    <w:rsid w:val="006E4960"/>
    <w:rsid w:val="006E7516"/>
    <w:rsid w:val="006E7D5F"/>
    <w:rsid w:val="006F2F26"/>
    <w:rsid w:val="006F310F"/>
    <w:rsid w:val="006F3DFB"/>
    <w:rsid w:val="006F4275"/>
    <w:rsid w:val="006F4DA9"/>
    <w:rsid w:val="006F5C13"/>
    <w:rsid w:val="00700D75"/>
    <w:rsid w:val="00702675"/>
    <w:rsid w:val="00703AA7"/>
    <w:rsid w:val="007041B2"/>
    <w:rsid w:val="0070516E"/>
    <w:rsid w:val="00705EE4"/>
    <w:rsid w:val="007104E4"/>
    <w:rsid w:val="00710D0C"/>
    <w:rsid w:val="00711E25"/>
    <w:rsid w:val="00712C22"/>
    <w:rsid w:val="007131A9"/>
    <w:rsid w:val="00714CA7"/>
    <w:rsid w:val="00716730"/>
    <w:rsid w:val="00720B13"/>
    <w:rsid w:val="00721E24"/>
    <w:rsid w:val="00722224"/>
    <w:rsid w:val="0072292C"/>
    <w:rsid w:val="00722DF7"/>
    <w:rsid w:val="0072768F"/>
    <w:rsid w:val="007278DE"/>
    <w:rsid w:val="007306DE"/>
    <w:rsid w:val="0073090F"/>
    <w:rsid w:val="00731573"/>
    <w:rsid w:val="00731C75"/>
    <w:rsid w:val="0073234B"/>
    <w:rsid w:val="00732D89"/>
    <w:rsid w:val="00733910"/>
    <w:rsid w:val="00733D17"/>
    <w:rsid w:val="00734498"/>
    <w:rsid w:val="00734600"/>
    <w:rsid w:val="0073525E"/>
    <w:rsid w:val="00735AB3"/>
    <w:rsid w:val="00737F39"/>
    <w:rsid w:val="00741FD4"/>
    <w:rsid w:val="00742628"/>
    <w:rsid w:val="007433FF"/>
    <w:rsid w:val="007436A9"/>
    <w:rsid w:val="0074417F"/>
    <w:rsid w:val="00745950"/>
    <w:rsid w:val="00746EC3"/>
    <w:rsid w:val="0074714F"/>
    <w:rsid w:val="007473D1"/>
    <w:rsid w:val="0075296D"/>
    <w:rsid w:val="00753E3A"/>
    <w:rsid w:val="00756206"/>
    <w:rsid w:val="007564A4"/>
    <w:rsid w:val="00756BD2"/>
    <w:rsid w:val="007572E5"/>
    <w:rsid w:val="007636B6"/>
    <w:rsid w:val="00765CEC"/>
    <w:rsid w:val="00766200"/>
    <w:rsid w:val="0077023A"/>
    <w:rsid w:val="00770DA2"/>
    <w:rsid w:val="00771C77"/>
    <w:rsid w:val="00771F9E"/>
    <w:rsid w:val="00775493"/>
    <w:rsid w:val="00775B16"/>
    <w:rsid w:val="00775BD4"/>
    <w:rsid w:val="00782FBE"/>
    <w:rsid w:val="00784BF3"/>
    <w:rsid w:val="00784FC2"/>
    <w:rsid w:val="00785424"/>
    <w:rsid w:val="00787BA0"/>
    <w:rsid w:val="00790239"/>
    <w:rsid w:val="0079120F"/>
    <w:rsid w:val="00792612"/>
    <w:rsid w:val="007971AB"/>
    <w:rsid w:val="007A04B0"/>
    <w:rsid w:val="007A0BB4"/>
    <w:rsid w:val="007A5A5B"/>
    <w:rsid w:val="007A7EDD"/>
    <w:rsid w:val="007B0954"/>
    <w:rsid w:val="007B1210"/>
    <w:rsid w:val="007B1C7E"/>
    <w:rsid w:val="007B225D"/>
    <w:rsid w:val="007B30A0"/>
    <w:rsid w:val="007B49D7"/>
    <w:rsid w:val="007B4CB4"/>
    <w:rsid w:val="007B5163"/>
    <w:rsid w:val="007B62A9"/>
    <w:rsid w:val="007B6A9C"/>
    <w:rsid w:val="007C2B09"/>
    <w:rsid w:val="007C35D6"/>
    <w:rsid w:val="007C4CB3"/>
    <w:rsid w:val="007C4CFA"/>
    <w:rsid w:val="007C620B"/>
    <w:rsid w:val="007C64E0"/>
    <w:rsid w:val="007C751D"/>
    <w:rsid w:val="007C7A53"/>
    <w:rsid w:val="007D0DA6"/>
    <w:rsid w:val="007D1273"/>
    <w:rsid w:val="007D1D7D"/>
    <w:rsid w:val="007D201F"/>
    <w:rsid w:val="007D273D"/>
    <w:rsid w:val="007D3EF3"/>
    <w:rsid w:val="007D4AA2"/>
    <w:rsid w:val="007D585F"/>
    <w:rsid w:val="007D7B8F"/>
    <w:rsid w:val="007E10FD"/>
    <w:rsid w:val="007E20E3"/>
    <w:rsid w:val="007E2539"/>
    <w:rsid w:val="007E2992"/>
    <w:rsid w:val="007E2FCF"/>
    <w:rsid w:val="007E4030"/>
    <w:rsid w:val="007E5337"/>
    <w:rsid w:val="007F053B"/>
    <w:rsid w:val="007F07E2"/>
    <w:rsid w:val="007F1178"/>
    <w:rsid w:val="007F2B5E"/>
    <w:rsid w:val="007F30D2"/>
    <w:rsid w:val="007F3A10"/>
    <w:rsid w:val="007F3A89"/>
    <w:rsid w:val="007F5AD4"/>
    <w:rsid w:val="007F682C"/>
    <w:rsid w:val="007F6E76"/>
    <w:rsid w:val="007F7CD8"/>
    <w:rsid w:val="008003BF"/>
    <w:rsid w:val="008012FD"/>
    <w:rsid w:val="00801A31"/>
    <w:rsid w:val="00802D75"/>
    <w:rsid w:val="008038F9"/>
    <w:rsid w:val="00804A4E"/>
    <w:rsid w:val="008068D3"/>
    <w:rsid w:val="008069C8"/>
    <w:rsid w:val="00807A5E"/>
    <w:rsid w:val="00807CF4"/>
    <w:rsid w:val="00807FF8"/>
    <w:rsid w:val="00810760"/>
    <w:rsid w:val="00811071"/>
    <w:rsid w:val="00811D37"/>
    <w:rsid w:val="00811FAB"/>
    <w:rsid w:val="00813A83"/>
    <w:rsid w:val="00813EBD"/>
    <w:rsid w:val="0081480D"/>
    <w:rsid w:val="00815E53"/>
    <w:rsid w:val="00817473"/>
    <w:rsid w:val="00820490"/>
    <w:rsid w:val="00820D1F"/>
    <w:rsid w:val="00824672"/>
    <w:rsid w:val="0082480B"/>
    <w:rsid w:val="0082501F"/>
    <w:rsid w:val="00825302"/>
    <w:rsid w:val="00825922"/>
    <w:rsid w:val="00825E33"/>
    <w:rsid w:val="008268FF"/>
    <w:rsid w:val="00826FC7"/>
    <w:rsid w:val="008303AD"/>
    <w:rsid w:val="00831F6B"/>
    <w:rsid w:val="0083226C"/>
    <w:rsid w:val="008338F8"/>
    <w:rsid w:val="00841207"/>
    <w:rsid w:val="00841A90"/>
    <w:rsid w:val="008435F7"/>
    <w:rsid w:val="008436BE"/>
    <w:rsid w:val="00843CA3"/>
    <w:rsid w:val="00845099"/>
    <w:rsid w:val="00845A47"/>
    <w:rsid w:val="00845DCD"/>
    <w:rsid w:val="00845F31"/>
    <w:rsid w:val="00845F91"/>
    <w:rsid w:val="00846C2E"/>
    <w:rsid w:val="008471DA"/>
    <w:rsid w:val="008533AF"/>
    <w:rsid w:val="00853DC2"/>
    <w:rsid w:val="0085496D"/>
    <w:rsid w:val="0085621C"/>
    <w:rsid w:val="008563FE"/>
    <w:rsid w:val="0086005E"/>
    <w:rsid w:val="00861A2B"/>
    <w:rsid w:val="00863B23"/>
    <w:rsid w:val="00866B7A"/>
    <w:rsid w:val="00871A14"/>
    <w:rsid w:val="00872B64"/>
    <w:rsid w:val="00874A97"/>
    <w:rsid w:val="00874D2E"/>
    <w:rsid w:val="008752AB"/>
    <w:rsid w:val="00876099"/>
    <w:rsid w:val="00876F5F"/>
    <w:rsid w:val="00880FC7"/>
    <w:rsid w:val="008816BB"/>
    <w:rsid w:val="008818CD"/>
    <w:rsid w:val="00882E03"/>
    <w:rsid w:val="0088355A"/>
    <w:rsid w:val="008839A3"/>
    <w:rsid w:val="00890627"/>
    <w:rsid w:val="00891850"/>
    <w:rsid w:val="008933C1"/>
    <w:rsid w:val="008950EF"/>
    <w:rsid w:val="008A4535"/>
    <w:rsid w:val="008A6CE7"/>
    <w:rsid w:val="008A7D21"/>
    <w:rsid w:val="008B0673"/>
    <w:rsid w:val="008B1C97"/>
    <w:rsid w:val="008B1E0B"/>
    <w:rsid w:val="008B3F71"/>
    <w:rsid w:val="008B4579"/>
    <w:rsid w:val="008B66BF"/>
    <w:rsid w:val="008B7FF2"/>
    <w:rsid w:val="008C01F6"/>
    <w:rsid w:val="008C10E1"/>
    <w:rsid w:val="008C1D68"/>
    <w:rsid w:val="008C2CAA"/>
    <w:rsid w:val="008C3CAC"/>
    <w:rsid w:val="008D1010"/>
    <w:rsid w:val="008D1365"/>
    <w:rsid w:val="008D37E9"/>
    <w:rsid w:val="008D7823"/>
    <w:rsid w:val="008D7E00"/>
    <w:rsid w:val="008E03E8"/>
    <w:rsid w:val="008E1F7C"/>
    <w:rsid w:val="008E22A6"/>
    <w:rsid w:val="008E2F85"/>
    <w:rsid w:val="008E41E2"/>
    <w:rsid w:val="008E44D6"/>
    <w:rsid w:val="008F0104"/>
    <w:rsid w:val="008F0794"/>
    <w:rsid w:val="008F4A1B"/>
    <w:rsid w:val="008F6088"/>
    <w:rsid w:val="008F67F4"/>
    <w:rsid w:val="008F75BE"/>
    <w:rsid w:val="00901FA5"/>
    <w:rsid w:val="00902174"/>
    <w:rsid w:val="00907DD4"/>
    <w:rsid w:val="00912437"/>
    <w:rsid w:val="009140CC"/>
    <w:rsid w:val="009147FB"/>
    <w:rsid w:val="0091494E"/>
    <w:rsid w:val="00914B16"/>
    <w:rsid w:val="009154A5"/>
    <w:rsid w:val="00915AD2"/>
    <w:rsid w:val="00915BC1"/>
    <w:rsid w:val="00921FB6"/>
    <w:rsid w:val="00924720"/>
    <w:rsid w:val="00925412"/>
    <w:rsid w:val="0092560C"/>
    <w:rsid w:val="00926459"/>
    <w:rsid w:val="00926ABB"/>
    <w:rsid w:val="009343B9"/>
    <w:rsid w:val="009369F0"/>
    <w:rsid w:val="00937AEF"/>
    <w:rsid w:val="0094072F"/>
    <w:rsid w:val="00940C23"/>
    <w:rsid w:val="0094137A"/>
    <w:rsid w:val="009415F3"/>
    <w:rsid w:val="00943136"/>
    <w:rsid w:val="009438AD"/>
    <w:rsid w:val="009441C3"/>
    <w:rsid w:val="009448EE"/>
    <w:rsid w:val="0094513C"/>
    <w:rsid w:val="009454D6"/>
    <w:rsid w:val="009465EA"/>
    <w:rsid w:val="00946AE4"/>
    <w:rsid w:val="00950343"/>
    <w:rsid w:val="00953CE1"/>
    <w:rsid w:val="00955BFA"/>
    <w:rsid w:val="00956FD7"/>
    <w:rsid w:val="00962948"/>
    <w:rsid w:val="009630C5"/>
    <w:rsid w:val="00965062"/>
    <w:rsid w:val="0096568D"/>
    <w:rsid w:val="00967593"/>
    <w:rsid w:val="00967930"/>
    <w:rsid w:val="009713CF"/>
    <w:rsid w:val="0097176D"/>
    <w:rsid w:val="00972D8E"/>
    <w:rsid w:val="0097389F"/>
    <w:rsid w:val="00974589"/>
    <w:rsid w:val="00974AF1"/>
    <w:rsid w:val="00976050"/>
    <w:rsid w:val="0097694A"/>
    <w:rsid w:val="009773AB"/>
    <w:rsid w:val="0097787C"/>
    <w:rsid w:val="009800D8"/>
    <w:rsid w:val="00980B56"/>
    <w:rsid w:val="00983164"/>
    <w:rsid w:val="00984FEA"/>
    <w:rsid w:val="009854DB"/>
    <w:rsid w:val="0098556D"/>
    <w:rsid w:val="00985968"/>
    <w:rsid w:val="009859F2"/>
    <w:rsid w:val="0098675F"/>
    <w:rsid w:val="00986A47"/>
    <w:rsid w:val="00987C55"/>
    <w:rsid w:val="009907C6"/>
    <w:rsid w:val="009908C8"/>
    <w:rsid w:val="009912CB"/>
    <w:rsid w:val="00997223"/>
    <w:rsid w:val="009A046C"/>
    <w:rsid w:val="009A1FBA"/>
    <w:rsid w:val="009A467B"/>
    <w:rsid w:val="009A678F"/>
    <w:rsid w:val="009A701E"/>
    <w:rsid w:val="009A7CE2"/>
    <w:rsid w:val="009B0747"/>
    <w:rsid w:val="009B1C4E"/>
    <w:rsid w:val="009B2A83"/>
    <w:rsid w:val="009B61C1"/>
    <w:rsid w:val="009B7EC8"/>
    <w:rsid w:val="009C3C06"/>
    <w:rsid w:val="009C49CB"/>
    <w:rsid w:val="009C7E56"/>
    <w:rsid w:val="009D0B2A"/>
    <w:rsid w:val="009D1EF2"/>
    <w:rsid w:val="009D24E8"/>
    <w:rsid w:val="009D47E1"/>
    <w:rsid w:val="009D5207"/>
    <w:rsid w:val="009E039A"/>
    <w:rsid w:val="009E040A"/>
    <w:rsid w:val="009E05C6"/>
    <w:rsid w:val="009E1DD4"/>
    <w:rsid w:val="009E4528"/>
    <w:rsid w:val="009E543D"/>
    <w:rsid w:val="009E58EB"/>
    <w:rsid w:val="009E5E46"/>
    <w:rsid w:val="009F42D7"/>
    <w:rsid w:val="009F4F51"/>
    <w:rsid w:val="009F525E"/>
    <w:rsid w:val="009F58D8"/>
    <w:rsid w:val="009F6594"/>
    <w:rsid w:val="009F6EF0"/>
    <w:rsid w:val="00A010E7"/>
    <w:rsid w:val="00A03443"/>
    <w:rsid w:val="00A03F3B"/>
    <w:rsid w:val="00A04C08"/>
    <w:rsid w:val="00A06260"/>
    <w:rsid w:val="00A06E73"/>
    <w:rsid w:val="00A078C2"/>
    <w:rsid w:val="00A11E1F"/>
    <w:rsid w:val="00A12FA1"/>
    <w:rsid w:val="00A139D1"/>
    <w:rsid w:val="00A172C3"/>
    <w:rsid w:val="00A21043"/>
    <w:rsid w:val="00A211D3"/>
    <w:rsid w:val="00A21408"/>
    <w:rsid w:val="00A24510"/>
    <w:rsid w:val="00A24A21"/>
    <w:rsid w:val="00A26EAA"/>
    <w:rsid w:val="00A27C2C"/>
    <w:rsid w:val="00A27C66"/>
    <w:rsid w:val="00A27D28"/>
    <w:rsid w:val="00A3202C"/>
    <w:rsid w:val="00A32B6F"/>
    <w:rsid w:val="00A32B74"/>
    <w:rsid w:val="00A3348C"/>
    <w:rsid w:val="00A35BB4"/>
    <w:rsid w:val="00A366FF"/>
    <w:rsid w:val="00A3784E"/>
    <w:rsid w:val="00A40081"/>
    <w:rsid w:val="00A4017E"/>
    <w:rsid w:val="00A4672F"/>
    <w:rsid w:val="00A46869"/>
    <w:rsid w:val="00A47761"/>
    <w:rsid w:val="00A50741"/>
    <w:rsid w:val="00A51381"/>
    <w:rsid w:val="00A52B39"/>
    <w:rsid w:val="00A53378"/>
    <w:rsid w:val="00A53A84"/>
    <w:rsid w:val="00A53D1A"/>
    <w:rsid w:val="00A550C1"/>
    <w:rsid w:val="00A5642B"/>
    <w:rsid w:val="00A57645"/>
    <w:rsid w:val="00A60309"/>
    <w:rsid w:val="00A60B72"/>
    <w:rsid w:val="00A62577"/>
    <w:rsid w:val="00A630CA"/>
    <w:rsid w:val="00A64B05"/>
    <w:rsid w:val="00A6669C"/>
    <w:rsid w:val="00A67290"/>
    <w:rsid w:val="00A67E2A"/>
    <w:rsid w:val="00A704D3"/>
    <w:rsid w:val="00A70C10"/>
    <w:rsid w:val="00A72E3E"/>
    <w:rsid w:val="00A72FAD"/>
    <w:rsid w:val="00A7343A"/>
    <w:rsid w:val="00A75BA5"/>
    <w:rsid w:val="00A75CA9"/>
    <w:rsid w:val="00A75CFF"/>
    <w:rsid w:val="00A762C1"/>
    <w:rsid w:val="00A76919"/>
    <w:rsid w:val="00A76EDF"/>
    <w:rsid w:val="00A77A94"/>
    <w:rsid w:val="00A8040C"/>
    <w:rsid w:val="00A8095D"/>
    <w:rsid w:val="00A824DD"/>
    <w:rsid w:val="00A84593"/>
    <w:rsid w:val="00A84AF8"/>
    <w:rsid w:val="00A84CEA"/>
    <w:rsid w:val="00A852A6"/>
    <w:rsid w:val="00A858DE"/>
    <w:rsid w:val="00A85D57"/>
    <w:rsid w:val="00A86172"/>
    <w:rsid w:val="00A86A28"/>
    <w:rsid w:val="00A90E9D"/>
    <w:rsid w:val="00A913CF"/>
    <w:rsid w:val="00A91A5F"/>
    <w:rsid w:val="00A926D8"/>
    <w:rsid w:val="00A945F5"/>
    <w:rsid w:val="00A964EA"/>
    <w:rsid w:val="00A966F6"/>
    <w:rsid w:val="00A979B6"/>
    <w:rsid w:val="00AA09D7"/>
    <w:rsid w:val="00AA0D33"/>
    <w:rsid w:val="00AA1393"/>
    <w:rsid w:val="00AA21EB"/>
    <w:rsid w:val="00AA390E"/>
    <w:rsid w:val="00AA5D41"/>
    <w:rsid w:val="00AA72A8"/>
    <w:rsid w:val="00AB29FC"/>
    <w:rsid w:val="00AB31E4"/>
    <w:rsid w:val="00AB3DA0"/>
    <w:rsid w:val="00AB4121"/>
    <w:rsid w:val="00AB636D"/>
    <w:rsid w:val="00AB75A1"/>
    <w:rsid w:val="00AC0EB6"/>
    <w:rsid w:val="00AC45A2"/>
    <w:rsid w:val="00AC4E91"/>
    <w:rsid w:val="00AD2664"/>
    <w:rsid w:val="00AD3110"/>
    <w:rsid w:val="00AD4899"/>
    <w:rsid w:val="00AD5E77"/>
    <w:rsid w:val="00AD635A"/>
    <w:rsid w:val="00AD694F"/>
    <w:rsid w:val="00AD6C51"/>
    <w:rsid w:val="00AE1777"/>
    <w:rsid w:val="00AE3007"/>
    <w:rsid w:val="00AE3E8B"/>
    <w:rsid w:val="00AE6125"/>
    <w:rsid w:val="00AF1256"/>
    <w:rsid w:val="00AF22F5"/>
    <w:rsid w:val="00AF31DF"/>
    <w:rsid w:val="00AF401D"/>
    <w:rsid w:val="00AF4FC7"/>
    <w:rsid w:val="00AF5BBC"/>
    <w:rsid w:val="00B01792"/>
    <w:rsid w:val="00B04280"/>
    <w:rsid w:val="00B0560A"/>
    <w:rsid w:val="00B05964"/>
    <w:rsid w:val="00B07511"/>
    <w:rsid w:val="00B07A1C"/>
    <w:rsid w:val="00B07D5B"/>
    <w:rsid w:val="00B1008A"/>
    <w:rsid w:val="00B120AC"/>
    <w:rsid w:val="00B13FE9"/>
    <w:rsid w:val="00B1469E"/>
    <w:rsid w:val="00B147B5"/>
    <w:rsid w:val="00B16E8C"/>
    <w:rsid w:val="00B173DD"/>
    <w:rsid w:val="00B1757A"/>
    <w:rsid w:val="00B17AB0"/>
    <w:rsid w:val="00B21924"/>
    <w:rsid w:val="00B21E35"/>
    <w:rsid w:val="00B22608"/>
    <w:rsid w:val="00B22E8C"/>
    <w:rsid w:val="00B23017"/>
    <w:rsid w:val="00B23EBF"/>
    <w:rsid w:val="00B23F18"/>
    <w:rsid w:val="00B24610"/>
    <w:rsid w:val="00B24682"/>
    <w:rsid w:val="00B263A0"/>
    <w:rsid w:val="00B26C79"/>
    <w:rsid w:val="00B31129"/>
    <w:rsid w:val="00B31C1D"/>
    <w:rsid w:val="00B3452C"/>
    <w:rsid w:val="00B4079B"/>
    <w:rsid w:val="00B43415"/>
    <w:rsid w:val="00B51483"/>
    <w:rsid w:val="00B52136"/>
    <w:rsid w:val="00B539D0"/>
    <w:rsid w:val="00B53D9D"/>
    <w:rsid w:val="00B55153"/>
    <w:rsid w:val="00B5565E"/>
    <w:rsid w:val="00B56747"/>
    <w:rsid w:val="00B5687D"/>
    <w:rsid w:val="00B607D9"/>
    <w:rsid w:val="00B61C38"/>
    <w:rsid w:val="00B64190"/>
    <w:rsid w:val="00B74ADE"/>
    <w:rsid w:val="00B7541C"/>
    <w:rsid w:val="00B75534"/>
    <w:rsid w:val="00B768BA"/>
    <w:rsid w:val="00B77D16"/>
    <w:rsid w:val="00B8094A"/>
    <w:rsid w:val="00B83AB6"/>
    <w:rsid w:val="00B846DF"/>
    <w:rsid w:val="00B8555F"/>
    <w:rsid w:val="00B8561D"/>
    <w:rsid w:val="00B86361"/>
    <w:rsid w:val="00B866D5"/>
    <w:rsid w:val="00B86A2B"/>
    <w:rsid w:val="00B8721B"/>
    <w:rsid w:val="00B90055"/>
    <w:rsid w:val="00B928EA"/>
    <w:rsid w:val="00B93C6B"/>
    <w:rsid w:val="00B93CB6"/>
    <w:rsid w:val="00B94484"/>
    <w:rsid w:val="00B9484C"/>
    <w:rsid w:val="00B959ED"/>
    <w:rsid w:val="00B96CA4"/>
    <w:rsid w:val="00B9732A"/>
    <w:rsid w:val="00BA0860"/>
    <w:rsid w:val="00BA092C"/>
    <w:rsid w:val="00BA26C4"/>
    <w:rsid w:val="00BA377F"/>
    <w:rsid w:val="00BA383C"/>
    <w:rsid w:val="00BB05C1"/>
    <w:rsid w:val="00BB06AF"/>
    <w:rsid w:val="00BB0B40"/>
    <w:rsid w:val="00BB12AD"/>
    <w:rsid w:val="00BB1B4E"/>
    <w:rsid w:val="00BB2E37"/>
    <w:rsid w:val="00BB5F65"/>
    <w:rsid w:val="00BB65D3"/>
    <w:rsid w:val="00BB6D0C"/>
    <w:rsid w:val="00BC1955"/>
    <w:rsid w:val="00BC26A6"/>
    <w:rsid w:val="00BC43F0"/>
    <w:rsid w:val="00BC4CD4"/>
    <w:rsid w:val="00BC62FB"/>
    <w:rsid w:val="00BC717F"/>
    <w:rsid w:val="00BC7314"/>
    <w:rsid w:val="00BD20F1"/>
    <w:rsid w:val="00BD2180"/>
    <w:rsid w:val="00BD2758"/>
    <w:rsid w:val="00BD2C13"/>
    <w:rsid w:val="00BD3DC1"/>
    <w:rsid w:val="00BD492D"/>
    <w:rsid w:val="00BD6A96"/>
    <w:rsid w:val="00BE1094"/>
    <w:rsid w:val="00BE2818"/>
    <w:rsid w:val="00BE3564"/>
    <w:rsid w:val="00BE4CFD"/>
    <w:rsid w:val="00BE51FE"/>
    <w:rsid w:val="00BE554F"/>
    <w:rsid w:val="00BE74B5"/>
    <w:rsid w:val="00BF0654"/>
    <w:rsid w:val="00BF0CED"/>
    <w:rsid w:val="00BF32B6"/>
    <w:rsid w:val="00BF43AF"/>
    <w:rsid w:val="00C035AC"/>
    <w:rsid w:val="00C03758"/>
    <w:rsid w:val="00C1114E"/>
    <w:rsid w:val="00C1296A"/>
    <w:rsid w:val="00C13AEC"/>
    <w:rsid w:val="00C148A6"/>
    <w:rsid w:val="00C16337"/>
    <w:rsid w:val="00C16700"/>
    <w:rsid w:val="00C178C4"/>
    <w:rsid w:val="00C20834"/>
    <w:rsid w:val="00C20FA0"/>
    <w:rsid w:val="00C22CA2"/>
    <w:rsid w:val="00C23A5E"/>
    <w:rsid w:val="00C24B9F"/>
    <w:rsid w:val="00C2598D"/>
    <w:rsid w:val="00C26098"/>
    <w:rsid w:val="00C2670C"/>
    <w:rsid w:val="00C26E9D"/>
    <w:rsid w:val="00C27561"/>
    <w:rsid w:val="00C302CB"/>
    <w:rsid w:val="00C30830"/>
    <w:rsid w:val="00C30FEE"/>
    <w:rsid w:val="00C33381"/>
    <w:rsid w:val="00C33401"/>
    <w:rsid w:val="00C3509F"/>
    <w:rsid w:val="00C3537F"/>
    <w:rsid w:val="00C35994"/>
    <w:rsid w:val="00C35D1A"/>
    <w:rsid w:val="00C35DED"/>
    <w:rsid w:val="00C419A6"/>
    <w:rsid w:val="00C42968"/>
    <w:rsid w:val="00C43094"/>
    <w:rsid w:val="00C430CD"/>
    <w:rsid w:val="00C454F6"/>
    <w:rsid w:val="00C478DB"/>
    <w:rsid w:val="00C47BC2"/>
    <w:rsid w:val="00C501A6"/>
    <w:rsid w:val="00C521F2"/>
    <w:rsid w:val="00C52E81"/>
    <w:rsid w:val="00C52E92"/>
    <w:rsid w:val="00C54876"/>
    <w:rsid w:val="00C56E28"/>
    <w:rsid w:val="00C56FAD"/>
    <w:rsid w:val="00C57EF3"/>
    <w:rsid w:val="00C60146"/>
    <w:rsid w:val="00C6053B"/>
    <w:rsid w:val="00C62D75"/>
    <w:rsid w:val="00C62EBE"/>
    <w:rsid w:val="00C63024"/>
    <w:rsid w:val="00C64F94"/>
    <w:rsid w:val="00C660B1"/>
    <w:rsid w:val="00C660BD"/>
    <w:rsid w:val="00C70D68"/>
    <w:rsid w:val="00C7127A"/>
    <w:rsid w:val="00C7215A"/>
    <w:rsid w:val="00C725F7"/>
    <w:rsid w:val="00C72D9E"/>
    <w:rsid w:val="00C74EA9"/>
    <w:rsid w:val="00C753C8"/>
    <w:rsid w:val="00C76CBF"/>
    <w:rsid w:val="00C76FF5"/>
    <w:rsid w:val="00C77229"/>
    <w:rsid w:val="00C779D5"/>
    <w:rsid w:val="00C77E09"/>
    <w:rsid w:val="00C816E9"/>
    <w:rsid w:val="00C83870"/>
    <w:rsid w:val="00C83D1E"/>
    <w:rsid w:val="00C83EA1"/>
    <w:rsid w:val="00C846F9"/>
    <w:rsid w:val="00C84936"/>
    <w:rsid w:val="00C84EA2"/>
    <w:rsid w:val="00C84FD8"/>
    <w:rsid w:val="00C850A4"/>
    <w:rsid w:val="00C87D86"/>
    <w:rsid w:val="00C9006C"/>
    <w:rsid w:val="00C904B1"/>
    <w:rsid w:val="00C937B1"/>
    <w:rsid w:val="00C95098"/>
    <w:rsid w:val="00C95893"/>
    <w:rsid w:val="00C962E8"/>
    <w:rsid w:val="00C973D2"/>
    <w:rsid w:val="00CA013D"/>
    <w:rsid w:val="00CA2BEE"/>
    <w:rsid w:val="00CA3CF5"/>
    <w:rsid w:val="00CA42C5"/>
    <w:rsid w:val="00CA48CC"/>
    <w:rsid w:val="00CA6120"/>
    <w:rsid w:val="00CA6F5A"/>
    <w:rsid w:val="00CA75CE"/>
    <w:rsid w:val="00CA7F14"/>
    <w:rsid w:val="00CB04C1"/>
    <w:rsid w:val="00CB3158"/>
    <w:rsid w:val="00CB459C"/>
    <w:rsid w:val="00CB4B9A"/>
    <w:rsid w:val="00CC30A7"/>
    <w:rsid w:val="00CC3699"/>
    <w:rsid w:val="00CC36F3"/>
    <w:rsid w:val="00CC5604"/>
    <w:rsid w:val="00CC626B"/>
    <w:rsid w:val="00CC63FB"/>
    <w:rsid w:val="00CD021C"/>
    <w:rsid w:val="00CD0527"/>
    <w:rsid w:val="00CD1390"/>
    <w:rsid w:val="00CD1D25"/>
    <w:rsid w:val="00CD33F0"/>
    <w:rsid w:val="00CD3C67"/>
    <w:rsid w:val="00CD4830"/>
    <w:rsid w:val="00CD5264"/>
    <w:rsid w:val="00CD54D0"/>
    <w:rsid w:val="00CD7107"/>
    <w:rsid w:val="00CD742A"/>
    <w:rsid w:val="00CD750B"/>
    <w:rsid w:val="00CD7CE6"/>
    <w:rsid w:val="00CE1238"/>
    <w:rsid w:val="00CE1EBE"/>
    <w:rsid w:val="00CE22CD"/>
    <w:rsid w:val="00CE282F"/>
    <w:rsid w:val="00CE419F"/>
    <w:rsid w:val="00CE4805"/>
    <w:rsid w:val="00CE4EAF"/>
    <w:rsid w:val="00CE7704"/>
    <w:rsid w:val="00CF0373"/>
    <w:rsid w:val="00CF1318"/>
    <w:rsid w:val="00CF19F1"/>
    <w:rsid w:val="00CF285B"/>
    <w:rsid w:val="00CF4CFA"/>
    <w:rsid w:val="00CF55A4"/>
    <w:rsid w:val="00CF61E7"/>
    <w:rsid w:val="00CF6E22"/>
    <w:rsid w:val="00CF6F3B"/>
    <w:rsid w:val="00D00A0F"/>
    <w:rsid w:val="00D02A13"/>
    <w:rsid w:val="00D03993"/>
    <w:rsid w:val="00D0435A"/>
    <w:rsid w:val="00D057FB"/>
    <w:rsid w:val="00D05F78"/>
    <w:rsid w:val="00D07969"/>
    <w:rsid w:val="00D1153C"/>
    <w:rsid w:val="00D12088"/>
    <w:rsid w:val="00D13F4A"/>
    <w:rsid w:val="00D16C8F"/>
    <w:rsid w:val="00D17962"/>
    <w:rsid w:val="00D17B14"/>
    <w:rsid w:val="00D22634"/>
    <w:rsid w:val="00D23161"/>
    <w:rsid w:val="00D23679"/>
    <w:rsid w:val="00D26229"/>
    <w:rsid w:val="00D267C3"/>
    <w:rsid w:val="00D36982"/>
    <w:rsid w:val="00D42C36"/>
    <w:rsid w:val="00D43F8F"/>
    <w:rsid w:val="00D505D0"/>
    <w:rsid w:val="00D509A6"/>
    <w:rsid w:val="00D5123C"/>
    <w:rsid w:val="00D5152D"/>
    <w:rsid w:val="00D538B0"/>
    <w:rsid w:val="00D549FF"/>
    <w:rsid w:val="00D56268"/>
    <w:rsid w:val="00D57AEC"/>
    <w:rsid w:val="00D6122F"/>
    <w:rsid w:val="00D65363"/>
    <w:rsid w:val="00D6627E"/>
    <w:rsid w:val="00D6682C"/>
    <w:rsid w:val="00D672DC"/>
    <w:rsid w:val="00D711B1"/>
    <w:rsid w:val="00D73F06"/>
    <w:rsid w:val="00D741EF"/>
    <w:rsid w:val="00D751B4"/>
    <w:rsid w:val="00D75D3D"/>
    <w:rsid w:val="00D76644"/>
    <w:rsid w:val="00D77D5A"/>
    <w:rsid w:val="00D81F24"/>
    <w:rsid w:val="00D82E33"/>
    <w:rsid w:val="00D837C4"/>
    <w:rsid w:val="00D866E7"/>
    <w:rsid w:val="00D87053"/>
    <w:rsid w:val="00D87745"/>
    <w:rsid w:val="00D87FB9"/>
    <w:rsid w:val="00D90A45"/>
    <w:rsid w:val="00D913E9"/>
    <w:rsid w:val="00D93BE3"/>
    <w:rsid w:val="00D94C95"/>
    <w:rsid w:val="00D952DD"/>
    <w:rsid w:val="00D960A0"/>
    <w:rsid w:val="00D967BA"/>
    <w:rsid w:val="00D97659"/>
    <w:rsid w:val="00D97F4F"/>
    <w:rsid w:val="00DA109D"/>
    <w:rsid w:val="00DA1270"/>
    <w:rsid w:val="00DA1AD4"/>
    <w:rsid w:val="00DA1D3E"/>
    <w:rsid w:val="00DA2227"/>
    <w:rsid w:val="00DA234F"/>
    <w:rsid w:val="00DA612B"/>
    <w:rsid w:val="00DA7ACA"/>
    <w:rsid w:val="00DB13DC"/>
    <w:rsid w:val="00DB16D0"/>
    <w:rsid w:val="00DB2CE9"/>
    <w:rsid w:val="00DB4E39"/>
    <w:rsid w:val="00DB4FAA"/>
    <w:rsid w:val="00DB6B0F"/>
    <w:rsid w:val="00DC0C49"/>
    <w:rsid w:val="00DC158F"/>
    <w:rsid w:val="00DC15E2"/>
    <w:rsid w:val="00DC368D"/>
    <w:rsid w:val="00DC47E6"/>
    <w:rsid w:val="00DC4AAD"/>
    <w:rsid w:val="00DC4BBD"/>
    <w:rsid w:val="00DC4E80"/>
    <w:rsid w:val="00DC793C"/>
    <w:rsid w:val="00DD3504"/>
    <w:rsid w:val="00DD4ABB"/>
    <w:rsid w:val="00DD4AEE"/>
    <w:rsid w:val="00DE0BF6"/>
    <w:rsid w:val="00DE2110"/>
    <w:rsid w:val="00DE3070"/>
    <w:rsid w:val="00DE3425"/>
    <w:rsid w:val="00DE3FE8"/>
    <w:rsid w:val="00DE61D1"/>
    <w:rsid w:val="00DE6EC0"/>
    <w:rsid w:val="00DF038B"/>
    <w:rsid w:val="00DF0459"/>
    <w:rsid w:val="00DF1FD8"/>
    <w:rsid w:val="00DF473D"/>
    <w:rsid w:val="00DF4911"/>
    <w:rsid w:val="00DF5767"/>
    <w:rsid w:val="00DF68E9"/>
    <w:rsid w:val="00DF7FB8"/>
    <w:rsid w:val="00E000B2"/>
    <w:rsid w:val="00E01528"/>
    <w:rsid w:val="00E05FD6"/>
    <w:rsid w:val="00E11FFC"/>
    <w:rsid w:val="00E128EE"/>
    <w:rsid w:val="00E17292"/>
    <w:rsid w:val="00E20BBC"/>
    <w:rsid w:val="00E22163"/>
    <w:rsid w:val="00E24C45"/>
    <w:rsid w:val="00E25D52"/>
    <w:rsid w:val="00E265CE"/>
    <w:rsid w:val="00E2745B"/>
    <w:rsid w:val="00E27BF1"/>
    <w:rsid w:val="00E27FEC"/>
    <w:rsid w:val="00E31686"/>
    <w:rsid w:val="00E3281A"/>
    <w:rsid w:val="00E33B25"/>
    <w:rsid w:val="00E33B9B"/>
    <w:rsid w:val="00E33ECB"/>
    <w:rsid w:val="00E33F09"/>
    <w:rsid w:val="00E3490F"/>
    <w:rsid w:val="00E34FD7"/>
    <w:rsid w:val="00E35E93"/>
    <w:rsid w:val="00E37342"/>
    <w:rsid w:val="00E3791E"/>
    <w:rsid w:val="00E42DA9"/>
    <w:rsid w:val="00E431D9"/>
    <w:rsid w:val="00E433B1"/>
    <w:rsid w:val="00E43B86"/>
    <w:rsid w:val="00E458C4"/>
    <w:rsid w:val="00E5040E"/>
    <w:rsid w:val="00E50838"/>
    <w:rsid w:val="00E5215F"/>
    <w:rsid w:val="00E60822"/>
    <w:rsid w:val="00E616CF"/>
    <w:rsid w:val="00E62C93"/>
    <w:rsid w:val="00E6758B"/>
    <w:rsid w:val="00E67EC3"/>
    <w:rsid w:val="00E7052E"/>
    <w:rsid w:val="00E70C81"/>
    <w:rsid w:val="00E726C7"/>
    <w:rsid w:val="00E72DC3"/>
    <w:rsid w:val="00E731D9"/>
    <w:rsid w:val="00E75005"/>
    <w:rsid w:val="00E75103"/>
    <w:rsid w:val="00E768FB"/>
    <w:rsid w:val="00E76FDB"/>
    <w:rsid w:val="00E812DD"/>
    <w:rsid w:val="00E81351"/>
    <w:rsid w:val="00E82D2B"/>
    <w:rsid w:val="00E86317"/>
    <w:rsid w:val="00E910DA"/>
    <w:rsid w:val="00E91C86"/>
    <w:rsid w:val="00E97C64"/>
    <w:rsid w:val="00EA0856"/>
    <w:rsid w:val="00EA178C"/>
    <w:rsid w:val="00EA1EE9"/>
    <w:rsid w:val="00EA329F"/>
    <w:rsid w:val="00EA40FE"/>
    <w:rsid w:val="00EA483E"/>
    <w:rsid w:val="00EA6923"/>
    <w:rsid w:val="00EA7F7A"/>
    <w:rsid w:val="00EB09B9"/>
    <w:rsid w:val="00EB249F"/>
    <w:rsid w:val="00EB7180"/>
    <w:rsid w:val="00EC0CE7"/>
    <w:rsid w:val="00EC1F21"/>
    <w:rsid w:val="00EC3F53"/>
    <w:rsid w:val="00EC4949"/>
    <w:rsid w:val="00EC5C49"/>
    <w:rsid w:val="00EC7103"/>
    <w:rsid w:val="00EC7EE5"/>
    <w:rsid w:val="00ED215F"/>
    <w:rsid w:val="00ED4EAD"/>
    <w:rsid w:val="00ED770B"/>
    <w:rsid w:val="00EE03F6"/>
    <w:rsid w:val="00EE04EB"/>
    <w:rsid w:val="00EE0961"/>
    <w:rsid w:val="00EE1BCE"/>
    <w:rsid w:val="00EE2564"/>
    <w:rsid w:val="00EE3B8A"/>
    <w:rsid w:val="00EF0858"/>
    <w:rsid w:val="00EF12BF"/>
    <w:rsid w:val="00EF2961"/>
    <w:rsid w:val="00EF2BA7"/>
    <w:rsid w:val="00EF4CD9"/>
    <w:rsid w:val="00EF59D6"/>
    <w:rsid w:val="00EF5DF1"/>
    <w:rsid w:val="00F00454"/>
    <w:rsid w:val="00F00EAD"/>
    <w:rsid w:val="00F013AF"/>
    <w:rsid w:val="00F0327F"/>
    <w:rsid w:val="00F05009"/>
    <w:rsid w:val="00F05144"/>
    <w:rsid w:val="00F05E5C"/>
    <w:rsid w:val="00F060E8"/>
    <w:rsid w:val="00F062BE"/>
    <w:rsid w:val="00F0788A"/>
    <w:rsid w:val="00F1098C"/>
    <w:rsid w:val="00F12189"/>
    <w:rsid w:val="00F1270A"/>
    <w:rsid w:val="00F12807"/>
    <w:rsid w:val="00F12C0A"/>
    <w:rsid w:val="00F20E4F"/>
    <w:rsid w:val="00F22EAF"/>
    <w:rsid w:val="00F23B7F"/>
    <w:rsid w:val="00F24625"/>
    <w:rsid w:val="00F25CAF"/>
    <w:rsid w:val="00F2710B"/>
    <w:rsid w:val="00F275A6"/>
    <w:rsid w:val="00F30F46"/>
    <w:rsid w:val="00F31912"/>
    <w:rsid w:val="00F3341E"/>
    <w:rsid w:val="00F33F46"/>
    <w:rsid w:val="00F34071"/>
    <w:rsid w:val="00F349E5"/>
    <w:rsid w:val="00F3523B"/>
    <w:rsid w:val="00F36677"/>
    <w:rsid w:val="00F40E11"/>
    <w:rsid w:val="00F40F79"/>
    <w:rsid w:val="00F42483"/>
    <w:rsid w:val="00F42B5E"/>
    <w:rsid w:val="00F44AEB"/>
    <w:rsid w:val="00F53773"/>
    <w:rsid w:val="00F545E3"/>
    <w:rsid w:val="00F54F90"/>
    <w:rsid w:val="00F5744D"/>
    <w:rsid w:val="00F60D7E"/>
    <w:rsid w:val="00F631E7"/>
    <w:rsid w:val="00F64F40"/>
    <w:rsid w:val="00F651A0"/>
    <w:rsid w:val="00F65D6C"/>
    <w:rsid w:val="00F66A1D"/>
    <w:rsid w:val="00F67462"/>
    <w:rsid w:val="00F70CD2"/>
    <w:rsid w:val="00F74520"/>
    <w:rsid w:val="00F75306"/>
    <w:rsid w:val="00F76D3C"/>
    <w:rsid w:val="00F8117B"/>
    <w:rsid w:val="00F82C3B"/>
    <w:rsid w:val="00F83BE8"/>
    <w:rsid w:val="00F8626E"/>
    <w:rsid w:val="00F871C6"/>
    <w:rsid w:val="00F87A94"/>
    <w:rsid w:val="00F9019A"/>
    <w:rsid w:val="00F905D7"/>
    <w:rsid w:val="00F9205B"/>
    <w:rsid w:val="00F92D9A"/>
    <w:rsid w:val="00F93137"/>
    <w:rsid w:val="00F936DA"/>
    <w:rsid w:val="00F93F62"/>
    <w:rsid w:val="00F948CC"/>
    <w:rsid w:val="00F9632D"/>
    <w:rsid w:val="00F96A2A"/>
    <w:rsid w:val="00FA0290"/>
    <w:rsid w:val="00FA2314"/>
    <w:rsid w:val="00FA323F"/>
    <w:rsid w:val="00FA3CE6"/>
    <w:rsid w:val="00FA683E"/>
    <w:rsid w:val="00FA7578"/>
    <w:rsid w:val="00FB4459"/>
    <w:rsid w:val="00FB6EC7"/>
    <w:rsid w:val="00FC0113"/>
    <w:rsid w:val="00FC0880"/>
    <w:rsid w:val="00FC41D8"/>
    <w:rsid w:val="00FC44F0"/>
    <w:rsid w:val="00FC4908"/>
    <w:rsid w:val="00FC5486"/>
    <w:rsid w:val="00FC563B"/>
    <w:rsid w:val="00FC5B42"/>
    <w:rsid w:val="00FC6DC9"/>
    <w:rsid w:val="00FD0569"/>
    <w:rsid w:val="00FD0FE8"/>
    <w:rsid w:val="00FD145C"/>
    <w:rsid w:val="00FD267C"/>
    <w:rsid w:val="00FD4B7F"/>
    <w:rsid w:val="00FD4E19"/>
    <w:rsid w:val="00FD699B"/>
    <w:rsid w:val="00FD69AE"/>
    <w:rsid w:val="00FD69E6"/>
    <w:rsid w:val="00FE0F6B"/>
    <w:rsid w:val="00FE171B"/>
    <w:rsid w:val="00FE24A9"/>
    <w:rsid w:val="00FE53BD"/>
    <w:rsid w:val="00FE5C27"/>
    <w:rsid w:val="00FE5F0D"/>
    <w:rsid w:val="00FF06FC"/>
    <w:rsid w:val="00FF21C3"/>
    <w:rsid w:val="00FF25FD"/>
    <w:rsid w:val="00FF3C5A"/>
    <w:rsid w:val="00FF43E5"/>
    <w:rsid w:val="00FF5001"/>
    <w:rsid w:val="00FF51DA"/>
    <w:rsid w:val="00FF60A4"/>
    <w:rsid w:val="00FF6226"/>
    <w:rsid w:val="00FF6BBA"/>
    <w:rsid w:val="00FF771D"/>
    <w:rsid w:val="0C82A161"/>
    <w:rsid w:val="1C498A7A"/>
    <w:rsid w:val="1CA7129F"/>
    <w:rsid w:val="1F5CA983"/>
    <w:rsid w:val="40947BD9"/>
    <w:rsid w:val="50F6578B"/>
    <w:rsid w:val="51BFC2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2A361"/>
  <w15:chartTrackingRefBased/>
  <w15:docId w15:val="{1724C23A-3F96-4C64-88CA-44F0F26F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color w:val="33333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w:qFormat/>
    <w:rsid w:val="00620530"/>
    <w:pPr>
      <w:pBdr>
        <w:top w:val="nil"/>
        <w:left w:val="nil"/>
        <w:bottom w:val="nil"/>
        <w:right w:val="nil"/>
        <w:between w:val="nil"/>
      </w:pBdr>
      <w:spacing w:before="160" w:line="276" w:lineRule="auto"/>
    </w:pPr>
    <w:rPr>
      <w:color w:val="auto"/>
      <w:lang w:val="en-CA"/>
    </w:rPr>
  </w:style>
  <w:style w:type="paragraph" w:styleId="Heading1">
    <w:name w:val="heading 1"/>
    <w:basedOn w:val="Normal"/>
    <w:next w:val="Normal"/>
    <w:link w:val="Heading1Char"/>
    <w:uiPriority w:val="9"/>
    <w:qFormat/>
    <w:rsid w:val="00BD2C13"/>
    <w:pPr>
      <w:keepNext/>
      <w:keepLines/>
      <w:numPr>
        <w:numId w:val="7"/>
      </w:numPr>
      <w:pBdr>
        <w:top w:val="none" w:sz="0" w:space="0" w:color="auto"/>
        <w:left w:val="none" w:sz="0" w:space="0" w:color="auto"/>
        <w:bottom w:val="none" w:sz="0" w:space="0" w:color="auto"/>
        <w:right w:val="none" w:sz="0" w:space="0" w:color="auto"/>
        <w:between w:val="none" w:sz="0" w:space="0" w:color="auto"/>
      </w:pBdr>
      <w:tabs>
        <w:tab w:val="left" w:pos="1418"/>
      </w:tabs>
      <w:spacing w:before="240" w:after="120" w:line="240" w:lineRule="auto"/>
      <w:ind w:left="624" w:hanging="624"/>
      <w:outlineLvl w:val="0"/>
    </w:pPr>
    <w:rPr>
      <w:rFonts w:ascii="Gill Sans Nova Cond XBd" w:hAnsi="Gill Sans Nova Cond XBd"/>
      <w:noProof/>
      <w:sz w:val="40"/>
      <w:szCs w:val="56"/>
    </w:rPr>
  </w:style>
  <w:style w:type="paragraph" w:styleId="Heading2">
    <w:name w:val="heading 2"/>
    <w:basedOn w:val="Normal"/>
    <w:next w:val="Normal"/>
    <w:link w:val="Heading2Char"/>
    <w:uiPriority w:val="9"/>
    <w:unhideWhenUsed/>
    <w:qFormat/>
    <w:rsid w:val="00A40081"/>
    <w:pPr>
      <w:numPr>
        <w:ilvl w:val="1"/>
        <w:numId w:val="7"/>
      </w:numPr>
      <w:tabs>
        <w:tab w:val="right" w:pos="284"/>
      </w:tabs>
      <w:spacing w:before="240" w:after="120" w:line="240" w:lineRule="auto"/>
      <w:ind w:left="851" w:hanging="851"/>
      <w:outlineLvl w:val="1"/>
    </w:pPr>
    <w:rPr>
      <w:rFonts w:ascii="Gill Sans Nova Cond XBd" w:hAnsi="Gill Sans Nova Cond XBd"/>
      <w:noProof/>
      <w:color w:val="9B40EA"/>
      <w:sz w:val="36"/>
      <w:szCs w:val="48"/>
    </w:rPr>
  </w:style>
  <w:style w:type="paragraph" w:styleId="Heading3">
    <w:name w:val="heading 3"/>
    <w:basedOn w:val="Normal"/>
    <w:next w:val="Normal"/>
    <w:link w:val="Heading3Char"/>
    <w:uiPriority w:val="9"/>
    <w:unhideWhenUsed/>
    <w:qFormat/>
    <w:rsid w:val="00A40081"/>
    <w:pPr>
      <w:numPr>
        <w:ilvl w:val="2"/>
        <w:numId w:val="7"/>
      </w:numPr>
      <w:spacing w:before="240" w:after="120" w:line="240" w:lineRule="auto"/>
      <w:ind w:left="992" w:hanging="992"/>
      <w:outlineLvl w:val="2"/>
    </w:pPr>
    <w:rPr>
      <w:rFonts w:ascii="Gill Sans Nova Cond XBd" w:eastAsiaTheme="majorEastAsia" w:hAnsi="Gill Sans Nova Cond XBd" w:cstheme="majorBidi"/>
      <w:noProof/>
      <w:sz w:val="32"/>
      <w:szCs w:val="36"/>
    </w:rPr>
  </w:style>
  <w:style w:type="paragraph" w:styleId="Heading4">
    <w:name w:val="heading 4"/>
    <w:basedOn w:val="Normal"/>
    <w:next w:val="Normal"/>
    <w:link w:val="Heading4Char"/>
    <w:uiPriority w:val="9"/>
    <w:unhideWhenUsed/>
    <w:qFormat/>
    <w:rsid w:val="00A40081"/>
    <w:pPr>
      <w:numPr>
        <w:ilvl w:val="3"/>
        <w:numId w:val="7"/>
      </w:numPr>
      <w:ind w:left="1134" w:hanging="1134"/>
      <w:outlineLvl w:val="3"/>
    </w:pPr>
    <w:rPr>
      <w:rFonts w:eastAsiaTheme="majorEastAsia" w:cstheme="majorBidi"/>
      <w:noProof/>
      <w:color w:val="9B40EA"/>
      <w:sz w:val="28"/>
      <w:szCs w:val="28"/>
    </w:rPr>
  </w:style>
  <w:style w:type="paragraph" w:styleId="Heading5">
    <w:name w:val="heading 5"/>
    <w:basedOn w:val="Normal"/>
    <w:next w:val="Normal"/>
    <w:link w:val="Heading5Char"/>
    <w:uiPriority w:val="9"/>
    <w:semiHidden/>
    <w:unhideWhenUsed/>
    <w:rsid w:val="00BC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13"/>
    <w:rPr>
      <w:rFonts w:ascii="Gill Sans Nova Cond XBd" w:hAnsi="Gill Sans Nova Cond XBd"/>
      <w:noProof/>
      <w:color w:val="auto"/>
      <w:sz w:val="40"/>
      <w:szCs w:val="56"/>
      <w:lang w:val="en-CA"/>
    </w:rPr>
  </w:style>
  <w:style w:type="character" w:customStyle="1" w:styleId="Heading2Char">
    <w:name w:val="Heading 2 Char"/>
    <w:basedOn w:val="DefaultParagraphFont"/>
    <w:link w:val="Heading2"/>
    <w:uiPriority w:val="9"/>
    <w:rsid w:val="00A40081"/>
    <w:rPr>
      <w:rFonts w:ascii="Gill Sans Nova Cond XBd" w:hAnsi="Gill Sans Nova Cond XBd"/>
      <w:noProof/>
      <w:color w:val="9B40EA"/>
      <w:sz w:val="36"/>
      <w:szCs w:val="48"/>
    </w:rPr>
  </w:style>
  <w:style w:type="character" w:customStyle="1" w:styleId="Heading3Char">
    <w:name w:val="Heading 3 Char"/>
    <w:basedOn w:val="DefaultParagraphFont"/>
    <w:link w:val="Heading3"/>
    <w:uiPriority w:val="9"/>
    <w:rsid w:val="00A40081"/>
    <w:rPr>
      <w:rFonts w:ascii="Gill Sans Nova Cond XBd" w:eastAsiaTheme="majorEastAsia" w:hAnsi="Gill Sans Nova Cond XBd" w:cstheme="majorBidi"/>
      <w:noProof/>
      <w:color w:val="auto"/>
      <w:sz w:val="32"/>
      <w:szCs w:val="36"/>
    </w:rPr>
  </w:style>
  <w:style w:type="character" w:customStyle="1" w:styleId="Heading4Char">
    <w:name w:val="Heading 4 Char"/>
    <w:basedOn w:val="DefaultParagraphFont"/>
    <w:link w:val="Heading4"/>
    <w:uiPriority w:val="9"/>
    <w:rsid w:val="00A40081"/>
    <w:rPr>
      <w:rFonts w:eastAsiaTheme="majorEastAsia" w:cstheme="majorBidi"/>
      <w:noProof/>
      <w:color w:val="9B40EA"/>
      <w:sz w:val="28"/>
      <w:szCs w:val="28"/>
    </w:rPr>
  </w:style>
  <w:style w:type="character" w:customStyle="1" w:styleId="Heading5Char">
    <w:name w:val="Heading 5 Char"/>
    <w:basedOn w:val="DefaultParagraphFont"/>
    <w:link w:val="Heading5"/>
    <w:uiPriority w:val="9"/>
    <w:semiHidden/>
    <w:rsid w:val="00BC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A6"/>
    <w:rPr>
      <w:rFonts w:eastAsiaTheme="majorEastAsia" w:cstheme="majorBidi"/>
      <w:color w:val="272727" w:themeColor="text1" w:themeTint="D8"/>
    </w:rPr>
  </w:style>
  <w:style w:type="paragraph" w:styleId="Title">
    <w:name w:val="Title"/>
    <w:basedOn w:val="Normal"/>
    <w:next w:val="Normal"/>
    <w:link w:val="TitleChar"/>
    <w:uiPriority w:val="10"/>
    <w:locked/>
    <w:rsid w:val="00BC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A6"/>
    <w:rPr>
      <w:rFonts w:asciiTheme="majorHAnsi" w:eastAsiaTheme="majorEastAsia" w:hAnsiTheme="majorHAnsi" w:cstheme="majorBidi"/>
      <w:spacing w:val="-10"/>
      <w:kern w:val="28"/>
      <w:sz w:val="56"/>
      <w:szCs w:val="56"/>
    </w:rPr>
  </w:style>
  <w:style w:type="paragraph" w:styleId="Subtitle">
    <w:name w:val="Subtitle"/>
    <w:basedOn w:val="CoverPageTitle"/>
    <w:next w:val="Normal"/>
    <w:link w:val="SubtitleChar"/>
    <w:uiPriority w:val="11"/>
    <w:qFormat/>
    <w:rsid w:val="00EF5DF1"/>
    <w:pPr>
      <w:spacing w:line="240" w:lineRule="auto"/>
    </w:pPr>
    <w:rPr>
      <w:rFonts w:eastAsiaTheme="majorEastAsia" w:cstheme="majorBidi"/>
      <w:color w:val="9B40EA"/>
      <w:sz w:val="48"/>
      <w:szCs w:val="48"/>
    </w:rPr>
  </w:style>
  <w:style w:type="character" w:customStyle="1" w:styleId="SubtitleChar">
    <w:name w:val="Subtitle Char"/>
    <w:basedOn w:val="DefaultParagraphFont"/>
    <w:link w:val="Subtitle"/>
    <w:uiPriority w:val="11"/>
    <w:rsid w:val="00EF5DF1"/>
    <w:rPr>
      <w:rFonts w:ascii="Gill Sans Nova Cond XBd" w:eastAsiaTheme="majorEastAsia" w:hAnsi="Gill Sans Nova Cond XBd" w:cstheme="majorBidi"/>
      <w:color w:val="9B40EA"/>
      <w:sz w:val="48"/>
      <w:szCs w:val="48"/>
    </w:rPr>
  </w:style>
  <w:style w:type="paragraph" w:styleId="Quote">
    <w:name w:val="Quote"/>
    <w:basedOn w:val="Normal"/>
    <w:next w:val="Normal"/>
    <w:link w:val="QuoteChar"/>
    <w:uiPriority w:val="29"/>
    <w:locked/>
    <w:rsid w:val="00BC26A6"/>
    <w:pPr>
      <w:jc w:val="center"/>
    </w:pPr>
    <w:rPr>
      <w:i/>
      <w:iCs/>
      <w:color w:val="404040" w:themeColor="text1" w:themeTint="BF"/>
    </w:rPr>
  </w:style>
  <w:style w:type="character" w:customStyle="1" w:styleId="QuoteChar">
    <w:name w:val="Quote Char"/>
    <w:basedOn w:val="DefaultParagraphFont"/>
    <w:link w:val="Quote"/>
    <w:uiPriority w:val="29"/>
    <w:rsid w:val="00BC26A6"/>
    <w:rPr>
      <w:i/>
      <w:iCs/>
      <w:color w:val="404040" w:themeColor="text1" w:themeTint="BF"/>
    </w:rPr>
  </w:style>
  <w:style w:type="paragraph" w:styleId="ListParagraph">
    <w:name w:val="List Paragraph"/>
    <w:basedOn w:val="Normal"/>
    <w:uiPriority w:val="34"/>
    <w:qFormat/>
    <w:locked/>
    <w:rsid w:val="00BC26A6"/>
    <w:pPr>
      <w:ind w:left="720"/>
      <w:contextualSpacing/>
    </w:pPr>
  </w:style>
  <w:style w:type="character" w:styleId="IntenseEmphasis">
    <w:name w:val="Intense Emphasis"/>
    <w:basedOn w:val="DefaultParagraphFont"/>
    <w:uiPriority w:val="21"/>
    <w:locked/>
    <w:rsid w:val="00BC26A6"/>
    <w:rPr>
      <w:i/>
      <w:iCs/>
      <w:color w:val="0F4761" w:themeColor="accent1" w:themeShade="BF"/>
    </w:rPr>
  </w:style>
  <w:style w:type="paragraph" w:styleId="IntenseQuote">
    <w:name w:val="Intense Quote"/>
    <w:basedOn w:val="Normal"/>
    <w:next w:val="Normal"/>
    <w:link w:val="IntenseQuoteChar"/>
    <w:uiPriority w:val="30"/>
    <w:locked/>
    <w:rsid w:val="00BC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A6"/>
    <w:rPr>
      <w:i/>
      <w:iCs/>
      <w:color w:val="0F4761" w:themeColor="accent1" w:themeShade="BF"/>
    </w:rPr>
  </w:style>
  <w:style w:type="character" w:styleId="IntenseReference">
    <w:name w:val="Intense Reference"/>
    <w:basedOn w:val="DefaultParagraphFont"/>
    <w:uiPriority w:val="32"/>
    <w:locked/>
    <w:rsid w:val="00BC26A6"/>
    <w:rPr>
      <w:b/>
      <w:bCs/>
      <w:smallCaps/>
      <w:color w:val="0F4761" w:themeColor="accent1" w:themeShade="BF"/>
      <w:spacing w:val="5"/>
    </w:rPr>
  </w:style>
  <w:style w:type="paragraph" w:styleId="Header">
    <w:name w:val="header"/>
    <w:basedOn w:val="Normal"/>
    <w:link w:val="HeaderChar"/>
    <w:uiPriority w:val="99"/>
    <w:unhideWhenUsed/>
    <w:rsid w:val="00BC2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6A6"/>
  </w:style>
  <w:style w:type="paragraph" w:styleId="Footer">
    <w:name w:val="footer"/>
    <w:aliases w:val="Footer Document Title"/>
    <w:basedOn w:val="Normal"/>
    <w:link w:val="FooterChar"/>
    <w:uiPriority w:val="99"/>
    <w:unhideWhenUsed/>
    <w:rsid w:val="00BC26A6"/>
    <w:pPr>
      <w:tabs>
        <w:tab w:val="center" w:pos="4680"/>
        <w:tab w:val="right" w:pos="9360"/>
      </w:tabs>
      <w:spacing w:before="0" w:after="0" w:line="240" w:lineRule="auto"/>
      <w:contextualSpacing/>
    </w:pPr>
  </w:style>
  <w:style w:type="character" w:customStyle="1" w:styleId="FooterChar">
    <w:name w:val="Footer Char"/>
    <w:aliases w:val="Footer Document Title Char"/>
    <w:basedOn w:val="DefaultParagraphFont"/>
    <w:link w:val="Footer"/>
    <w:uiPriority w:val="99"/>
    <w:rsid w:val="00BC26A6"/>
  </w:style>
  <w:style w:type="paragraph" w:customStyle="1" w:styleId="CoverPagedate">
    <w:name w:val="Cover Page date"/>
    <w:basedOn w:val="Normal"/>
    <w:link w:val="CoverPagedateChar"/>
    <w:rsid w:val="00BC26A6"/>
    <w:rPr>
      <w:color w:val="FFFFFF" w:themeColor="background1"/>
      <w:sz w:val="30"/>
      <w:szCs w:val="30"/>
    </w:rPr>
  </w:style>
  <w:style w:type="character" w:customStyle="1" w:styleId="CoverPagedateChar">
    <w:name w:val="Cover Page date Char"/>
    <w:basedOn w:val="DefaultParagraphFont"/>
    <w:link w:val="CoverPagedate"/>
    <w:rsid w:val="00BC26A6"/>
    <w:rPr>
      <w:color w:val="FFFFFF" w:themeColor="background1"/>
      <w:sz w:val="30"/>
      <w:szCs w:val="30"/>
    </w:rPr>
  </w:style>
  <w:style w:type="paragraph" w:customStyle="1" w:styleId="CoverPageTitle">
    <w:name w:val="Cover Page Title"/>
    <w:basedOn w:val="Normal"/>
    <w:link w:val="CoverPageTitleChar"/>
    <w:qFormat/>
    <w:rsid w:val="00BC26A6"/>
    <w:pPr>
      <w:spacing w:after="0" w:line="1200" w:lineRule="exact"/>
    </w:pPr>
    <w:rPr>
      <w:rFonts w:ascii="Gill Sans Nova Cond XBd" w:hAnsi="Gill Sans Nova Cond XBd"/>
      <w:sz w:val="100"/>
      <w:szCs w:val="100"/>
    </w:rPr>
  </w:style>
  <w:style w:type="character" w:customStyle="1" w:styleId="CoverPageTitleChar">
    <w:name w:val="Cover Page Title Char"/>
    <w:basedOn w:val="DefaultParagraphFont"/>
    <w:link w:val="CoverPageTitle"/>
    <w:rsid w:val="00BC26A6"/>
    <w:rPr>
      <w:rFonts w:ascii="Gill Sans Nova Cond XBd" w:hAnsi="Gill Sans Nova Cond XBd"/>
      <w:sz w:val="100"/>
      <w:szCs w:val="100"/>
    </w:rPr>
  </w:style>
  <w:style w:type="character" w:customStyle="1" w:styleId="ui-provider">
    <w:name w:val="ui-provider"/>
    <w:basedOn w:val="DefaultParagraphFont"/>
    <w:rsid w:val="00BC26A6"/>
  </w:style>
  <w:style w:type="paragraph" w:customStyle="1" w:styleId="BeemBulletList">
    <w:name w:val="Beem Bullet List"/>
    <w:basedOn w:val="Normal"/>
    <w:link w:val="BeemBulletListChar"/>
    <w:qFormat/>
    <w:rsid w:val="00E768FB"/>
    <w:pPr>
      <w:tabs>
        <w:tab w:val="left" w:pos="851"/>
      </w:tabs>
      <w:spacing w:line="240" w:lineRule="auto"/>
    </w:pPr>
  </w:style>
  <w:style w:type="character" w:customStyle="1" w:styleId="BeemBulletListChar">
    <w:name w:val="Beem Bullet List Char"/>
    <w:basedOn w:val="DefaultParagraphFont"/>
    <w:link w:val="BeemBulletList"/>
    <w:rsid w:val="00E768FB"/>
  </w:style>
  <w:style w:type="paragraph" w:styleId="TOCHeading">
    <w:name w:val="TOC Heading"/>
    <w:basedOn w:val="Heading1"/>
    <w:next w:val="Normal"/>
    <w:uiPriority w:val="39"/>
    <w:unhideWhenUsed/>
    <w:qFormat/>
    <w:rsid w:val="00BC26A6"/>
    <w:pPr>
      <w:numPr>
        <w:numId w:val="0"/>
      </w:numPr>
      <w:spacing w:after="240"/>
      <w:outlineLvl w:val="9"/>
    </w:pPr>
  </w:style>
  <w:style w:type="paragraph" w:styleId="TOC1">
    <w:name w:val="toc 1"/>
    <w:basedOn w:val="Normal"/>
    <w:next w:val="Normal"/>
    <w:autoRedefine/>
    <w:uiPriority w:val="39"/>
    <w:unhideWhenUsed/>
    <w:rsid w:val="00BC26A6"/>
    <w:pPr>
      <w:tabs>
        <w:tab w:val="left" w:pos="450"/>
        <w:tab w:val="right" w:leader="dot" w:pos="9350"/>
      </w:tabs>
      <w:spacing w:after="100"/>
    </w:pPr>
    <w:rPr>
      <w:b/>
    </w:rPr>
  </w:style>
  <w:style w:type="paragraph" w:styleId="TOC2">
    <w:name w:val="toc 2"/>
    <w:basedOn w:val="Normal"/>
    <w:next w:val="Normal"/>
    <w:autoRedefine/>
    <w:uiPriority w:val="39"/>
    <w:unhideWhenUsed/>
    <w:rsid w:val="00BC26A6"/>
    <w:pPr>
      <w:tabs>
        <w:tab w:val="left" w:pos="720"/>
        <w:tab w:val="right" w:leader="dot" w:pos="9350"/>
      </w:tabs>
      <w:spacing w:after="100"/>
      <w:ind w:left="200"/>
    </w:pPr>
    <w:rPr>
      <w:noProof/>
      <w:color w:val="9B40EA"/>
    </w:rPr>
  </w:style>
  <w:style w:type="paragraph" w:styleId="TOC3">
    <w:name w:val="toc 3"/>
    <w:basedOn w:val="Normal"/>
    <w:next w:val="Normal"/>
    <w:autoRedefine/>
    <w:uiPriority w:val="39"/>
    <w:unhideWhenUsed/>
    <w:rsid w:val="00BC26A6"/>
    <w:pPr>
      <w:spacing w:after="100"/>
      <w:ind w:left="400"/>
    </w:pPr>
  </w:style>
  <w:style w:type="character" w:styleId="Hyperlink">
    <w:name w:val="Hyperlink"/>
    <w:basedOn w:val="DefaultParagraphFont"/>
    <w:uiPriority w:val="99"/>
    <w:unhideWhenUsed/>
    <w:rsid w:val="00BC26A6"/>
    <w:rPr>
      <w:color w:val="467886" w:themeColor="hyperlink"/>
      <w:u w:val="single"/>
    </w:rPr>
  </w:style>
  <w:style w:type="table" w:styleId="PlainTable2">
    <w:name w:val="Plain Table 2"/>
    <w:basedOn w:val="TableNormal"/>
    <w:uiPriority w:val="42"/>
    <w:locked/>
    <w:rsid w:val="00BC26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locked/>
    <w:rsid w:val="00854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alFINAL">
    <w:name w:val="Teal FINAL"/>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BADEDE"/>
      </w:tcPr>
    </w:tblStylePr>
    <w:tblStylePr w:type="firstCol">
      <w:rPr>
        <w:rFonts w:ascii="Aptos" w:hAnsi="Aptos"/>
        <w:b/>
        <w:sz w:val="22"/>
      </w:rPr>
      <w:tblPr/>
      <w:tcPr>
        <w:shd w:val="clear" w:color="auto" w:fill="BADEDE"/>
      </w:tcPr>
    </w:tblStylePr>
    <w:tblStylePr w:type="band1Horz">
      <w:tblPr/>
      <w:tcPr>
        <w:shd w:val="clear" w:color="auto" w:fill="EEF7F7"/>
      </w:tcPr>
    </w:tblStylePr>
  </w:style>
  <w:style w:type="table" w:customStyle="1" w:styleId="SlateTable">
    <w:name w:val="Slate Table"/>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EBEAE4"/>
      </w:tcPr>
    </w:tblStylePr>
    <w:tblStylePr w:type="firstCol">
      <w:rPr>
        <w:rFonts w:ascii="Aptos" w:hAnsi="Aptos"/>
        <w:b/>
        <w:sz w:val="22"/>
      </w:rPr>
      <w:tblPr/>
      <w:tcPr>
        <w:shd w:val="clear" w:color="auto" w:fill="EBEAE4"/>
      </w:tcPr>
    </w:tblStylePr>
    <w:tblStylePr w:type="band1Horz">
      <w:tblPr/>
      <w:tcPr>
        <w:shd w:val="clear" w:color="auto" w:fill="F5F4F1"/>
      </w:tcPr>
    </w:tblStylePr>
  </w:style>
  <w:style w:type="paragraph" w:customStyle="1" w:styleId="Numberlist">
    <w:name w:val="Number list"/>
    <w:basedOn w:val="BeemBulletList"/>
    <w:link w:val="NumberlistChar"/>
    <w:qFormat/>
    <w:rsid w:val="00E768FB"/>
    <w:pPr>
      <w:numPr>
        <w:numId w:val="17"/>
      </w:numPr>
    </w:pPr>
  </w:style>
  <w:style w:type="character" w:customStyle="1" w:styleId="NumberlistChar">
    <w:name w:val="Number list Char"/>
    <w:basedOn w:val="BeemBulletListChar"/>
    <w:link w:val="Numberlist"/>
    <w:rsid w:val="00E768FB"/>
  </w:style>
  <w:style w:type="paragraph" w:customStyle="1" w:styleId="BeemHeader">
    <w:name w:val="Beem Header"/>
    <w:basedOn w:val="CoverPageTitle"/>
    <w:link w:val="BeemHeaderChar"/>
    <w:rsid w:val="00BC26A6"/>
  </w:style>
  <w:style w:type="character" w:customStyle="1" w:styleId="BeemHeaderChar">
    <w:name w:val="Beem Header Char"/>
    <w:basedOn w:val="CoverPageTitleChar"/>
    <w:link w:val="BeemHeader"/>
    <w:rsid w:val="00BC26A6"/>
    <w:rPr>
      <w:rFonts w:ascii="Gill Sans Nova Cond XBd" w:hAnsi="Gill Sans Nova Cond XBd"/>
      <w:sz w:val="100"/>
      <w:szCs w:val="100"/>
    </w:rPr>
  </w:style>
  <w:style w:type="paragraph" w:customStyle="1" w:styleId="BeemStrong">
    <w:name w:val="Beem Strong"/>
    <w:basedOn w:val="Normal"/>
    <w:link w:val="BeemStrongChar"/>
    <w:rsid w:val="00BC26A6"/>
    <w:rPr>
      <w:rFonts w:ascii="Gill Sans Nova Cond XBd" w:hAnsi="Gill Sans Nova Cond XBd"/>
      <w:b/>
      <w:bCs/>
      <w:color w:val="9B40EA"/>
      <w:sz w:val="48"/>
      <w:szCs w:val="48"/>
    </w:rPr>
  </w:style>
  <w:style w:type="character" w:customStyle="1" w:styleId="BeemStrongChar">
    <w:name w:val="Beem Strong Char"/>
    <w:basedOn w:val="Heading2Char"/>
    <w:link w:val="BeemStrong"/>
    <w:rsid w:val="00BC26A6"/>
    <w:rPr>
      <w:rFonts w:ascii="Gill Sans Nova Cond XBd" w:hAnsi="Gill Sans Nova Cond XBd"/>
      <w:b/>
      <w:bCs/>
      <w:noProof/>
      <w:color w:val="9B40EA"/>
      <w:sz w:val="48"/>
      <w:szCs w:val="48"/>
    </w:rPr>
  </w:style>
  <w:style w:type="paragraph" w:customStyle="1" w:styleId="BeemBody">
    <w:name w:val="Beem Body"/>
    <w:basedOn w:val="Normal"/>
    <w:link w:val="BeemBodyChar"/>
    <w:rsid w:val="00BC26A6"/>
    <w:rPr>
      <w:rFonts w:ascii="Gill Sans Nova Cond XBd" w:hAnsi="Gill Sans Nova Cond XBd"/>
      <w:color w:val="9B40EA"/>
      <w:sz w:val="48"/>
      <w:szCs w:val="48"/>
    </w:rPr>
  </w:style>
  <w:style w:type="character" w:customStyle="1" w:styleId="BeemBodyChar">
    <w:name w:val="Beem Body Char"/>
    <w:basedOn w:val="Heading2Char"/>
    <w:link w:val="BeemBody"/>
    <w:rsid w:val="00BC26A6"/>
    <w:rPr>
      <w:rFonts w:ascii="Gill Sans Nova Cond XBd" w:hAnsi="Gill Sans Nova Cond XBd"/>
      <w:noProof/>
      <w:color w:val="9B40EA"/>
      <w:sz w:val="48"/>
      <w:szCs w:val="48"/>
    </w:rPr>
  </w:style>
  <w:style w:type="paragraph" w:customStyle="1" w:styleId="BeemCallOut">
    <w:name w:val="Beem Call Out"/>
    <w:basedOn w:val="Normal"/>
    <w:link w:val="BeemCallOutChar"/>
    <w:rsid w:val="00BC26A6"/>
    <w:rPr>
      <w:rFonts w:asciiTheme="minorHAnsi" w:hAnsiTheme="minorHAnsi"/>
      <w:b/>
      <w:bCs/>
      <w:color w:val="9B40EA"/>
    </w:rPr>
  </w:style>
  <w:style w:type="character" w:customStyle="1" w:styleId="BeemCallOutChar">
    <w:name w:val="Beem Call Out Char"/>
    <w:basedOn w:val="DefaultParagraphFont"/>
    <w:link w:val="BeemCallOut"/>
    <w:rsid w:val="00BC26A6"/>
    <w:rPr>
      <w:rFonts w:asciiTheme="minorHAnsi" w:hAnsiTheme="minorHAnsi"/>
      <w:b/>
      <w:bCs/>
      <w:color w:val="9B40EA"/>
    </w:rPr>
  </w:style>
  <w:style w:type="paragraph" w:customStyle="1" w:styleId="BeemFooter-BrandNames">
    <w:name w:val="Beem Footer - Brand Names"/>
    <w:basedOn w:val="FootnoteText"/>
    <w:link w:val="BeemFooter-BrandNamesChar"/>
    <w:rsid w:val="00BC26A6"/>
    <w:pPr>
      <w:spacing w:before="240"/>
    </w:pPr>
  </w:style>
  <w:style w:type="character" w:customStyle="1" w:styleId="BeemFooter-BrandNamesChar">
    <w:name w:val="Beem Footer - Brand Names Char"/>
    <w:basedOn w:val="FooterChar"/>
    <w:link w:val="BeemFooter-BrandNames"/>
    <w:rsid w:val="00BC26A6"/>
    <w:rPr>
      <w:sz w:val="16"/>
    </w:rPr>
  </w:style>
  <w:style w:type="paragraph" w:customStyle="1" w:styleId="BeemFooterFootnote">
    <w:name w:val="Beem Footer Footnote"/>
    <w:basedOn w:val="Footer"/>
    <w:link w:val="BeemFooterFootnoteChar"/>
    <w:rsid w:val="00BC26A6"/>
    <w:rPr>
      <w:color w:val="999999"/>
      <w:sz w:val="18"/>
      <w:szCs w:val="18"/>
    </w:rPr>
  </w:style>
  <w:style w:type="character" w:customStyle="1" w:styleId="BeemFooterFootnoteChar">
    <w:name w:val="Beem Footer Footnote Char"/>
    <w:basedOn w:val="FooterChar"/>
    <w:link w:val="BeemFooterFootnote"/>
    <w:rsid w:val="00BC26A6"/>
    <w:rPr>
      <w:color w:val="999999"/>
      <w:sz w:val="18"/>
      <w:szCs w:val="18"/>
    </w:rPr>
  </w:style>
  <w:style w:type="paragraph" w:customStyle="1" w:styleId="BeemPageNumber">
    <w:name w:val="Beem Page Number"/>
    <w:basedOn w:val="Footer"/>
    <w:link w:val="BeemPageNumberChar"/>
    <w:rsid w:val="00BC26A6"/>
    <w:rPr>
      <w:b/>
      <w:bCs/>
    </w:rPr>
  </w:style>
  <w:style w:type="character" w:customStyle="1" w:styleId="BeemPageNumberChar">
    <w:name w:val="Beem Page Number Char"/>
    <w:basedOn w:val="FooterChar"/>
    <w:link w:val="BeemPageNumber"/>
    <w:rsid w:val="00BC26A6"/>
    <w:rPr>
      <w:b/>
      <w:bCs/>
    </w:rPr>
  </w:style>
  <w:style w:type="paragraph" w:customStyle="1" w:styleId="BeemDate">
    <w:name w:val="Beem Date"/>
    <w:basedOn w:val="Normal"/>
    <w:link w:val="BeemDateChar"/>
    <w:rsid w:val="00182ED0"/>
    <w:rPr>
      <w:sz w:val="24"/>
      <w:szCs w:val="24"/>
    </w:rPr>
  </w:style>
  <w:style w:type="character" w:customStyle="1" w:styleId="BeemDateChar">
    <w:name w:val="Beem Date Char"/>
    <w:basedOn w:val="DefaultParagraphFont"/>
    <w:link w:val="BeemDate"/>
    <w:rsid w:val="00182ED0"/>
    <w:rPr>
      <w:color w:val="auto"/>
      <w:sz w:val="24"/>
      <w:szCs w:val="24"/>
    </w:rPr>
  </w:style>
  <w:style w:type="paragraph" w:customStyle="1" w:styleId="BeemTOCTitle">
    <w:name w:val="Beem TOC Title"/>
    <w:basedOn w:val="Normal"/>
    <w:link w:val="BeemTOCTitleChar"/>
    <w:rsid w:val="00BC26A6"/>
    <w:pPr>
      <w:tabs>
        <w:tab w:val="left" w:pos="180"/>
        <w:tab w:val="right" w:leader="dot" w:pos="8640"/>
        <w:tab w:val="right" w:pos="9360"/>
        <w:tab w:val="right" w:leader="dot" w:pos="10080"/>
      </w:tabs>
    </w:pPr>
    <w:rPr>
      <w:rFonts w:asciiTheme="minorHAnsi" w:eastAsiaTheme="majorEastAsia" w:hAnsiTheme="minorHAnsi" w:cstheme="majorBidi"/>
    </w:rPr>
  </w:style>
  <w:style w:type="character" w:customStyle="1" w:styleId="BeemTOCTitleChar">
    <w:name w:val="Beem TOC Title Char"/>
    <w:basedOn w:val="DefaultParagraphFont"/>
    <w:link w:val="BeemTOCTitle"/>
    <w:rsid w:val="00BC26A6"/>
    <w:rPr>
      <w:rFonts w:asciiTheme="minorHAnsi" w:eastAsiaTheme="majorEastAsia" w:hAnsiTheme="minorHAnsi" w:cstheme="majorBidi"/>
    </w:rPr>
  </w:style>
  <w:style w:type="paragraph" w:customStyle="1" w:styleId="BeemTOCBody2">
    <w:name w:val="Beem TOC Body 2"/>
    <w:basedOn w:val="Normal"/>
    <w:link w:val="BeemTOCBody2Char"/>
    <w:rsid w:val="00BC26A6"/>
    <w:pPr>
      <w:tabs>
        <w:tab w:val="left" w:pos="180"/>
        <w:tab w:val="right" w:leader="dot" w:pos="8640"/>
        <w:tab w:val="right" w:pos="9360"/>
        <w:tab w:val="right" w:leader="dot" w:pos="10080"/>
      </w:tabs>
    </w:pPr>
    <w:rPr>
      <w:rFonts w:asciiTheme="minorHAnsi" w:eastAsiaTheme="majorEastAsia" w:hAnsiTheme="minorHAnsi" w:cstheme="majorBidi"/>
      <w:color w:val="9B40EA"/>
    </w:rPr>
  </w:style>
  <w:style w:type="character" w:customStyle="1" w:styleId="BeemTOCBody2Char">
    <w:name w:val="Beem TOC Body 2 Char"/>
    <w:basedOn w:val="DefaultParagraphFont"/>
    <w:link w:val="BeemTOCBody2"/>
    <w:rsid w:val="00BC26A6"/>
    <w:rPr>
      <w:rFonts w:asciiTheme="minorHAnsi" w:eastAsiaTheme="majorEastAsia" w:hAnsiTheme="minorHAnsi" w:cstheme="majorBidi"/>
      <w:color w:val="9B40EA"/>
    </w:rPr>
  </w:style>
  <w:style w:type="paragraph" w:styleId="Caption">
    <w:name w:val="caption"/>
    <w:basedOn w:val="Normal"/>
    <w:next w:val="Normal"/>
    <w:uiPriority w:val="35"/>
    <w:unhideWhenUsed/>
    <w:qFormat/>
    <w:rsid w:val="00BC26A6"/>
    <w:pPr>
      <w:spacing w:before="240" w:line="240" w:lineRule="auto"/>
    </w:pPr>
    <w:rPr>
      <w:rFonts w:asciiTheme="minorHAnsi" w:hAnsiTheme="minorHAnsi"/>
      <w:b/>
      <w:bCs/>
      <w:color w:val="9B40EA"/>
    </w:rPr>
  </w:style>
  <w:style w:type="paragraph" w:styleId="FootnoteText">
    <w:name w:val="footnote text"/>
    <w:aliases w:val="Beem Footnote text"/>
    <w:basedOn w:val="Normal"/>
    <w:link w:val="FootnoteTextChar"/>
    <w:uiPriority w:val="99"/>
    <w:unhideWhenUsed/>
    <w:rsid w:val="00BC26A6"/>
    <w:pPr>
      <w:spacing w:before="0" w:after="0" w:line="240" w:lineRule="auto"/>
    </w:pPr>
    <w:rPr>
      <w:sz w:val="16"/>
    </w:rPr>
  </w:style>
  <w:style w:type="character" w:customStyle="1" w:styleId="FootnoteTextChar">
    <w:name w:val="Footnote Text Char"/>
    <w:aliases w:val="Beem Footnote text Char"/>
    <w:basedOn w:val="DefaultParagraphFont"/>
    <w:link w:val="FootnoteText"/>
    <w:uiPriority w:val="99"/>
    <w:rsid w:val="00BC26A6"/>
    <w:rPr>
      <w:sz w:val="16"/>
    </w:rPr>
  </w:style>
  <w:style w:type="character" w:styleId="FootnoteReference">
    <w:name w:val="footnote reference"/>
    <w:basedOn w:val="DefaultParagraphFont"/>
    <w:uiPriority w:val="99"/>
    <w:semiHidden/>
    <w:unhideWhenUsed/>
    <w:rsid w:val="00BC26A6"/>
    <w:rPr>
      <w:vertAlign w:val="superscript"/>
    </w:rPr>
  </w:style>
  <w:style w:type="character" w:styleId="PlaceholderText">
    <w:name w:val="Placeholder Text"/>
    <w:basedOn w:val="DefaultParagraphFont"/>
    <w:uiPriority w:val="99"/>
    <w:semiHidden/>
    <w:rsid w:val="00BC26A6"/>
    <w:rPr>
      <w:color w:val="666666"/>
    </w:rPr>
  </w:style>
  <w:style w:type="paragraph" w:styleId="Revision">
    <w:name w:val="Revision"/>
    <w:hidden/>
    <w:uiPriority w:val="99"/>
    <w:semiHidden/>
    <w:rsid w:val="00BC26A6"/>
    <w:pPr>
      <w:spacing w:after="0" w:line="240" w:lineRule="auto"/>
    </w:pPr>
  </w:style>
  <w:style w:type="table" w:styleId="LightList-Accent3">
    <w:name w:val="Light List Accent 3"/>
    <w:basedOn w:val="TableNormal"/>
    <w:uiPriority w:val="61"/>
    <w:locked/>
    <w:rsid w:val="00BC26A6"/>
    <w:pPr>
      <w:spacing w:after="0" w:line="240" w:lineRule="auto"/>
    </w:pPr>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BeemHeader3">
    <w:name w:val="Beem Header 3"/>
    <w:basedOn w:val="Heading1"/>
    <w:link w:val="BeemHeader3Char"/>
    <w:rsid w:val="003D63E2"/>
    <w:pPr>
      <w:numPr>
        <w:numId w:val="0"/>
      </w:numPr>
      <w:pBdr>
        <w:top w:val="nil"/>
        <w:left w:val="nil"/>
        <w:bottom w:val="nil"/>
        <w:right w:val="nil"/>
        <w:between w:val="nil"/>
      </w:pBdr>
      <w:tabs>
        <w:tab w:val="clear" w:pos="1418"/>
      </w:tabs>
      <w:spacing w:before="0" w:after="80" w:line="276" w:lineRule="auto"/>
    </w:pPr>
    <w:rPr>
      <w:rFonts w:eastAsiaTheme="majorEastAsia" w:cstheme="majorBidi"/>
      <w:sz w:val="36"/>
      <w:szCs w:val="36"/>
    </w:rPr>
  </w:style>
  <w:style w:type="character" w:customStyle="1" w:styleId="BeemHeader3Char">
    <w:name w:val="Beem Header 3 Char"/>
    <w:basedOn w:val="Heading1Char"/>
    <w:link w:val="BeemHeader3"/>
    <w:rsid w:val="003D63E2"/>
    <w:rPr>
      <w:rFonts w:ascii="Gill Sans Nova Cond XBd" w:eastAsiaTheme="majorEastAsia" w:hAnsi="Gill Sans Nova Cond XBd" w:cstheme="majorBidi"/>
      <w:noProof/>
      <w:color w:val="auto"/>
      <w:sz w:val="36"/>
      <w:szCs w:val="36"/>
      <w:lang w:val="en-CA"/>
    </w:rPr>
  </w:style>
  <w:style w:type="table" w:styleId="TableGrid">
    <w:name w:val="Table Grid"/>
    <w:basedOn w:val="TableNormal"/>
    <w:uiPriority w:val="59"/>
    <w:locked/>
    <w:rsid w:val="00F352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3523B"/>
    <w:rPr>
      <w:sz w:val="16"/>
      <w:szCs w:val="16"/>
    </w:rPr>
  </w:style>
  <w:style w:type="paragraph" w:styleId="CommentText">
    <w:name w:val="annotation text"/>
    <w:basedOn w:val="Normal"/>
    <w:link w:val="CommentTextChar"/>
    <w:uiPriority w:val="99"/>
    <w:unhideWhenUsed/>
    <w:rsid w:val="00F3523B"/>
  </w:style>
  <w:style w:type="character" w:customStyle="1" w:styleId="CommentTextChar">
    <w:name w:val="Comment Text Char"/>
    <w:basedOn w:val="DefaultParagraphFont"/>
    <w:link w:val="CommentText"/>
    <w:uiPriority w:val="99"/>
    <w:rsid w:val="00F3523B"/>
  </w:style>
  <w:style w:type="paragraph" w:styleId="CommentSubject">
    <w:name w:val="annotation subject"/>
    <w:basedOn w:val="CommentText"/>
    <w:next w:val="CommentText"/>
    <w:link w:val="CommentSubjectChar"/>
    <w:uiPriority w:val="99"/>
    <w:semiHidden/>
    <w:unhideWhenUsed/>
    <w:rsid w:val="00F3523B"/>
    <w:rPr>
      <w:b/>
      <w:bCs/>
    </w:rPr>
  </w:style>
  <w:style w:type="character" w:customStyle="1" w:styleId="CommentSubjectChar">
    <w:name w:val="Comment Subject Char"/>
    <w:basedOn w:val="CommentTextChar"/>
    <w:link w:val="CommentSubject"/>
    <w:uiPriority w:val="99"/>
    <w:semiHidden/>
    <w:rsid w:val="00F3523B"/>
    <w:rPr>
      <w:b/>
      <w:bCs/>
    </w:rPr>
  </w:style>
  <w:style w:type="table" w:styleId="PlainTable3">
    <w:name w:val="Plain Table 3"/>
    <w:basedOn w:val="TableNormal"/>
    <w:uiPriority w:val="43"/>
    <w:locked/>
    <w:rsid w:val="00E76F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locked/>
    <w:rsid w:val="000C2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eal">
    <w:name w:val="Teal"/>
    <w:basedOn w:val="TableNormal"/>
    <w:uiPriority w:val="99"/>
    <w:locked/>
    <w:rsid w:val="00A010E7"/>
    <w:pPr>
      <w:spacing w:after="0" w:line="240" w:lineRule="auto"/>
    </w:pPr>
    <w:rPr>
      <w:color w:val="auto"/>
    </w:rPr>
    <w:tblPr>
      <w:tblStyleRowBandSize w:val="1"/>
      <w:tblBorders>
        <w:insideH w:val="single" w:sz="4" w:space="0" w:color="FFFFFF" w:themeColor="background1"/>
        <w:insideV w:val="single" w:sz="4" w:space="0" w:color="FFFFFF" w:themeColor="background1"/>
      </w:tblBorders>
      <w:tblCellMar>
        <w:top w:w="57" w:type="dxa"/>
        <w:bottom w:w="57" w:type="dxa"/>
      </w:tblCellMar>
    </w:tblPr>
    <w:tblStylePr w:type="firstRow">
      <w:rPr>
        <w:rFonts w:ascii="Aptos" w:hAnsi="Aptos"/>
        <w:b/>
        <w:color w:val="auto"/>
        <w:sz w:val="22"/>
      </w:rPr>
      <w:tblPr/>
      <w:tcPr>
        <w:shd w:val="clear" w:color="auto" w:fill="BADEDE"/>
      </w:tcPr>
    </w:tblStylePr>
    <w:tblStylePr w:type="firstCol">
      <w:rPr>
        <w:rFonts w:ascii="Aptos" w:hAnsi="Aptos"/>
        <w:b/>
        <w:color w:val="auto"/>
        <w:sz w:val="22"/>
      </w:rPr>
      <w:tblPr/>
      <w:tcPr>
        <w:shd w:val="clear" w:color="auto" w:fill="BADEDE"/>
      </w:tcPr>
    </w:tblStylePr>
    <w:tblStylePr w:type="band1Horz">
      <w:tblPr/>
      <w:tcPr>
        <w:shd w:val="clear" w:color="auto" w:fill="EEF7F7"/>
      </w:tcPr>
    </w:tblStylePr>
  </w:style>
  <w:style w:type="paragraph" w:customStyle="1" w:styleId="BulletList">
    <w:name w:val="Bullet List"/>
    <w:basedOn w:val="ListParagraph"/>
    <w:link w:val="BulletListChar"/>
    <w:rsid w:val="00BC26A6"/>
    <w:pPr>
      <w:pBdr>
        <w:top w:val="none" w:sz="0" w:space="0" w:color="auto"/>
        <w:left w:val="none" w:sz="0" w:space="0" w:color="auto"/>
        <w:bottom w:val="none" w:sz="0" w:space="0" w:color="auto"/>
        <w:right w:val="none" w:sz="0" w:space="0" w:color="auto"/>
        <w:between w:val="none" w:sz="0" w:space="0" w:color="auto"/>
      </w:pBdr>
      <w:spacing w:after="200" w:line="240" w:lineRule="auto"/>
      <w:ind w:left="714" w:hanging="357"/>
      <w:contextualSpacing w:val="0"/>
    </w:pPr>
    <w:rPr>
      <w:rFonts w:ascii="Arial" w:eastAsiaTheme="majorEastAsia" w:hAnsi="Arial"/>
      <w:szCs w:val="22"/>
      <w:lang w:eastAsia="en-CA"/>
    </w:rPr>
  </w:style>
  <w:style w:type="character" w:customStyle="1" w:styleId="BulletListChar">
    <w:name w:val="Bullet List Char"/>
    <w:basedOn w:val="DefaultParagraphFont"/>
    <w:link w:val="BulletList"/>
    <w:rsid w:val="00BC26A6"/>
    <w:rPr>
      <w:rFonts w:ascii="Arial" w:eastAsiaTheme="majorEastAsia" w:hAnsi="Arial"/>
      <w:color w:val="auto"/>
      <w:szCs w:val="22"/>
      <w:lang w:eastAsia="en-CA"/>
    </w:rPr>
  </w:style>
  <w:style w:type="character" w:styleId="UnresolvedMention">
    <w:name w:val="Unresolved Mention"/>
    <w:basedOn w:val="DefaultParagraphFont"/>
    <w:uiPriority w:val="99"/>
    <w:semiHidden/>
    <w:unhideWhenUsed/>
    <w:rsid w:val="00BC26A6"/>
    <w:rPr>
      <w:color w:val="605E5C"/>
      <w:shd w:val="clear" w:color="auto" w:fill="E1DFDD"/>
    </w:rPr>
  </w:style>
  <w:style w:type="paragraph" w:customStyle="1" w:styleId="SubsectionHeading">
    <w:name w:val="Subsection Heading"/>
    <w:basedOn w:val="Normal"/>
    <w:link w:val="SubsectionHeadingChar"/>
    <w:qFormat/>
    <w:rsid w:val="00BD2C13"/>
    <w:rPr>
      <w:b/>
      <w:bCs/>
      <w:i/>
      <w:iCs/>
      <w:sz w:val="22"/>
      <w:szCs w:val="22"/>
    </w:rPr>
  </w:style>
  <w:style w:type="character" w:customStyle="1" w:styleId="SubsectionHeadingChar">
    <w:name w:val="Subsection Heading Char"/>
    <w:basedOn w:val="DefaultParagraphFont"/>
    <w:link w:val="SubsectionHeading"/>
    <w:rsid w:val="00BD2C13"/>
    <w:rPr>
      <w:b/>
      <w:bCs/>
      <w:i/>
      <w:iCs/>
      <w:color w:val="auto"/>
      <w:sz w:val="22"/>
      <w:szCs w:val="22"/>
      <w:lang w:val="en-CA"/>
    </w:rPr>
  </w:style>
  <w:style w:type="table" w:styleId="GridTable1Light">
    <w:name w:val="Grid Table 1 Light"/>
    <w:basedOn w:val="TableNormal"/>
    <w:uiPriority w:val="46"/>
    <w:locked/>
    <w:rsid w:val="00953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ndixHeading1">
    <w:name w:val="Appendix Heading 1"/>
    <w:basedOn w:val="Heading1"/>
    <w:link w:val="AppendixHeading1Char"/>
    <w:qFormat/>
    <w:rsid w:val="007E2539"/>
    <w:pPr>
      <w:numPr>
        <w:numId w:val="0"/>
      </w:numPr>
    </w:pPr>
  </w:style>
  <w:style w:type="character" w:customStyle="1" w:styleId="AppendixHeading1Char">
    <w:name w:val="Appendix Heading 1 Char"/>
    <w:basedOn w:val="Heading1Char"/>
    <w:link w:val="AppendixHeading1"/>
    <w:rsid w:val="007E2539"/>
    <w:rPr>
      <w:rFonts w:ascii="Gill Sans Nova Cond XBd" w:hAnsi="Gill Sans Nova Cond XBd"/>
      <w:noProof/>
      <w:color w:val="auto"/>
      <w:sz w:val="40"/>
      <w:szCs w:val="56"/>
      <w:lang w:val="en-CA"/>
    </w:rPr>
  </w:style>
  <w:style w:type="paragraph" w:customStyle="1" w:styleId="AppendixHeading2">
    <w:name w:val="Appendix Heading 2"/>
    <w:basedOn w:val="Heading2"/>
    <w:link w:val="AppendixHeading2Char"/>
    <w:qFormat/>
    <w:rsid w:val="007E2539"/>
    <w:pPr>
      <w:numPr>
        <w:ilvl w:val="0"/>
        <w:numId w:val="0"/>
      </w:numPr>
    </w:pPr>
  </w:style>
  <w:style w:type="character" w:customStyle="1" w:styleId="AppendixHeading2Char">
    <w:name w:val="Appendix Heading 2 Char"/>
    <w:basedOn w:val="Heading2Char"/>
    <w:link w:val="AppendixHeading2"/>
    <w:rsid w:val="007E2539"/>
    <w:rPr>
      <w:rFonts w:ascii="Gill Sans Nova Cond XBd" w:hAnsi="Gill Sans Nova Cond XBd"/>
      <w:noProof/>
      <w:color w:val="9B40EA"/>
      <w:sz w:val="36"/>
      <w:szCs w:val="48"/>
      <w:lang w:val="en-CA"/>
    </w:rPr>
  </w:style>
  <w:style w:type="paragraph" w:customStyle="1" w:styleId="AppendixHeading3">
    <w:name w:val="Appendix Heading 3"/>
    <w:basedOn w:val="Heading3"/>
    <w:link w:val="AppendixHeading3Char"/>
    <w:qFormat/>
    <w:rsid w:val="007E2539"/>
    <w:pPr>
      <w:numPr>
        <w:ilvl w:val="0"/>
        <w:numId w:val="0"/>
      </w:numPr>
    </w:pPr>
  </w:style>
  <w:style w:type="character" w:customStyle="1" w:styleId="AppendixHeading3Char">
    <w:name w:val="Appendix Heading 3 Char"/>
    <w:basedOn w:val="Heading3Char"/>
    <w:link w:val="AppendixHeading3"/>
    <w:rsid w:val="007E2539"/>
    <w:rPr>
      <w:rFonts w:ascii="Gill Sans Nova Cond XBd" w:eastAsiaTheme="majorEastAsia" w:hAnsi="Gill Sans Nova Cond XBd" w:cstheme="majorBidi"/>
      <w:noProof/>
      <w:color w:val="auto"/>
      <w:sz w:val="32"/>
      <w:szCs w:val="36"/>
      <w:lang w:val="en-CA"/>
    </w:rPr>
  </w:style>
  <w:style w:type="character" w:styleId="FollowedHyperlink">
    <w:name w:val="FollowedHyperlink"/>
    <w:basedOn w:val="DefaultParagraphFont"/>
    <w:uiPriority w:val="99"/>
    <w:semiHidden/>
    <w:unhideWhenUsed/>
    <w:rsid w:val="00F5744D"/>
    <w:rPr>
      <w:color w:val="96607D" w:themeColor="followedHyperlink"/>
      <w:u w:val="single"/>
    </w:rPr>
  </w:style>
  <w:style w:type="character" w:styleId="BookTitle">
    <w:name w:val="Book Title"/>
    <w:basedOn w:val="DefaultParagraphFont"/>
    <w:uiPriority w:val="33"/>
    <w:locked/>
    <w:rsid w:val="001C4248"/>
    <w:rPr>
      <w:b/>
      <w:bCs/>
      <w:i/>
      <w:iCs/>
      <w:spacing w:val="5"/>
    </w:rPr>
  </w:style>
  <w:style w:type="character" w:styleId="Emphasis">
    <w:name w:val="Emphasis"/>
    <w:basedOn w:val="DefaultParagraphFont"/>
    <w:uiPriority w:val="20"/>
    <w:locked/>
    <w:rsid w:val="001C4248"/>
    <w:rPr>
      <w:i/>
      <w:iCs/>
    </w:rPr>
  </w:style>
  <w:style w:type="paragraph" w:styleId="NoSpacing">
    <w:name w:val="No Spacing"/>
    <w:uiPriority w:val="1"/>
    <w:rsid w:val="001C4248"/>
    <w:pPr>
      <w:pBdr>
        <w:top w:val="nil"/>
        <w:left w:val="nil"/>
        <w:bottom w:val="nil"/>
        <w:right w:val="nil"/>
        <w:between w:val="nil"/>
      </w:pBdr>
      <w:spacing w:after="0" w:line="240" w:lineRule="auto"/>
    </w:pPr>
    <w:rPr>
      <w:color w:val="auto"/>
      <w:lang w:val="en-CA"/>
    </w:rPr>
  </w:style>
  <w:style w:type="character" w:styleId="Strong">
    <w:name w:val="Strong"/>
    <w:basedOn w:val="DefaultParagraphFont"/>
    <w:uiPriority w:val="22"/>
    <w:qFormat/>
    <w:locked/>
    <w:rsid w:val="001C4248"/>
    <w:rPr>
      <w:b/>
      <w:bCs/>
    </w:rPr>
  </w:style>
  <w:style w:type="character" w:styleId="SubtleEmphasis">
    <w:name w:val="Subtle Emphasis"/>
    <w:basedOn w:val="DefaultParagraphFont"/>
    <w:uiPriority w:val="19"/>
    <w:locked/>
    <w:rsid w:val="001C4248"/>
    <w:rPr>
      <w:i/>
      <w:iCs/>
      <w:color w:val="404040" w:themeColor="text1" w:themeTint="BF"/>
    </w:rPr>
  </w:style>
  <w:style w:type="character" w:styleId="SubtleReference">
    <w:name w:val="Subtle Reference"/>
    <w:basedOn w:val="DefaultParagraphFont"/>
    <w:uiPriority w:val="31"/>
    <w:locked/>
    <w:rsid w:val="001C4248"/>
    <w:rPr>
      <w:smallCaps/>
      <w:color w:val="5A5A5A" w:themeColor="text1" w:themeTint="A5"/>
    </w:rPr>
  </w:style>
  <w:style w:type="paragraph" w:styleId="NormalWeb">
    <w:name w:val="Normal (Web)"/>
    <w:basedOn w:val="Normal"/>
    <w:uiPriority w:val="99"/>
    <w:semiHidden/>
    <w:unhideWhenUsed/>
    <w:rsid w:val="00082A36"/>
    <w:rPr>
      <w:rFonts w:ascii="Times New Roman" w:hAnsi="Times New Roman" w:cs="Times New Roman"/>
      <w:sz w:val="24"/>
      <w:szCs w:val="24"/>
    </w:rPr>
  </w:style>
  <w:style w:type="character" w:styleId="Mention">
    <w:name w:val="Mention"/>
    <w:basedOn w:val="DefaultParagraphFont"/>
    <w:uiPriority w:val="99"/>
    <w:unhideWhenUsed/>
    <w:rsid w:val="00915B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91664">
      <w:bodyDiv w:val="1"/>
      <w:marLeft w:val="0"/>
      <w:marRight w:val="0"/>
      <w:marTop w:val="0"/>
      <w:marBottom w:val="0"/>
      <w:divBdr>
        <w:top w:val="none" w:sz="0" w:space="0" w:color="auto"/>
        <w:left w:val="none" w:sz="0" w:space="0" w:color="auto"/>
        <w:bottom w:val="none" w:sz="0" w:space="0" w:color="auto"/>
        <w:right w:val="none" w:sz="0" w:space="0" w:color="auto"/>
      </w:divBdr>
    </w:div>
    <w:div w:id="10949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candeloitte.sharepoint.com/:p:/r/sites/BeemDebitIssuingCompliance/Shared%20Documents/General/Phase%202.%20Visa%20Debit%20Transformation%20Phase/1.%20Working%20Documents/Fraud/DRAFT%20-%20Visa%20Debit%20Fraud%20Investigation%20Process%20Flow.pptx?d=w72627aae4d4d4f9e8b8855a59e295b1a&amp;csf=1&amp;web=1&amp;e=LxD9kz" TargetMode="External"/></Relationship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microsoft.com/office/2011/relationships/commentsExtended" Target="commentsExtended.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comments" Target="comments.xml"/><Relationship Id="rId28" Type="http://schemas.openxmlformats.org/officeDocument/2006/relationships/footer" Target="footer5.xml"/><Relationship Id="rId10" Type="http://schemas.openxmlformats.org/officeDocument/2006/relationships/settings" Target="settings.xml"/><Relationship Id="rId19" Type="http://schemas.openxmlformats.org/officeDocument/2006/relationships/footer" Target="footer2.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footer" Target="footer4.xml"/><Relationship Id="rId27" Type="http://schemas.openxmlformats.org/officeDocument/2006/relationships/image" Target="media/image6.png"/><Relationship Id="rId30" Type="http://schemas.microsoft.com/office/2011/relationships/people" Target="people.xml"/><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eyeung\AppData\Local\Temp\Templafy\WordVsto\Document%20Tit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32A644AEDF457CACBB3AAAE221B3AC"/>
        <w:category>
          <w:name w:val="General"/>
          <w:gallery w:val="placeholder"/>
        </w:category>
        <w:types>
          <w:type w:val="bbPlcHdr"/>
        </w:types>
        <w:behaviors>
          <w:behavior w:val="content"/>
        </w:behaviors>
        <w:guid w:val="{9D81EE8B-2A06-4625-8255-576A10CA9EC2}"/>
      </w:docPartPr>
      <w:docPartBody>
        <w:p w:rsidR="007F3A89" w:rsidRDefault="007F3A89">
          <w:pPr>
            <w:pStyle w:val="0A32A644AEDF457CACBB3AAAE221B3AC"/>
          </w:pPr>
          <w:r w:rsidRPr="008F1AF4">
            <w:rPr>
              <w:rStyle w:val="PlaceholderText"/>
            </w:rPr>
            <w:t>[Title]</w:t>
          </w:r>
        </w:p>
      </w:docPartBody>
    </w:docPart>
    <w:docPart>
      <w:docPartPr>
        <w:name w:val="5CEF72C915484D4F8D0DF97DABB688A3"/>
        <w:category>
          <w:name w:val="General"/>
          <w:gallery w:val="placeholder"/>
        </w:category>
        <w:types>
          <w:type w:val="bbPlcHdr"/>
        </w:types>
        <w:behaviors>
          <w:behavior w:val="content"/>
        </w:behaviors>
        <w:guid w:val="{F8BC9FE6-FEC4-4720-838A-56FFB10B7843}"/>
      </w:docPartPr>
      <w:docPartBody>
        <w:p w:rsidR="007F3A89" w:rsidRDefault="007F3A89">
          <w:pPr>
            <w:pStyle w:val="5CEF72C915484D4F8D0DF97DABB688A3"/>
          </w:pPr>
          <w:r w:rsidRPr="00BD6A19">
            <w:rPr>
              <w:rStyle w:val="PlaceholderText"/>
            </w:rPr>
            <w:t>21 September 2026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Cond XBd">
    <w:charset w:val="00"/>
    <w:family w:val="swiss"/>
    <w:pitch w:val="variable"/>
    <w:sig w:usb0="80000287" w:usb1="00000002"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89"/>
    <w:rsid w:val="00224DEC"/>
    <w:rsid w:val="002A5D56"/>
    <w:rsid w:val="002E63CA"/>
    <w:rsid w:val="0047744D"/>
    <w:rsid w:val="004B591F"/>
    <w:rsid w:val="00504F15"/>
    <w:rsid w:val="00546CFB"/>
    <w:rsid w:val="00606430"/>
    <w:rsid w:val="006D1C14"/>
    <w:rsid w:val="007F3A89"/>
    <w:rsid w:val="00980105"/>
    <w:rsid w:val="00986A47"/>
    <w:rsid w:val="00A00785"/>
    <w:rsid w:val="00A03F3B"/>
    <w:rsid w:val="00A42AA0"/>
    <w:rsid w:val="00A57645"/>
    <w:rsid w:val="00AA51DA"/>
    <w:rsid w:val="00C2224F"/>
    <w:rsid w:val="00DA61B3"/>
    <w:rsid w:val="00EE27D1"/>
    <w:rsid w:val="00EF3D88"/>
    <w:rsid w:val="00FD4B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A32A644AEDF457CACBB3AAAE221B3AC">
    <w:name w:val="0A32A644AEDF457CACBB3AAAE221B3AC"/>
  </w:style>
  <w:style w:type="paragraph" w:customStyle="1" w:styleId="5CEF72C915484D4F8D0DF97DABB688A3">
    <w:name w:val="5CEF72C915484D4F8D0DF97DABB68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2026-09-25T00:00:00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TemplafyFormConfiguration><![CDATA[{"formFields":[],"formDataEntries":[]}]]></TemplafyFormConfiguration>
</file>

<file path=customXml/item4.xml><?xml version="1.0" encoding="utf-8"?>
<ct:contentTypeSchema xmlns:ct="http://schemas.microsoft.com/office/2006/metadata/contentType" xmlns:ma="http://schemas.microsoft.com/office/2006/metadata/properties/metaAttributes" ct:_="" ma:_="" ma:contentTypeName="Document" ma:contentTypeID="0x0101007D470B8DA2ECB848955FE498CB697C25" ma:contentTypeVersion="7" ma:contentTypeDescription="Create a new document." ma:contentTypeScope="" ma:versionID="b32e935e329a651671061fad743490f7">
  <xsd:schema xmlns:xsd="http://www.w3.org/2001/XMLSchema" xmlns:xs="http://www.w3.org/2001/XMLSchema" xmlns:p="http://schemas.microsoft.com/office/2006/metadata/properties" xmlns:ns2="cf750adb-5c9d-4f59-9400-334ff71a08a7" targetNamespace="http://schemas.microsoft.com/office/2006/metadata/properties" ma:root="true" ma:fieldsID="d5f6e277bb2bda77e2fc47259924a987" ns2:_="">
    <xsd:import namespace="cf750adb-5c9d-4f59-9400-334ff71a0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50adb-5c9d-4f59-9400-334ff71a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TemplafyTemplateConfiguration><![CDATA[{"elementsMetadata":[],"transformationConfigurations":[],"templateName":"Beem Policy Procedures Template","templateDescription":"","enableDocumentContentUpdater":false,"version":"2.0"}]]></TemplafyTemplateConfiguration>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B6BD3E-C1DD-490A-91BD-584CCBC7A94E}">
  <ds:schemaRefs>
    <ds:schemaRef ds:uri="http://schemas.microsoft.com/sharepoint/v3/contenttype/forms"/>
  </ds:schemaRefs>
</ds:datastoreItem>
</file>

<file path=customXml/itemProps3.xml><?xml version="1.0" encoding="utf-8"?>
<ds:datastoreItem xmlns:ds="http://schemas.openxmlformats.org/officeDocument/2006/customXml" ds:itemID="{0C7092D7-5F5A-42C2-8990-F8DC80B4BE65}">
  <ds:schemaRefs/>
</ds:datastoreItem>
</file>

<file path=customXml/itemProps4.xml><?xml version="1.0" encoding="utf-8"?>
<ds:datastoreItem xmlns:ds="http://schemas.openxmlformats.org/officeDocument/2006/customXml" ds:itemID="{38205DC6-E92F-411F-8505-D230FFEC2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50adb-5c9d-4f59-9400-334ff71a0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0D576C4-5317-45F2-9253-D2D9861D2D05}">
  <ds:schemaRefs/>
</ds:datastoreItem>
</file>

<file path=customXml/itemProps6.xml><?xml version="1.0" encoding="utf-8"?>
<ds:datastoreItem xmlns:ds="http://schemas.openxmlformats.org/officeDocument/2006/customXml" ds:itemID="{F7949692-F597-4BCD-871C-088C1272838A}">
  <ds:schemaRefs>
    <ds:schemaRef ds:uri="http://schemas.microsoft.com/office/2006/metadata/properties"/>
    <ds:schemaRef ds:uri="http://schemas.microsoft.com/office/infopath/2007/PartnerControls"/>
  </ds:schemaRefs>
</ds:datastoreItem>
</file>

<file path=customXml/itemProps7.xml><?xml version="1.0" encoding="utf-8"?>
<ds:datastoreItem xmlns:ds="http://schemas.openxmlformats.org/officeDocument/2006/customXml" ds:itemID="{69C76DEE-770E-4F37-A7CA-7EE81B6685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Document Title.dotx</Template>
  <TotalTime>1</TotalTime>
  <Pages>13</Pages>
  <Words>3610</Words>
  <Characters>21267</Characters>
  <Application>Microsoft Office Word</Application>
  <DocSecurity>0</DocSecurity>
  <Lines>452</Lines>
  <Paragraphs>401</Paragraphs>
  <ScaleCrop>false</ScaleCrop>
  <Company>Interior Savings</Company>
  <LinksUpToDate>false</LinksUpToDate>
  <CharactersWithSpaces>24476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Debit Card Fraud Investigation</dc:title>
  <dc:subject/>
  <dc:creator>Adajar, Kassandra</dc:creator>
  <cp:keywords/>
  <dc:description/>
  <cp:lastModifiedBy>Adajar, Kassandra</cp:lastModifiedBy>
  <cp:revision>2</cp:revision>
  <dcterms:created xsi:type="dcterms:W3CDTF">2026-10-02T18:04:00Z</dcterms:created>
  <dcterms:modified xsi:type="dcterms:W3CDTF">2026-10-02T18:04:00Z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Area">
    <vt:lpwstr/>
  </property>
  <property fmtid="{D5CDD505-2E9C-101B-9397-08002B2CF9AE}" pid="3" name="BusinessUnit">
    <vt:lpwstr/>
  </property>
  <property fmtid="{D5CDD505-2E9C-101B-9397-08002B2CF9AE}" pid="4" name="MediaServiceImageTags">
    <vt:lpwstr/>
  </property>
  <property fmtid="{D5CDD505-2E9C-101B-9397-08002B2CF9AE}" pid="5" name="Regions/Branches">
    <vt:lpwstr/>
  </property>
  <property fmtid="{D5CDD505-2E9C-101B-9397-08002B2CF9AE}" pid="6" name="ContentTypeId">
    <vt:lpwstr>0x0101007D470B8DA2ECB848955FE498CB697C25</vt:lpwstr>
  </property>
  <property fmtid="{D5CDD505-2E9C-101B-9397-08002B2CF9AE}" pid="7" name="gfDepartment">
    <vt:lpwstr>9;#Risk|2288a489-c2c2-429f-b239-a2335b3d385b</vt:lpwstr>
  </property>
  <property fmtid="{D5CDD505-2E9C-101B-9397-08002B2CF9AE}" pid="8" name="DocumentType">
    <vt:lpwstr>187;#Template|139c2ba2-fc7b-44d6-8219-109063d77164</vt:lpwstr>
  </property>
  <property fmtid="{D5CDD505-2E9C-101B-9397-08002B2CF9AE}" pid="9" name="_ExtendedDescription">
    <vt:lpwstr/>
  </property>
  <property fmtid="{D5CDD505-2E9C-101B-9397-08002B2CF9AE}" pid="10" name="gfAppliesTo">
    <vt:lpwstr>10;#Policy writing|91f16942-292d-485c-bc96-ac04c889bf82;#13;#Risk|87c1c5ed-ee9a-46cd-857f-b94583f07253;#8;#Branding|57e77536-bd14-4458-9d50-5b442a467259</vt:lpwstr>
  </property>
  <property fmtid="{D5CDD505-2E9C-101B-9397-08002B2CF9AE}" pid="11" name="DocumentCategory">
    <vt:lpwstr>544;#Beem Harmonized|d311f4d8-8e0a-4803-a354-d2bab1fe138c;#573;#BeemBot Content|3df643cb-6fe1-4fd4-83a2-b3c9f2f6dd4f</vt:lpwstr>
  </property>
  <property fmtid="{D5CDD505-2E9C-101B-9397-08002B2CF9AE}" pid="12" name="Regions_x002f_Branches">
    <vt:lpwstr/>
  </property>
  <property fmtid="{D5CDD505-2E9C-101B-9397-08002B2CF9AE}" pid="13" name="lcf76f155ced4ddcb4097134ff3c332f">
    <vt:lpwstr/>
  </property>
  <property fmtid="{D5CDD505-2E9C-101B-9397-08002B2CF9AE}" pid="14" name="gfDocType">
    <vt:lpwstr>6;#Template|ef3fa371-66f2-4e8c-bec7-ffd7595650bc</vt:lpwstr>
  </property>
  <property fmtid="{D5CDD505-2E9C-101B-9397-08002B2CF9AE}" pid="15" name="ProcedureCategory">
    <vt:lpwstr/>
  </property>
  <property fmtid="{D5CDD505-2E9C-101B-9397-08002B2CF9AE}" pid="16" name="TemplafyTenantId">
    <vt:lpwstr>beem</vt:lpwstr>
  </property>
  <property fmtid="{D5CDD505-2E9C-101B-9397-08002B2CF9AE}" pid="17" name="TemplafyTemplateId">
    <vt:lpwstr>1209580863542526014</vt:lpwstr>
  </property>
  <property fmtid="{D5CDD505-2E9C-101B-9397-08002B2CF9AE}" pid="18" name="TemplafyUserProfileId">
    <vt:lpwstr>1307470101102198789</vt:lpwstr>
  </property>
  <property fmtid="{D5CDD505-2E9C-101B-9397-08002B2CF9AE}" pid="19" name="TemplafyFromBlank">
    <vt:bool>false</vt:bool>
  </property>
  <property fmtid="{D5CDD505-2E9C-101B-9397-08002B2CF9AE}" pid="20" name="docLang">
    <vt:lpwstr>en</vt:lpwstr>
  </property>
</Properties>
</file>