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B107" w14:textId="5C663BBE" w:rsidR="003D63E2" w:rsidRPr="00BD2C13" w:rsidRDefault="00770DA2" w:rsidP="00E000B2">
      <w:r>
        <w:rPr>
          <w:noProof/>
        </w:rPr>
        <w:drawing>
          <wp:anchor distT="0" distB="0" distL="114300" distR="114300" simplePos="0" relativeHeight="251658243" behindDoc="1" locked="0" layoutInCell="1" allowOverlap="1" wp14:anchorId="34961A2B" wp14:editId="195E5D2B">
            <wp:simplePos x="0" y="0"/>
            <wp:positionH relativeFrom="page">
              <wp:align>right</wp:align>
            </wp:positionH>
            <wp:positionV relativeFrom="paragraph">
              <wp:posOffset>-909955</wp:posOffset>
            </wp:positionV>
            <wp:extent cx="7761604" cy="10039983"/>
            <wp:effectExtent l="0" t="0" r="0" b="0"/>
            <wp:wrapNone/>
            <wp:docPr id="1933212906"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7761604" cy="10039983"/>
                    </a:xfrm>
                    <a:prstGeom prst="rect">
                      <a:avLst/>
                    </a:prstGeom>
                  </pic:spPr>
                </pic:pic>
              </a:graphicData>
            </a:graphic>
          </wp:anchor>
        </w:drawing>
      </w:r>
      <w:r w:rsidR="00481226" w:rsidRPr="00BD2C13">
        <w:rPr>
          <w:noProof/>
          <w:lang w:eastAsia="en-CA"/>
        </w:rPr>
        <mc:AlternateContent>
          <mc:Choice Requires="wps">
            <w:drawing>
              <wp:anchor distT="0" distB="0" distL="114300" distR="114300" simplePos="0" relativeHeight="251658240" behindDoc="0" locked="0" layoutInCell="1" allowOverlap="1" wp14:anchorId="635D7057" wp14:editId="12AB97DE">
                <wp:simplePos x="0" y="0"/>
                <wp:positionH relativeFrom="margin">
                  <wp:posOffset>0</wp:posOffset>
                </wp:positionH>
                <wp:positionV relativeFrom="paragraph">
                  <wp:posOffset>-1602740</wp:posOffset>
                </wp:positionV>
                <wp:extent cx="2159000" cy="406400"/>
                <wp:effectExtent l="0" t="0" r="0" b="0"/>
                <wp:wrapNone/>
                <wp:docPr id="450715282" name="Text Box 450715282"/>
                <wp:cNvGraphicFramePr/>
                <a:graphic xmlns:a="http://schemas.openxmlformats.org/drawingml/2006/main">
                  <a:graphicData uri="http://schemas.microsoft.com/office/word/2010/wordprocessingShape">
                    <wps:wsp>
                      <wps:cNvSpPr txBox="1"/>
                      <wps:spPr>
                        <a:xfrm>
                          <a:off x="0" y="0"/>
                          <a:ext cx="2159000" cy="406400"/>
                        </a:xfrm>
                        <a:prstGeom prst="rect">
                          <a:avLst/>
                        </a:prstGeom>
                        <a:noFill/>
                        <a:ln w="6350">
                          <a:noFill/>
                        </a:ln>
                      </wps:spPr>
                      <wps:txb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ml:space="preserve">, xx </w:t>
                                </w:r>
                                <w:proofErr w:type="spellStart"/>
                                <w:r w:rsidR="00481226" w:rsidRPr="00BD2C13">
                                  <w:rPr>
                                    <w:rStyle w:val="CoverPagedateChar"/>
                                  </w:rPr>
                                  <w:t>xxxx</w:t>
                                </w:r>
                                <w:proofErr w:type="spellEnd"/>
                              </w:p>
                            </w:sdtContent>
                          </w:sdt>
                          <w:p w14:paraId="2CBA719E" w14:textId="77777777" w:rsidR="00481226" w:rsidRPr="00BD2C13" w:rsidRDefault="00481226" w:rsidP="009F5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D7057" id="_x0000_t202" coordsize="21600,21600" o:spt="202" path="m,l,21600r21600,l21600,xe">
                <v:stroke joinstyle="miter"/>
                <v:path gradientshapeok="t" o:connecttype="rect"/>
              </v:shapetype>
              <v:shape id="Text Box 450715282" o:spid="_x0000_s1026" type="#_x0000_t202" style="position:absolute;margin-left:0;margin-top:-126.2pt;width:170pt;height:3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" filled="f" stroked="f" strokeweight=".5pt">
                <v:textbo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EndPr>
                        <w:rPr>
                          <w:rStyle w:val="CoverPagedateChar"/>
                        </w:rPr>
                      </w:sdtEnd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v:textbox>
                <w10:wrap anchorx="margin"/>
              </v:shape>
            </w:pict>
          </mc:Fallback>
        </mc:AlternateContent>
      </w:r>
    </w:p>
    <w:p w14:paraId="028D0E85" w14:textId="77777777" w:rsidR="003D63E2" w:rsidRPr="00BD2C13" w:rsidRDefault="003D63E2" w:rsidP="00E000B2"/>
    <w:p w14:paraId="7872C7E6" w14:textId="6B2E1623" w:rsidR="003D63E2" w:rsidRPr="00BD2C13" w:rsidRDefault="003D63E2" w:rsidP="00E000B2"/>
    <w:sdt>
      <w:sdtPr>
        <w:rPr>
          <w:rStyle w:val="CoverPageTitleChar"/>
        </w:rPr>
        <w:alias w:val="Title"/>
        <w:tag w:val=""/>
        <w:id w:val="1677460234"/>
        <w:placeholder>
          <w:docPart w:val="0A32A644AEDF457CACBB3AAAE221B3AC"/>
        </w:placeholder>
        <w:dataBinding w:prefixMappings="xmlns:ns0='http://purl.org/dc/elements/1.1/' xmlns:ns1='http://schemas.openxmlformats.org/package/2006/metadata/core-properties' " w:xpath="/ns1:coreProperties[1]/ns0:title[1]" w:storeItemID="{6C3C8BC8-F283-45AE-878A-BAB7291924A1}"/>
        <w:text/>
      </w:sdtPr>
      <w:sdtContent>
        <w:p w14:paraId="666BBC9D" w14:textId="33F42D93" w:rsidR="00182ED0" w:rsidRPr="00BD2C13" w:rsidRDefault="000F4BE9" w:rsidP="003D63E2">
          <w:pPr>
            <w:spacing w:before="0" w:after="0" w:line="1000" w:lineRule="exact"/>
            <w:contextualSpacing/>
            <w:rPr>
              <w:rFonts w:ascii="Gill Sans Nova Cond XBd" w:hAnsi="Gill Sans Nova Cond XBd"/>
              <w:sz w:val="100"/>
              <w:szCs w:val="100"/>
            </w:rPr>
          </w:pPr>
          <w:r>
            <w:rPr>
              <w:rStyle w:val="CoverPageTitleChar"/>
            </w:rPr>
            <w:t xml:space="preserve">Visa Debit Card </w:t>
          </w:r>
          <w:r w:rsidR="00AB64FA">
            <w:rPr>
              <w:rStyle w:val="CoverPageTitleChar"/>
            </w:rPr>
            <w:t>Dispute Management</w:t>
          </w:r>
        </w:p>
      </w:sdtContent>
    </w:sdt>
    <w:p w14:paraId="4C2A1C68" w14:textId="38BC1919" w:rsidR="00CE1238" w:rsidRDefault="00CE1238">
      <w:pPr>
        <w:pStyle w:val="Subtitle"/>
        <w:rPr>
          <w:kern w:val="2"/>
          <w:lang w:eastAsia="en-CA"/>
          <w14:ligatures w14:val="standardContextual"/>
        </w:rPr>
      </w:pPr>
      <w:r>
        <w:rPr>
          <w:rStyle w:val="SubtitleChar"/>
        </w:rPr>
        <w:t>PROCESS</w:t>
      </w:r>
    </w:p>
    <w:p w14:paraId="18DC3E76" w14:textId="77777777" w:rsidR="005677CB" w:rsidRPr="00BD2C13" w:rsidRDefault="00182ED0" w:rsidP="00361286">
      <w:r w:rsidRPr="00BD2C13">
        <w:rPr>
          <w:rFonts w:eastAsiaTheme="majorEastAsia"/>
          <w:noProof/>
          <w:sz w:val="100"/>
          <w:szCs w:val="100"/>
          <w:lang w:eastAsia="en-CA"/>
        </w:rPr>
        <mc:AlternateContent>
          <mc:Choice Requires="wps">
            <w:drawing>
              <wp:anchor distT="0" distB="0" distL="114300" distR="114300" simplePos="0" relativeHeight="251658242" behindDoc="0" locked="0" layoutInCell="1" allowOverlap="1" wp14:anchorId="6044A8CA" wp14:editId="73449881">
                <wp:simplePos x="0" y="0"/>
                <wp:positionH relativeFrom="margin">
                  <wp:posOffset>0</wp:posOffset>
                </wp:positionH>
                <wp:positionV relativeFrom="page">
                  <wp:posOffset>8763000</wp:posOffset>
                </wp:positionV>
                <wp:extent cx="2157730" cy="542925"/>
                <wp:effectExtent l="0" t="0" r="0" b="0"/>
                <wp:wrapNone/>
                <wp:docPr id="1615482305" name="Text Box 1615482305"/>
                <wp:cNvGraphicFramePr/>
                <a:graphic xmlns:a="http://schemas.openxmlformats.org/drawingml/2006/main">
                  <a:graphicData uri="http://schemas.microsoft.com/office/word/2010/wordprocessingShape">
                    <wps:wsp>
                      <wps:cNvSpPr txBox="1"/>
                      <wps:spPr>
                        <a:xfrm>
                          <a:off x="0" y="0"/>
                          <a:ext cx="2157730" cy="542925"/>
                        </a:xfrm>
                        <a:prstGeom prst="rect">
                          <a:avLst/>
                        </a:prstGeom>
                        <a:noFill/>
                        <a:ln w="6350">
                          <a:noFill/>
                        </a:ln>
                      </wps:spPr>
                      <wps:txbx>
                        <w:txbxContent>
                          <w:customXmlInsRangeStart w:id="0"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Content>
                              <w:customXmlInsRangeEnd w:id="0"/>
                              <w:p w14:paraId="769F150B" w14:textId="5D338A23" w:rsidR="00182ED0" w:rsidRPr="00BD2C13" w:rsidRDefault="00C537AC" w:rsidP="00A7343A">
                                <w:pPr>
                                  <w:pStyle w:val="BeemDate"/>
                                </w:pPr>
                                <w:r>
                                  <w:rPr>
                                    <w:rStyle w:val="BeemDateChar"/>
                                    <w:lang w:val="en-US"/>
                                  </w:rPr>
                                  <w:t>October 1, 2026</w:t>
                                </w:r>
                              </w:p>
                              <w:customXmlInsRangeStart w:id="1" w:author="Unknown" w:date="2026-09-21T13:24:00Z"/>
                            </w:sdtContent>
                          </w:sdt>
                          <w:customXmlInsRangeEnd w:id="1"/>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4A8CA" id="Text Box 1615482305" o:spid="_x0000_s1027" type="#_x0000_t202" style="position:absolute;margin-left:0;margin-top:690pt;width:169.9pt;height:4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OOGQIAADMEAAAOAAAAZHJzL2Uyb0RvYy54bWysU8tu2zAQvBfoPxC817IVO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" filled="f" stroked="f" strokeweight=".5pt">
                <v:textbox>
                  <w:txbxContent>
                    <w:customXmlInsRangeStart w:id="2"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EndPr>
                        <w:rPr>
                          <w:rStyle w:val="BeemDateChar"/>
                        </w:rPr>
                      </w:sdtEndPr>
                      <w:sdtContent>
                        <w:customXmlInsRangeEnd w:id="2"/>
                        <w:p w14:paraId="769F150B" w14:textId="5D338A23" w:rsidR="00182ED0" w:rsidRPr="00BD2C13" w:rsidRDefault="00C537AC" w:rsidP="00A7343A">
                          <w:pPr>
                            <w:pStyle w:val="BeemDate"/>
                          </w:pPr>
                          <w:r>
                            <w:rPr>
                              <w:rStyle w:val="BeemDateChar"/>
                              <w:lang w:val="en-US"/>
                            </w:rPr>
                            <w:t>October 1, 2026</w:t>
                          </w:r>
                        </w:p>
                        <w:customXmlInsRangeStart w:id="3" w:author="Unknown" w:date="2026-09-21T13:24:00Z"/>
                      </w:sdtContent>
                    </w:sdt>
                    <w:customXmlInsRangeEnd w:id="3"/>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v:textbox>
                <w10:wrap anchorx="margin" anchory="page"/>
              </v:shape>
            </w:pict>
          </mc:Fallback>
        </mc:AlternateContent>
      </w:r>
      <w:r w:rsidR="00AB75A1" w:rsidRPr="00BD2C13">
        <w:rPr>
          <w:noProof/>
          <w:lang w:eastAsia="en-CA"/>
        </w:rPr>
        <w:drawing>
          <wp:anchor distT="0" distB="0" distL="114300" distR="114300" simplePos="0" relativeHeight="251658241" behindDoc="0" locked="0" layoutInCell="1" allowOverlap="1" wp14:anchorId="5BEDE674" wp14:editId="2BC76808">
            <wp:simplePos x="0" y="0"/>
            <wp:positionH relativeFrom="margin">
              <wp:align>right</wp:align>
            </wp:positionH>
            <wp:positionV relativeFrom="page">
              <wp:posOffset>8996680</wp:posOffset>
            </wp:positionV>
            <wp:extent cx="838200" cy="459740"/>
            <wp:effectExtent l="0" t="0" r="0" b="0"/>
            <wp:wrapNone/>
            <wp:docPr id="859821666"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5"/>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p>
    <w:p w14:paraId="5454E532" w14:textId="2A997690" w:rsidR="00C148A6" w:rsidRPr="00BD2C13" w:rsidRDefault="00C148A6" w:rsidP="00361286">
      <w:pPr>
        <w:sectPr w:rsidR="00C148A6" w:rsidRPr="00BD2C13" w:rsidSect="00232E9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pPr>
    </w:p>
    <w:p w14:paraId="57E98F12" w14:textId="77777777" w:rsidR="00DC158F" w:rsidRPr="00BD2C13" w:rsidRDefault="006225E7" w:rsidP="00A40081">
      <w:pPr>
        <w:pStyle w:val="TOCHeading"/>
        <w:rPr>
          <w:noProof w:val="0"/>
        </w:rPr>
      </w:pPr>
      <w:r w:rsidRPr="00BD2C13">
        <w:rPr>
          <w:noProof w:val="0"/>
        </w:rPr>
        <w:lastRenderedPageBreak/>
        <w:t xml:space="preserve">Document Tracking and Control Table </w:t>
      </w:r>
    </w:p>
    <w:p w14:paraId="36229290" w14:textId="77777777" w:rsidR="0056596C" w:rsidRPr="00BD2C13" w:rsidRDefault="0056596C" w:rsidP="00B07511"/>
    <w:tbl>
      <w:tblPr>
        <w:tblStyle w:val="TealFINAL"/>
        <w:tblW w:w="0" w:type="auto"/>
        <w:jc w:val="center"/>
        <w:tblLayout w:type="fixed"/>
        <w:tblLook w:val="0480" w:firstRow="0" w:lastRow="0" w:firstColumn="1" w:lastColumn="0" w:noHBand="0" w:noVBand="1"/>
      </w:tblPr>
      <w:tblGrid>
        <w:gridCol w:w="3685"/>
        <w:gridCol w:w="3685"/>
      </w:tblGrid>
      <w:tr w:rsidR="002D4538" w:rsidRPr="00BD2C13" w14:paraId="2DA0B46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75D5CCD" w14:textId="77777777" w:rsidR="00DC158F" w:rsidRPr="00BD2C13" w:rsidRDefault="00C7215A" w:rsidP="008816BB">
            <w:r w:rsidRPr="00BD2C13">
              <w:t>Policy Owner</w:t>
            </w:r>
          </w:p>
        </w:tc>
        <w:tc>
          <w:tcPr>
            <w:tcW w:w="3685" w:type="dxa"/>
            <w:vAlign w:val="center"/>
          </w:tcPr>
          <w:p w14:paraId="7917A834" w14:textId="67CA19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AD57043"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935B25B" w14:textId="77777777" w:rsidR="00C7215A" w:rsidRPr="00BD2C13" w:rsidRDefault="00C7215A" w:rsidP="008816BB">
            <w:r w:rsidRPr="00BD2C13">
              <w:t>Approval Date</w:t>
            </w:r>
          </w:p>
        </w:tc>
        <w:tc>
          <w:tcPr>
            <w:tcW w:w="3685" w:type="dxa"/>
            <w:vAlign w:val="center"/>
          </w:tcPr>
          <w:p w14:paraId="119E9CAB" w14:textId="18A16A9B"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7D9602A2"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9407BC1" w14:textId="77777777" w:rsidR="00C7215A" w:rsidRPr="00BD2C13" w:rsidRDefault="00C7215A" w:rsidP="008816BB">
            <w:r w:rsidRPr="00BD2C13">
              <w:t>Version</w:t>
            </w:r>
          </w:p>
        </w:tc>
        <w:tc>
          <w:tcPr>
            <w:tcW w:w="3685" w:type="dxa"/>
            <w:vAlign w:val="center"/>
          </w:tcPr>
          <w:p w14:paraId="267BAA97" w14:textId="0383794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6C4B01ED"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7EEFEE78" w14:textId="77777777" w:rsidR="00C7215A" w:rsidRPr="00BD2C13" w:rsidRDefault="00C7215A" w:rsidP="008816BB">
            <w:r w:rsidRPr="00BD2C13">
              <w:t>Access Level</w:t>
            </w:r>
          </w:p>
        </w:tc>
        <w:tc>
          <w:tcPr>
            <w:tcW w:w="3685" w:type="dxa"/>
            <w:vAlign w:val="center"/>
          </w:tcPr>
          <w:p w14:paraId="1623A346" w14:textId="65D15344"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4EB94D7B"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495C85A" w14:textId="77777777" w:rsidR="00C7215A" w:rsidRPr="00BD2C13" w:rsidRDefault="00C7215A" w:rsidP="008816BB">
            <w:r w:rsidRPr="00BD2C13">
              <w:t>Policy Author</w:t>
            </w:r>
          </w:p>
        </w:tc>
        <w:tc>
          <w:tcPr>
            <w:tcW w:w="3685" w:type="dxa"/>
            <w:vAlign w:val="center"/>
          </w:tcPr>
          <w:p w14:paraId="6D662C6C" w14:textId="2A743EC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D24BC30"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5DE4A5D" w14:textId="77777777" w:rsidR="00C7215A" w:rsidRPr="00BD2C13" w:rsidRDefault="00C7215A" w:rsidP="008816BB">
            <w:r w:rsidRPr="00BD2C13">
              <w:t>Subject Matter Expert(s)</w:t>
            </w:r>
          </w:p>
        </w:tc>
        <w:tc>
          <w:tcPr>
            <w:tcW w:w="3685" w:type="dxa"/>
            <w:vAlign w:val="center"/>
          </w:tcPr>
          <w:p w14:paraId="74CFF0BF" w14:textId="489A3C47"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6273DD04"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5542B25" w14:textId="77777777" w:rsidR="00C7215A" w:rsidRPr="00BD2C13" w:rsidRDefault="00C7215A" w:rsidP="008816BB">
            <w:r w:rsidRPr="00BD2C13">
              <w:t>Last Full Review Date</w:t>
            </w:r>
          </w:p>
        </w:tc>
        <w:tc>
          <w:tcPr>
            <w:tcW w:w="3685" w:type="dxa"/>
            <w:vAlign w:val="center"/>
          </w:tcPr>
          <w:p w14:paraId="718BB8C8" w14:textId="600748A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1282F5D8"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1F2E090" w14:textId="77777777" w:rsidR="00C7215A" w:rsidRPr="00BD2C13" w:rsidRDefault="00C7215A" w:rsidP="008816BB">
            <w:r w:rsidRPr="00BD2C13">
              <w:t xml:space="preserve">Update Date </w:t>
            </w:r>
            <w:r w:rsidRPr="00295DCD">
              <w:rPr>
                <w:i/>
                <w:iCs/>
              </w:rPr>
              <w:t xml:space="preserve">(changes were made but a full review was not </w:t>
            </w:r>
            <w:r w:rsidR="00295DCD" w:rsidRPr="00295DCD">
              <w:rPr>
                <w:i/>
                <w:iCs/>
              </w:rPr>
              <w:t xml:space="preserve">necessarily </w:t>
            </w:r>
            <w:r w:rsidRPr="00295DCD">
              <w:rPr>
                <w:i/>
                <w:iCs/>
              </w:rPr>
              <w:t>conducted)</w:t>
            </w:r>
          </w:p>
        </w:tc>
        <w:tc>
          <w:tcPr>
            <w:tcW w:w="3685" w:type="dxa"/>
            <w:vAlign w:val="center"/>
          </w:tcPr>
          <w:p w14:paraId="73263902" w14:textId="127B3F35"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24ABD92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51E2334" w14:textId="77777777" w:rsidR="00C7215A" w:rsidRPr="00BD2C13" w:rsidRDefault="00C7215A" w:rsidP="008816BB">
            <w:r w:rsidRPr="00BD2C13">
              <w:t>Review Frequency Requirement</w:t>
            </w:r>
          </w:p>
        </w:tc>
        <w:tc>
          <w:tcPr>
            <w:tcW w:w="3685" w:type="dxa"/>
            <w:vAlign w:val="center"/>
          </w:tcPr>
          <w:p w14:paraId="6BADA3A6" w14:textId="1D34967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2147EDBE"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FB6A653" w14:textId="77777777" w:rsidR="00C7215A" w:rsidRPr="00BD2C13" w:rsidRDefault="00C7215A" w:rsidP="008816BB">
            <w:r w:rsidRPr="00BD2C13">
              <w:t xml:space="preserve">Changes made </w:t>
            </w:r>
          </w:p>
        </w:tc>
        <w:tc>
          <w:tcPr>
            <w:tcW w:w="3685" w:type="dxa"/>
            <w:vAlign w:val="center"/>
          </w:tcPr>
          <w:p w14:paraId="4D17B357" w14:textId="057E2922" w:rsidR="00C7215A" w:rsidRPr="00BD2C13" w:rsidRDefault="00C62EBE" w:rsidP="008816BB">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50D1A8BF"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F786365" w14:textId="77777777" w:rsidR="00C7215A" w:rsidRPr="00BD2C13" w:rsidRDefault="00C7215A" w:rsidP="008816BB">
            <w:r w:rsidRPr="00BD2C13">
              <w:t>Stakeholders Impacted</w:t>
            </w:r>
          </w:p>
        </w:tc>
        <w:tc>
          <w:tcPr>
            <w:tcW w:w="3685" w:type="dxa"/>
            <w:vAlign w:val="center"/>
          </w:tcPr>
          <w:p w14:paraId="48CC7B95" w14:textId="53FCAA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bl>
    <w:p w14:paraId="16439802" w14:textId="77777777" w:rsidR="009D5207" w:rsidRPr="00BD2C13" w:rsidRDefault="009D5207" w:rsidP="002161EB"/>
    <w:p w14:paraId="3A2B386E" w14:textId="77777777" w:rsidR="009D5207" w:rsidRPr="00BD2C13" w:rsidRDefault="009D5207" w:rsidP="002161EB">
      <w:pPr>
        <w:sectPr w:rsidR="009D5207" w:rsidRPr="00BD2C13" w:rsidSect="00182ED0">
          <w:headerReference w:type="default" r:id="rId20"/>
          <w:footerReference w:type="default" r:id="rId21"/>
          <w:footerReference w:type="first" r:id="rId22"/>
          <w:pgSz w:w="12240" w:h="15840"/>
          <w:pgMar w:top="1559" w:right="1440" w:bottom="1531" w:left="1440" w:header="720" w:footer="241" w:gutter="0"/>
          <w:pgNumType w:fmt="lowerRoman" w:start="1"/>
          <w:cols w:space="720"/>
          <w:docGrid w:linePitch="360"/>
        </w:sectPr>
      </w:pPr>
    </w:p>
    <w:p w14:paraId="26E7B264" w14:textId="77777777" w:rsidR="00516B57" w:rsidRDefault="005646E2" w:rsidP="00984B7B">
      <w:pPr>
        <w:pStyle w:val="Heading1"/>
        <w:spacing w:before="120" w:line="276" w:lineRule="auto"/>
      </w:pPr>
      <w:r>
        <w:lastRenderedPageBreak/>
        <w:t>Purpose</w:t>
      </w:r>
    </w:p>
    <w:p w14:paraId="79A87892" w14:textId="0F6063A0" w:rsidR="00516B57" w:rsidRDefault="005646E2" w:rsidP="00984B7B">
      <w:pPr>
        <w:spacing w:before="120" w:after="120"/>
      </w:pPr>
      <w:r>
        <w:t>The Visa Debit</w:t>
      </w:r>
      <w:r w:rsidR="000A3F35">
        <w:t xml:space="preserve"> Card</w:t>
      </w:r>
      <w:r>
        <w:t xml:space="preserve"> Dispute Management Procedure </w:t>
      </w:r>
      <w:r w:rsidR="00D06A54" w:rsidRPr="00D06A54">
        <w:t>guides</w:t>
      </w:r>
      <w:r>
        <w:t xml:space="preserve"> the Growth, Payment Services, Fraud Prevention, and Finance teams </w:t>
      </w:r>
      <w:r w:rsidR="00D06A54" w:rsidRPr="00D06A54">
        <w:t>in</w:t>
      </w:r>
      <w:r>
        <w:t xml:space="preserve"> managing member-initiated Visa Debit Card disputes. </w:t>
      </w:r>
      <w:r w:rsidR="00D06A54" w:rsidRPr="00D06A54">
        <w:t>It sets out</w:t>
      </w:r>
      <w:r>
        <w:t xml:space="preserve"> a consistent approach for </w:t>
      </w:r>
      <w:r w:rsidR="00D06A54" w:rsidRPr="00D06A54">
        <w:t>receiving</w:t>
      </w:r>
      <w:r>
        <w:t xml:space="preserve"> and triaging dispute claims, </w:t>
      </w:r>
      <w:r w:rsidR="00D06A54" w:rsidRPr="00D06A54">
        <w:t>gathering</w:t>
      </w:r>
      <w:r>
        <w:t xml:space="preserve"> and assessing supporting documentation, issuing provisional credit, submitting and managing </w:t>
      </w:r>
      <w:r w:rsidR="00D06A54" w:rsidRPr="00D06A54">
        <w:t xml:space="preserve">disputes </w:t>
      </w:r>
      <w:r>
        <w:t xml:space="preserve">through Central 1 and the Visa network, and resolving </w:t>
      </w:r>
      <w:r w:rsidR="00D06A54" w:rsidRPr="00D06A54">
        <w:t xml:space="preserve">disputes </w:t>
      </w:r>
      <w:r>
        <w:t xml:space="preserve">and recovering </w:t>
      </w:r>
      <w:r w:rsidR="00D06A54" w:rsidRPr="00D06A54">
        <w:t>funds where applicable.</w:t>
      </w:r>
      <w:r w:rsidR="00F4479A">
        <w:t xml:space="preserve"> </w:t>
      </w:r>
      <w:r>
        <w:t xml:space="preserve">It also </w:t>
      </w:r>
      <w:r w:rsidR="00D06A54" w:rsidRPr="00D06A54">
        <w:t>covers</w:t>
      </w:r>
      <w:r>
        <w:t xml:space="preserve"> the roles and systems</w:t>
      </w:r>
      <w:r w:rsidR="00D06A54" w:rsidRPr="00D06A54">
        <w:t xml:space="preserve"> involved, the </w:t>
      </w:r>
      <w:r>
        <w:t xml:space="preserve">process flows, and </w:t>
      </w:r>
      <w:r w:rsidR="00D06A54" w:rsidRPr="00D06A54">
        <w:t xml:space="preserve">the </w:t>
      </w:r>
      <w:r>
        <w:t xml:space="preserve">detailed procedures </w:t>
      </w:r>
      <w:r w:rsidR="00D06A54" w:rsidRPr="00D06A54">
        <w:t>across</w:t>
      </w:r>
      <w:r>
        <w:t xml:space="preserve"> the dispute management lifecycle</w:t>
      </w:r>
      <w:r w:rsidR="00F4479A">
        <w:t>.</w:t>
      </w:r>
    </w:p>
    <w:p w14:paraId="4F2682AF" w14:textId="77777777" w:rsidR="00516B57" w:rsidRDefault="005646E2" w:rsidP="00984B7B">
      <w:pPr>
        <w:pStyle w:val="Heading1"/>
        <w:spacing w:before="120" w:line="276" w:lineRule="auto"/>
      </w:pPr>
      <w:r>
        <w:t>Scope</w:t>
      </w:r>
    </w:p>
    <w:p w14:paraId="137040FA" w14:textId="67883664" w:rsidR="00516B57" w:rsidRDefault="005646E2" w:rsidP="00984B7B">
      <w:pPr>
        <w:spacing w:before="120" w:after="120"/>
      </w:pPr>
      <w:r>
        <w:t xml:space="preserve">This procedure applies to </w:t>
      </w:r>
      <w:r w:rsidR="0058154D">
        <w:t>all</w:t>
      </w:r>
      <w:r>
        <w:t xml:space="preserve"> team members involved in the </w:t>
      </w:r>
      <w:r w:rsidR="003B389A">
        <w:t>intake</w:t>
      </w:r>
      <w:r>
        <w:t>, triage, investigation, submission, and resolution of member-initiated Visa Debit Card disputes</w:t>
      </w:r>
      <w:r w:rsidR="005F4665">
        <w:t>, received</w:t>
      </w:r>
      <w:r>
        <w:t xml:space="preserve"> through the following </w:t>
      </w:r>
      <w:r w:rsidR="000736FF">
        <w:t>channel</w:t>
      </w:r>
      <w:r w:rsidR="00C803A3">
        <w:t>s</w:t>
      </w:r>
      <w:r>
        <w:t>:</w:t>
      </w:r>
    </w:p>
    <w:p w14:paraId="31811A11" w14:textId="7B39E258" w:rsidR="0058154D" w:rsidRPr="0058154D" w:rsidRDefault="0058154D" w:rsidP="00984B7B">
      <w:pPr>
        <w:pStyle w:val="ListParagraph"/>
        <w:numPr>
          <w:ilvl w:val="0"/>
          <w:numId w:val="18"/>
        </w:numPr>
        <w:spacing w:before="120" w:after="120"/>
      </w:pPr>
      <w:r w:rsidRPr="0058154D">
        <w:rPr>
          <w:b/>
          <w:bCs/>
        </w:rPr>
        <w:t>Branch:</w:t>
      </w:r>
      <w:r w:rsidRPr="0058154D">
        <w:t xml:space="preserve"> occurs when a member visits </w:t>
      </w:r>
      <w:r w:rsidR="00BB7D13">
        <w:t>Beem’s</w:t>
      </w:r>
      <w:r w:rsidRPr="0058154D">
        <w:t xml:space="preserve"> branch to dispute a Visa Debit Card transaction.</w:t>
      </w:r>
    </w:p>
    <w:p w14:paraId="40D1BBB1" w14:textId="0F2D4400" w:rsidR="0058154D" w:rsidRPr="0058154D" w:rsidRDefault="0058154D" w:rsidP="00984B7B">
      <w:pPr>
        <w:pStyle w:val="ListParagraph"/>
        <w:numPr>
          <w:ilvl w:val="0"/>
          <w:numId w:val="18"/>
        </w:numPr>
        <w:spacing w:before="120" w:after="120"/>
      </w:pPr>
      <w:r w:rsidRPr="0058154D">
        <w:rPr>
          <w:b/>
          <w:bCs/>
        </w:rPr>
        <w:t xml:space="preserve">Contact </w:t>
      </w:r>
      <w:proofErr w:type="gramStart"/>
      <w:r w:rsidRPr="0058154D">
        <w:rPr>
          <w:b/>
          <w:bCs/>
        </w:rPr>
        <w:t>Centre:</w:t>
      </w:r>
      <w:proofErr w:type="gramEnd"/>
      <w:r w:rsidRPr="0058154D">
        <w:t xml:space="preserve"> occurs when a member contacts </w:t>
      </w:r>
      <w:r w:rsidR="00BB7D13">
        <w:t>Beem’s</w:t>
      </w:r>
      <w:r w:rsidRPr="0058154D">
        <w:t xml:space="preserve"> </w:t>
      </w:r>
      <w:r w:rsidR="00BB7D13">
        <w:t xml:space="preserve">Growth </w:t>
      </w:r>
      <w:r w:rsidR="00AC4D45">
        <w:t>T</w:t>
      </w:r>
      <w:r w:rsidR="00BB7D13">
        <w:t>eam</w:t>
      </w:r>
      <w:r w:rsidRPr="0058154D">
        <w:t xml:space="preserve"> by phone to dispute a Visa Debit Card transaction.</w:t>
      </w:r>
    </w:p>
    <w:p w14:paraId="0B12E1B2" w14:textId="77777777" w:rsidR="007E736D" w:rsidRDefault="005646E2" w:rsidP="00984B7B">
      <w:pPr>
        <w:spacing w:before="120" w:after="120"/>
      </w:pPr>
      <w:r>
        <w:t xml:space="preserve">This procedure covers the five stages of the dispute management lifecycle: </w:t>
      </w:r>
    </w:p>
    <w:p w14:paraId="47D80E70" w14:textId="0A092A27" w:rsidR="00685219" w:rsidRDefault="00653E7A" w:rsidP="00984B7B">
      <w:pPr>
        <w:spacing w:before="120" w:after="120"/>
        <w:ind w:left="360"/>
      </w:pPr>
      <w:r>
        <w:rPr>
          <w:b/>
        </w:rPr>
        <w:t xml:space="preserve">Stage </w:t>
      </w:r>
      <w:r w:rsidR="002D4C51" w:rsidRPr="00981F72">
        <w:rPr>
          <w:b/>
        </w:rPr>
        <w:t>1.</w:t>
      </w:r>
      <w:r w:rsidR="002D4C51">
        <w:t xml:space="preserve"> </w:t>
      </w:r>
      <w:r>
        <w:t>Dispute Intake</w:t>
      </w:r>
      <w:r w:rsidR="000736FF">
        <w:t xml:space="preserve"> </w:t>
      </w:r>
    </w:p>
    <w:p w14:paraId="407EA85D" w14:textId="5AA053EC" w:rsidR="00685219" w:rsidRDefault="00653E7A" w:rsidP="00984B7B">
      <w:pPr>
        <w:spacing w:before="120" w:after="120"/>
        <w:ind w:left="360"/>
      </w:pPr>
      <w:r>
        <w:rPr>
          <w:b/>
        </w:rPr>
        <w:t xml:space="preserve">Stage </w:t>
      </w:r>
      <w:r w:rsidR="002D4C51" w:rsidRPr="00981F72">
        <w:rPr>
          <w:b/>
        </w:rPr>
        <w:t>2.</w:t>
      </w:r>
      <w:r w:rsidR="002D4C51">
        <w:t xml:space="preserve"> </w:t>
      </w:r>
      <w:r>
        <w:t>Dispute Triage</w:t>
      </w:r>
    </w:p>
    <w:p w14:paraId="5B8E777C" w14:textId="3200C88D" w:rsidR="00685219" w:rsidRDefault="00653E7A" w:rsidP="00984B7B">
      <w:pPr>
        <w:spacing w:before="120" w:after="120"/>
        <w:ind w:left="360"/>
      </w:pPr>
      <w:r>
        <w:rPr>
          <w:b/>
        </w:rPr>
        <w:t xml:space="preserve">Stage </w:t>
      </w:r>
      <w:r w:rsidR="00AB64FA" w:rsidRPr="00981F72">
        <w:rPr>
          <w:b/>
        </w:rPr>
        <w:t>3a.</w:t>
      </w:r>
      <w:r w:rsidR="00AB64FA">
        <w:t xml:space="preserve"> </w:t>
      </w:r>
      <w:r>
        <w:t>Case Preparation &amp; Document Assessment</w:t>
      </w:r>
    </w:p>
    <w:p w14:paraId="4176C9A5" w14:textId="52EADCC9" w:rsidR="00685219" w:rsidRDefault="00653E7A" w:rsidP="00984B7B">
      <w:pPr>
        <w:spacing w:before="120" w:after="120"/>
        <w:ind w:left="360"/>
      </w:pPr>
      <w:r>
        <w:rPr>
          <w:b/>
        </w:rPr>
        <w:t xml:space="preserve">Stage </w:t>
      </w:r>
      <w:r w:rsidR="00AB64FA" w:rsidRPr="00981F72">
        <w:rPr>
          <w:b/>
        </w:rPr>
        <w:t>3b.</w:t>
      </w:r>
      <w:r w:rsidR="00AB64FA">
        <w:t xml:space="preserve"> </w:t>
      </w:r>
      <w:r>
        <w:t>Provisional Credit Issuance</w:t>
      </w:r>
    </w:p>
    <w:p w14:paraId="693FCD31" w14:textId="158CFECC" w:rsidR="00685219" w:rsidRDefault="00653E7A" w:rsidP="00984B7B">
      <w:pPr>
        <w:spacing w:before="120" w:after="120"/>
        <w:ind w:left="360"/>
      </w:pPr>
      <w:r>
        <w:rPr>
          <w:b/>
        </w:rPr>
        <w:t xml:space="preserve">Stage </w:t>
      </w:r>
      <w:r w:rsidR="00AB64FA" w:rsidRPr="00981F72">
        <w:rPr>
          <w:b/>
        </w:rPr>
        <w:t>4.</w:t>
      </w:r>
      <w:r w:rsidR="00AB64FA">
        <w:t xml:space="preserve"> </w:t>
      </w:r>
      <w:r>
        <w:t>Network Submission &amp; Response</w:t>
      </w:r>
    </w:p>
    <w:p w14:paraId="5495ED40" w14:textId="0635BE3F" w:rsidR="00516B57" w:rsidRDefault="00653E7A" w:rsidP="00984B7B">
      <w:pPr>
        <w:spacing w:before="120" w:after="120"/>
        <w:ind w:left="360"/>
      </w:pPr>
      <w:r>
        <w:rPr>
          <w:b/>
        </w:rPr>
        <w:t xml:space="preserve">Stage </w:t>
      </w:r>
      <w:r w:rsidR="00AB64FA" w:rsidRPr="00981F72">
        <w:rPr>
          <w:b/>
        </w:rPr>
        <w:t>5.</w:t>
      </w:r>
      <w:r w:rsidR="00AB64FA">
        <w:t xml:space="preserve"> </w:t>
      </w:r>
      <w:r>
        <w:t>Resolution &amp; Recovery</w:t>
      </w:r>
    </w:p>
    <w:p w14:paraId="341D80FC" w14:textId="77777777" w:rsidR="00516B57" w:rsidRDefault="005646E2">
      <w:pPr>
        <w:pStyle w:val="Heading1"/>
      </w:pPr>
      <w:r>
        <w:t>Roles and Systems</w:t>
      </w:r>
    </w:p>
    <w:p w14:paraId="6AEA15AA" w14:textId="4840DBF4" w:rsidR="00516B57" w:rsidRDefault="005646E2">
      <w:r>
        <w:t>The following roles and systems support various activities within the Visa Debit</w:t>
      </w:r>
      <w:r w:rsidR="000A3F35">
        <w:t xml:space="preserve"> Card</w:t>
      </w:r>
      <w:r>
        <w:t xml:space="preserve"> Dispute Management Procedure.</w:t>
      </w:r>
    </w:p>
    <w:tbl>
      <w:tblPr>
        <w:tblStyle w:val="TealFINAL"/>
        <w:tblW w:w="0" w:type="auto"/>
        <w:tblLook w:val="04A0" w:firstRow="1" w:lastRow="0" w:firstColumn="1" w:lastColumn="0" w:noHBand="0" w:noVBand="1"/>
      </w:tblPr>
      <w:tblGrid>
        <w:gridCol w:w="4680"/>
        <w:gridCol w:w="4680"/>
      </w:tblGrid>
      <w:tr w:rsidR="00516B57" w14:paraId="5C9CC185" w14:textId="77777777" w:rsidTr="00516B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4E1DF5" w14:textId="77777777" w:rsidR="00516B57" w:rsidRDefault="005646E2">
            <w:r>
              <w:t>Role / System</w:t>
            </w:r>
          </w:p>
        </w:tc>
        <w:tc>
          <w:tcPr>
            <w:tcW w:w="4680" w:type="dxa"/>
          </w:tcPr>
          <w:p w14:paraId="1CE01BF2" w14:textId="77777777" w:rsidR="00516B57" w:rsidRDefault="005646E2">
            <w:pPr>
              <w:cnfStyle w:val="100000000000" w:firstRow="1" w:lastRow="0" w:firstColumn="0" w:lastColumn="0" w:oddVBand="0" w:evenVBand="0" w:oddHBand="0" w:evenHBand="0" w:firstRowFirstColumn="0" w:firstRowLastColumn="0" w:lastRowFirstColumn="0" w:lastRowLastColumn="0"/>
            </w:pPr>
            <w:r>
              <w:t>Responsibility</w:t>
            </w:r>
          </w:p>
        </w:tc>
      </w:tr>
      <w:tr w:rsidR="00516B57" w14:paraId="7E46DE5F"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B8E469" w14:textId="77777777" w:rsidR="00516B57" w:rsidRDefault="005646E2">
            <w:r>
              <w:rPr>
                <w:b w:val="0"/>
              </w:rPr>
              <w:t>Growth Team</w:t>
            </w:r>
          </w:p>
        </w:tc>
        <w:tc>
          <w:tcPr>
            <w:tcW w:w="4680" w:type="dxa"/>
          </w:tcPr>
          <w:p w14:paraId="441F427F" w14:textId="138C66D2" w:rsidR="00516B57" w:rsidRDefault="00653E7A">
            <w:pPr>
              <w:cnfStyle w:val="000000100000" w:firstRow="0" w:lastRow="0" w:firstColumn="0" w:lastColumn="0" w:oddVBand="0" w:evenVBand="0" w:oddHBand="1" w:evenHBand="0" w:firstRowFirstColumn="0" w:firstRowLastColumn="0" w:lastRowFirstColumn="0" w:lastRowLastColumn="0"/>
            </w:pPr>
            <w:r w:rsidRPr="00653E7A">
              <w:t>Front-line contact centre and branch staff who maintain contact with members, receive the member's dispute claim, verify the cardholder and impacted transaction(s), records dispute details. Where required, they perform initial account security actions, such as blocking and reissuing the card.</w:t>
            </w:r>
          </w:p>
        </w:tc>
      </w:tr>
      <w:tr w:rsidR="00516B57" w14:paraId="1A089DCA"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7FCDD35A" w14:textId="77777777" w:rsidR="00516B57" w:rsidRDefault="005646E2">
            <w:r>
              <w:rPr>
                <w:b w:val="0"/>
              </w:rPr>
              <w:lastRenderedPageBreak/>
              <w:t>Payment Services Team</w:t>
            </w:r>
          </w:p>
        </w:tc>
        <w:tc>
          <w:tcPr>
            <w:tcW w:w="4680" w:type="dxa"/>
          </w:tcPr>
          <w:p w14:paraId="163212D1" w14:textId="61E4101D" w:rsidR="00516B57" w:rsidRDefault="00A5790A">
            <w:pPr>
              <w:cnfStyle w:val="000000000000" w:firstRow="0" w:lastRow="0" w:firstColumn="0" w:lastColumn="0" w:oddVBand="0" w:evenVBand="0" w:oddHBand="0" w:evenHBand="0" w:firstRowFirstColumn="0" w:firstRowLastColumn="0" w:lastRowFirstColumn="0" w:lastRowLastColumn="0"/>
            </w:pPr>
            <w:r w:rsidRPr="00A5790A">
              <w:t xml:space="preserve">Investigates and manages non-fraud (recognized/authorized transactions) disputes referred </w:t>
            </w:r>
            <w:r w:rsidR="007965F2">
              <w:t>by</w:t>
            </w:r>
            <w:r w:rsidRPr="00A5790A">
              <w:t xml:space="preserve"> the </w:t>
            </w:r>
            <w:r w:rsidR="007965F2">
              <w:t xml:space="preserve">Growth </w:t>
            </w:r>
            <w:r w:rsidR="00AC4D45">
              <w:t>T</w:t>
            </w:r>
            <w:r w:rsidR="007965F2">
              <w:t>eam</w:t>
            </w:r>
            <w:r w:rsidRPr="00A5790A">
              <w:t xml:space="preserve">, prepares case documentation, submits eligible disputes to Central 1, and manages dispute outcomes and recoveries for non-fraud cases. </w:t>
            </w:r>
          </w:p>
        </w:tc>
      </w:tr>
      <w:tr w:rsidR="009D767B" w14:paraId="0781A78C" w14:textId="77777777" w:rsidTr="00653E7A">
        <w:trPr>
          <w:cnfStyle w:val="000000100000" w:firstRow="0" w:lastRow="0" w:firstColumn="0" w:lastColumn="0" w:oddVBand="0" w:evenVBand="0" w:oddHBand="1" w:evenHBand="0" w:firstRowFirstColumn="0" w:firstRowLastColumn="0" w:lastRowFirstColumn="0" w:lastRowLastColumn="0"/>
          <w:trHeight w:val="9607"/>
        </w:trPr>
        <w:tc>
          <w:tcPr>
            <w:cnfStyle w:val="001000000000" w:firstRow="0" w:lastRow="0" w:firstColumn="1" w:lastColumn="0" w:oddVBand="0" w:evenVBand="0" w:oddHBand="0" w:evenHBand="0" w:firstRowFirstColumn="0" w:firstRowLastColumn="0" w:lastRowFirstColumn="0" w:lastRowLastColumn="0"/>
            <w:tcW w:w="4680" w:type="dxa"/>
          </w:tcPr>
          <w:p w14:paraId="579A1B42" w14:textId="2CD8D545" w:rsidR="009D767B" w:rsidRDefault="009D767B" w:rsidP="009D767B">
            <w:r>
              <w:rPr>
                <w:b w:val="0"/>
              </w:rPr>
              <w:t>Fraud Prevention Department</w:t>
            </w:r>
          </w:p>
        </w:tc>
        <w:tc>
          <w:tcPr>
            <w:tcW w:w="4680" w:type="dxa"/>
          </w:tcPr>
          <w:p w14:paraId="5FBF5BE9" w14:textId="77777777" w:rsidR="009D767B" w:rsidRPr="00676499" w:rsidRDefault="009D767B" w:rsidP="00653E7A">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Fraud Management / Fraud Specialists provide centralized expertise and coordination to support consistent fraud detection, escalation, investigation, response, recovery, and reporting practices across the organization. They are responsible for leading or coordinating fraud investigations and case management activities, supporting appropriate evidence and documentation practices, and enabling effective cross-functional coordination and governance visibility for significant fraud risks, trends, and incidents.</w:t>
            </w:r>
          </w:p>
          <w:p w14:paraId="4B35DCC7" w14:textId="77777777" w:rsidR="009D767B" w:rsidRPr="00676499" w:rsidRDefault="009D767B" w:rsidP="00653E7A">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Key responsibilities may include:</w:t>
            </w:r>
          </w:p>
          <w:p w14:paraId="6C6394AF"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conducting or coordinating fraud investigations and case management activities,</w:t>
            </w:r>
          </w:p>
          <w:p w14:paraId="434BE7F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maintaining case documentation and supporting appropriate evidence handling practices,</w:t>
            </w:r>
          </w:p>
          <w:p w14:paraId="520F129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escalation, response, containment, and recovery activities with relevant operational and support functions,</w:t>
            </w:r>
          </w:p>
          <w:p w14:paraId="27495AF0"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reimbursement and remediation activities in accordance with established guidelines and approvals,</w:t>
            </w:r>
          </w:p>
          <w:p w14:paraId="44327D7B"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monitoring fraud trends, emerging risks, and typologies to inform detection and control improvement opportunities,</w:t>
            </w:r>
          </w:p>
          <w:p w14:paraId="6004BEC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fraud reporting, analytics, and governance visibility into material incidents and trends,</w:t>
            </w:r>
          </w:p>
          <w:p w14:paraId="3117FC76"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providing operational guidance and input into training and awareness materials,</w:t>
            </w:r>
          </w:p>
          <w:p w14:paraId="4E149AC0" w14:textId="15B45C84" w:rsidR="009D767B" w:rsidRPr="00653E7A"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with external parties (e.g., law enforcement, insurers, payment networks) where appropriate.</w:t>
            </w:r>
          </w:p>
        </w:tc>
      </w:tr>
      <w:tr w:rsidR="009D767B" w14:paraId="0F3FD6F7"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140559A3" w14:textId="2F92233B" w:rsidR="009D767B" w:rsidRDefault="009D767B" w:rsidP="009D767B">
            <w:r>
              <w:rPr>
                <w:b w:val="0"/>
              </w:rPr>
              <w:t>Finance Team</w:t>
            </w:r>
          </w:p>
        </w:tc>
        <w:tc>
          <w:tcPr>
            <w:tcW w:w="4680" w:type="dxa"/>
          </w:tcPr>
          <w:p w14:paraId="2C4C8966" w14:textId="4E7DD795" w:rsidR="009D767B" w:rsidRPr="00D0650A" w:rsidRDefault="00795D01" w:rsidP="009D767B">
            <w:pPr>
              <w:cnfStyle w:val="000000000000" w:firstRow="0" w:lastRow="0" w:firstColumn="0" w:lastColumn="0" w:oddVBand="0" w:evenVBand="0" w:oddHBand="0" w:evenHBand="0" w:firstRowFirstColumn="0" w:firstRowLastColumn="0" w:lastRowFirstColumn="0" w:lastRowLastColumn="0"/>
            </w:pPr>
            <w:r>
              <w:t xml:space="preserve">Validates and posts provisional credit to the member's account within pre-defined SLAs, tracks provisional credit aging and reversal, finalizes or </w:t>
            </w:r>
            <w:r>
              <w:lastRenderedPageBreak/>
              <w:t>reverses provisional credit based on the dispute outcome, and records recoveries, losses, fees, and general ledger entries.</w:t>
            </w:r>
          </w:p>
        </w:tc>
      </w:tr>
      <w:tr w:rsidR="009D767B" w14:paraId="03F7DD40"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266B18" w14:textId="77777777" w:rsidR="009D767B" w:rsidRDefault="009D767B" w:rsidP="009D767B">
            <w:r>
              <w:rPr>
                <w:b w:val="0"/>
              </w:rPr>
              <w:lastRenderedPageBreak/>
              <w:t>Central 1</w:t>
            </w:r>
          </w:p>
        </w:tc>
        <w:tc>
          <w:tcPr>
            <w:tcW w:w="4680" w:type="dxa"/>
          </w:tcPr>
          <w:p w14:paraId="1FE73563" w14:textId="77777777" w:rsidR="009D767B" w:rsidRDefault="009D767B" w:rsidP="009D767B">
            <w:pPr>
              <w:cnfStyle w:val="000000100000" w:firstRow="0" w:lastRow="0" w:firstColumn="0" w:lastColumn="0" w:oddVBand="0" w:evenVBand="0" w:oddHBand="1" w:evenHBand="0" w:firstRowFirstColumn="0" w:firstRowLastColumn="0" w:lastRowFirstColumn="0" w:lastRowLastColumn="0"/>
            </w:pPr>
            <w:r>
              <w:t>Beem's financial services partner that receives completed dispute submissions and routes them, via PPJV, to the FIS Everlink Settlement team for submission to Visa Resolve Online (VROL) on Beem's behalf.</w:t>
            </w:r>
          </w:p>
        </w:tc>
      </w:tr>
      <w:tr w:rsidR="009D767B" w14:paraId="63221AB3"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56EFA243" w14:textId="77777777" w:rsidR="009D767B" w:rsidRDefault="009D767B" w:rsidP="009D767B">
            <w:r>
              <w:rPr>
                <w:b w:val="0"/>
              </w:rPr>
              <w:t>FIS Everlink (Everlink)</w:t>
            </w:r>
          </w:p>
        </w:tc>
        <w:tc>
          <w:tcPr>
            <w:tcW w:w="4680" w:type="dxa"/>
          </w:tcPr>
          <w:p w14:paraId="4230BF27" w14:textId="1E1AF35A" w:rsidR="009D767B" w:rsidRDefault="009D767B" w:rsidP="009D767B">
            <w:pPr>
              <w:cnfStyle w:val="000000000000" w:firstRow="0" w:lastRow="0" w:firstColumn="0" w:lastColumn="0" w:oddVBand="0" w:evenVBand="0" w:oddHBand="0" w:evenHBand="0" w:firstRowFirstColumn="0" w:firstRowLastColumn="0" w:lastRowFirstColumn="0" w:lastRowLastColumn="0"/>
            </w:pPr>
            <w:r>
              <w:t>Beem's Visa Debit program processor. Submits dispute requests to Visa on Beem's behalf via VROL, and manages the pre-arbitration and arbitration cycle in accordance with Visa Rules and pre-defined processes and timelines.</w:t>
            </w:r>
          </w:p>
        </w:tc>
      </w:tr>
      <w:tr w:rsidR="009D767B" w14:paraId="176BC12F"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9B3361" w14:textId="77777777" w:rsidR="009D767B" w:rsidRDefault="009D767B" w:rsidP="009D767B">
            <w:r>
              <w:rPr>
                <w:b w:val="0"/>
              </w:rPr>
              <w:t>CRM (Dynamics 365)</w:t>
            </w:r>
          </w:p>
        </w:tc>
        <w:tc>
          <w:tcPr>
            <w:tcW w:w="4680" w:type="dxa"/>
          </w:tcPr>
          <w:p w14:paraId="730EBCBE" w14:textId="389941BD" w:rsidR="009D767B" w:rsidRDefault="009D767B" w:rsidP="009D767B">
            <w:pPr>
              <w:cnfStyle w:val="000000100000" w:firstRow="0" w:lastRow="0" w:firstColumn="0" w:lastColumn="0" w:oddVBand="0" w:evenVBand="0" w:oddHBand="1" w:evenHBand="0" w:firstRowFirstColumn="0" w:firstRowLastColumn="0" w:lastRowFirstColumn="0" w:lastRowLastColumn="0"/>
            </w:pPr>
            <w:r w:rsidRPr="00A5790A">
              <w:t>System of record used to create and track dispute cases</w:t>
            </w:r>
            <w:r w:rsidRPr="00A5790A" w:rsidDel="00E44996">
              <w:t xml:space="preserve"> </w:t>
            </w:r>
            <w:r w:rsidRPr="00A5790A">
              <w:t xml:space="preserve">and </w:t>
            </w:r>
            <w:r>
              <w:t>trigger</w:t>
            </w:r>
            <w:r w:rsidRPr="00A5790A">
              <w:t xml:space="preserve"> both the ATM/POS trace (non-fraud) and Fraud Intake Form (FIF) (fraud) workflows</w:t>
            </w:r>
            <w:r>
              <w:t>.</w:t>
            </w:r>
          </w:p>
        </w:tc>
      </w:tr>
      <w:tr w:rsidR="009D767B" w14:paraId="0058E4AE"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1BDEDACE" w14:textId="1C0DD88A" w:rsidR="009D767B" w:rsidRDefault="009D767B" w:rsidP="009D767B">
            <w:r>
              <w:rPr>
                <w:b w:val="0"/>
              </w:rPr>
              <w:t>DNA</w:t>
            </w:r>
          </w:p>
        </w:tc>
        <w:tc>
          <w:tcPr>
            <w:tcW w:w="4680" w:type="dxa"/>
          </w:tcPr>
          <w:p w14:paraId="4F7CC330" w14:textId="16D97C52" w:rsidR="009D767B" w:rsidRDefault="009D767B" w:rsidP="009D767B">
            <w:pPr>
              <w:cnfStyle w:val="000000000000" w:firstRow="0" w:lastRow="0" w:firstColumn="0" w:lastColumn="0" w:oddVBand="0" w:evenVBand="0" w:oddHBand="0" w:evenHBand="0" w:firstRowFirstColumn="0" w:firstRowLastColumn="0" w:lastRowFirstColumn="0" w:lastRowLastColumn="0"/>
            </w:pPr>
            <w:r>
              <w:t>Beem's core banking system used to review member and account information and</w:t>
            </w:r>
            <w:ins w:id="2" w:author="Adajar, Kassandra" w:date="2026-10-07T16:27:00Z" w16du:dateUtc="2026-10-07T20:27:00Z">
              <w:r>
                <w:t xml:space="preserve"> </w:t>
              </w:r>
            </w:ins>
            <w:r>
              <w:t xml:space="preserve">apply card or account restrictions. </w:t>
            </w:r>
          </w:p>
        </w:tc>
      </w:tr>
    </w:tbl>
    <w:p w14:paraId="41BDE2F8" w14:textId="77777777" w:rsidR="0025291C" w:rsidRDefault="00000000">
      <w:pPr>
        <w:pStyle w:val="Heading1"/>
      </w:pPr>
      <w:r>
        <w:t>Stage 2: Dispute Triage Process (Payment Services / Fraud)</w:t>
      </w:r>
    </w:p>
    <w:p w14:paraId="2CB90DE6" w14:textId="77777777" w:rsidR="0025291C" w:rsidRDefault="00000000">
      <w:pPr>
        <w:pStyle w:val="Heading2"/>
        <w:numPr>
          <w:ilvl w:val="0"/>
          <w:numId w:val="0"/>
        </w:numPr>
        <w:ind w:left="851" w:hanging="851"/>
      </w:pPr>
      <w:r>
        <w:t>5.1     Process Flow</w:t>
      </w:r>
    </w:p>
    <w:p w14:paraId="5257072C" w14:textId="77777777" w:rsidR="0025291C" w:rsidRDefault="00000000">
      <w:r>
        <w:t>The visual overview below provides the end-to-end process for triaging a dispute case handed off from Growth. This stage is owned by the Payment Services / Fraud teams.</w:t>
      </w:r>
    </w:p>
    <w:p w14:paraId="6FBAFBEC" w14:textId="77777777" w:rsidR="0025291C" w:rsidRDefault="00000000">
      <w:pPr>
        <w:jc w:val="center"/>
      </w:pPr>
      <w:r>
        <w:rPr>
          <w:noProof/>
        </w:rPr>
        <w:lastRenderedPageBreak/>
        <w:drawing>
          <wp:inline distT="0" distB="0" distL="0" distR="0">
            <wp:extent cx="5943600" cy="3341604"/>
            <wp:effectExtent l="0" t="0" r="0" b="0"/>
            <wp:docPr id="1933212907" name="Picture 193321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v4-4.jpg"/>
                    <pic:cNvPicPr/>
                  </pic:nvPicPr>
                  <pic:blipFill>
                    <a:blip r:embed="rId23"/>
                    <a:stretch>
                      <a:fillRect/>
                    </a:stretch>
                  </pic:blipFill>
                  <pic:spPr>
                    <a:xfrm>
                      <a:off x="0" y="0"/>
                      <a:ext cx="5943600" cy="3341604"/>
                    </a:xfrm>
                    <a:prstGeom prst="rect">
                      <a:avLst/>
                    </a:prstGeom>
                  </pic:spPr>
                </pic:pic>
              </a:graphicData>
            </a:graphic>
          </wp:inline>
        </w:drawing>
      </w:r>
    </w:p>
    <w:p w14:paraId="735F7DE0" w14:textId="77777777" w:rsidR="0025291C" w:rsidRDefault="00000000">
      <w:pPr>
        <w:pStyle w:val="Heading2"/>
        <w:numPr>
          <w:ilvl w:val="0"/>
          <w:numId w:val="0"/>
        </w:numPr>
        <w:ind w:left="851" w:hanging="851"/>
      </w:pPr>
      <w:r>
        <w:t>5.2     Procedure</w:t>
      </w:r>
    </w:p>
    <w:p w14:paraId="316CDF01" w14:textId="77777777" w:rsidR="0025291C" w:rsidRDefault="00000000">
      <w:r>
        <w:t>The following procedure provides a step-by-step outline of the activities performed by the assigned Payment Services or Fraud agent as part of dispute triage.</w:t>
      </w:r>
    </w:p>
    <w:p w14:paraId="38B4011B" w14:textId="77777777" w:rsidR="0025291C" w:rsidRDefault="00000000">
      <w:pPr>
        <w:pStyle w:val="Heading3"/>
        <w:numPr>
          <w:ilvl w:val="0"/>
          <w:numId w:val="0"/>
        </w:numPr>
        <w:ind w:left="992" w:hanging="992"/>
      </w:pPr>
      <w:r>
        <w:rPr>
          <w:sz w:val="28"/>
        </w:rPr>
        <w:t>5.2.1 Open the Case and Confirm Completeness</w:t>
      </w:r>
    </w:p>
    <w:p w14:paraId="6C9B372E" w14:textId="77777777" w:rsidR="0025291C" w:rsidRDefault="00000000">
      <w:r>
        <w:t>The assigned agent should:</w:t>
      </w:r>
    </w:p>
    <w:p w14:paraId="1A725CFF" w14:textId="77777777" w:rsidR="00AB6387" w:rsidRDefault="00AB6387" w:rsidP="00AB6387">
      <w:pPr>
        <w:pStyle w:val="ListParagraph"/>
        <w:numPr>
          <w:ilvl w:val="0"/>
          <w:numId w:val="28"/>
        </w:numPr>
        <w:ind w:hanging="357"/>
        <w:contextualSpacing w:val="0"/>
      </w:pPr>
      <w:r>
        <w:t xml:space="preserve">Open the assigned case and review the documented details received from Growth. </w:t>
      </w:r>
      <w:r>
        <w:rPr>
          <w:color w:val="FF0000"/>
        </w:rPr>
        <w:t>[feedback: this isn’t a step this is just an intro sentence into the below which are steps of ‘reviewing’ the documented details]</w:t>
      </w:r>
    </w:p>
    <w:p w14:paraId="30666E17" w14:textId="77777777" w:rsidR="00AB6387" w:rsidRDefault="00AB6387" w:rsidP="00AB6387">
      <w:pPr>
        <w:pStyle w:val="ListParagraph"/>
        <w:numPr>
          <w:ilvl w:val="0"/>
          <w:numId w:val="28"/>
        </w:numPr>
        <w:ind w:hanging="357"/>
        <w:contextualSpacing w:val="0"/>
      </w:pPr>
      <w:r>
        <w:rPr>
          <w:b/>
        </w:rPr>
        <w:t>Confirm whether the disputed transaction occurred on the Visa Network.</w:t>
      </w:r>
      <w:r w:rsidRPr="007C1882">
        <w:rPr>
          <w:color w:val="FF0000"/>
        </w:rPr>
        <w:t xml:space="preserve"> </w:t>
      </w:r>
      <w:r>
        <w:rPr>
          <w:color w:val="FF0000"/>
        </w:rPr>
        <w:t xml:space="preserve">[feedback: we need to be more precise, in the Dispute Intake process we say that the Transaction Details within the CRM case will contain the network type, so </w:t>
      </w:r>
      <w:proofErr w:type="gramStart"/>
      <w:r>
        <w:rPr>
          <w:color w:val="FF0000"/>
        </w:rPr>
        <w:t>lets</w:t>
      </w:r>
      <w:proofErr w:type="gramEnd"/>
      <w:r>
        <w:rPr>
          <w:color w:val="FF0000"/>
        </w:rPr>
        <w:t xml:space="preserve"> make it clear for the fraud / payment services agent where to check]</w:t>
      </w:r>
    </w:p>
    <w:p w14:paraId="649A3ED2" w14:textId="77777777" w:rsidR="00AB6387" w:rsidRDefault="00AB6387" w:rsidP="00AB6387">
      <w:pPr>
        <w:pStyle w:val="ListParagraph"/>
        <w:numPr>
          <w:ilvl w:val="1"/>
          <w:numId w:val="28"/>
        </w:numPr>
        <w:ind w:hanging="357"/>
        <w:contextualSpacing w:val="0"/>
      </w:pPr>
      <w:r>
        <w:rPr>
          <w:b/>
        </w:rPr>
        <w:t xml:space="preserve">If the transaction did not occur on the Visa Network: </w:t>
      </w:r>
      <w:r>
        <w:t>follow the applicable other network dispute / investigation process (e.g., Interac). This procedure ends.</w:t>
      </w:r>
      <w:r>
        <w:rPr>
          <w:color w:val="FF0000"/>
        </w:rPr>
        <w:t xml:space="preserve"> </w:t>
      </w:r>
    </w:p>
    <w:p w14:paraId="0C68EFA9" w14:textId="77777777" w:rsidR="00AB6387" w:rsidRDefault="00AB6387" w:rsidP="00AB6387">
      <w:pPr>
        <w:pStyle w:val="ListParagraph"/>
        <w:numPr>
          <w:ilvl w:val="1"/>
          <w:numId w:val="28"/>
        </w:numPr>
        <w:ind w:hanging="357"/>
        <w:contextualSpacing w:val="0"/>
      </w:pPr>
      <w:r>
        <w:rPr>
          <w:b/>
        </w:rPr>
        <w:t xml:space="preserve">If the transaction occurred on the Visa Network: </w:t>
      </w:r>
      <w:r>
        <w:t>proceed to the next step.</w:t>
      </w:r>
    </w:p>
    <w:p w14:paraId="30BED30E" w14:textId="77777777" w:rsidR="00AB6387" w:rsidRDefault="00AB6387" w:rsidP="00AB6387">
      <w:pPr>
        <w:pStyle w:val="ListParagraph"/>
        <w:numPr>
          <w:ilvl w:val="0"/>
          <w:numId w:val="28"/>
        </w:numPr>
        <w:ind w:hanging="357"/>
        <w:contextualSpacing w:val="0"/>
      </w:pPr>
      <w:r>
        <w:rPr>
          <w:b/>
        </w:rPr>
        <w:t xml:space="preserve">Confirm the case documentation was completed correctly: </w:t>
      </w:r>
      <w:r>
        <w:rPr>
          <w:color w:val="FF0000"/>
        </w:rPr>
        <w:t xml:space="preserve">[feedback: I think we need to make sure to be more precise, like checking if the dispute narrative / case details are </w:t>
      </w:r>
      <w:proofErr w:type="gramStart"/>
      <w:r>
        <w:rPr>
          <w:color w:val="FF0000"/>
        </w:rPr>
        <w:t>actually fraud</w:t>
      </w:r>
      <w:proofErr w:type="gramEnd"/>
      <w:r>
        <w:rPr>
          <w:color w:val="FF0000"/>
        </w:rPr>
        <w:t xml:space="preserve"> for fraud team or non fraud for non fraud team]</w:t>
      </w:r>
    </w:p>
    <w:p w14:paraId="5EC3E200" w14:textId="77777777" w:rsidR="0025291C" w:rsidRDefault="00000000">
      <w:pPr>
        <w:pStyle w:val="ListParagraph"/>
        <w:numPr>
          <w:ilvl w:val="0"/>
          <w:numId w:val="28"/>
        </w:numPr>
        <w:ind w:hanging="357"/>
        <w:contextualSpacing w:val="0"/>
      </w:pPr>
      <w:r>
        <w:rPr>
          <w:b/>
        </w:rPr>
        <w:t>Based on the case classification, proceed to the applicable section:</w:t>
      </w:r>
    </w:p>
    <w:p w14:paraId="1BC20F91" w14:textId="77777777" w:rsidR="0025291C" w:rsidRDefault="00000000">
      <w:pPr>
        <w:pStyle w:val="ListParagraph"/>
        <w:numPr>
          <w:ilvl w:val="1"/>
          <w:numId w:val="28"/>
        </w:numPr>
        <w:ind w:hanging="357"/>
        <w:contextualSpacing w:val="0"/>
      </w:pPr>
      <w:r>
        <w:rPr>
          <w:b/>
        </w:rPr>
        <w:lastRenderedPageBreak/>
        <w:t xml:space="preserve">Fraud: </w:t>
      </w:r>
      <w:r>
        <w:t>proceed to Section 5.2.2 — Fraud Team: Assess Filing Window and Auto Write-Off.</w:t>
      </w:r>
    </w:p>
    <w:p w14:paraId="7EDBE0EC" w14:textId="77777777" w:rsidR="0025291C" w:rsidRDefault="00000000">
      <w:pPr>
        <w:pStyle w:val="ListParagraph"/>
        <w:numPr>
          <w:ilvl w:val="1"/>
          <w:numId w:val="28"/>
        </w:numPr>
        <w:ind w:hanging="357"/>
        <w:contextualSpacing w:val="0"/>
      </w:pPr>
      <w:r>
        <w:rPr>
          <w:b/>
        </w:rPr>
        <w:t xml:space="preserve">Non-Fraud: </w:t>
      </w:r>
      <w:r>
        <w:t>proceed to Section 5.2.3 — Payment Services Team: Assess Filing Window and Auto Write-Off.</w:t>
      </w:r>
    </w:p>
    <w:p w14:paraId="5450C73A" w14:textId="77777777" w:rsidR="0025291C" w:rsidRDefault="00000000">
      <w:pPr>
        <w:pStyle w:val="Heading3"/>
        <w:numPr>
          <w:ilvl w:val="0"/>
          <w:numId w:val="0"/>
        </w:numPr>
        <w:ind w:left="992" w:hanging="992"/>
      </w:pPr>
      <w:r>
        <w:rPr>
          <w:sz w:val="28"/>
        </w:rPr>
        <w:t>5.2.2 Fraud Team: Assess Filing Window and Auto Write-Off</w:t>
      </w:r>
    </w:p>
    <w:p w14:paraId="39F7E1E6" w14:textId="1A924AF4" w:rsidR="0025291C" w:rsidRDefault="00000000">
      <w:r>
        <w:rPr>
          <w:b/>
        </w:rPr>
        <w:t xml:space="preserve">Step 1 — Assess filing window: </w:t>
      </w:r>
      <w:r>
        <w:t>the Fraud Specialist</w:t>
      </w:r>
      <w:r w:rsidR="00AB6387">
        <w:rPr>
          <w:color w:val="FF0000"/>
        </w:rPr>
        <w:t xml:space="preserve"> </w:t>
      </w:r>
      <w:r>
        <w:t>should assess whether the dispute was submitted within the filing window.</w:t>
      </w:r>
    </w:p>
    <w:p w14:paraId="75A2089F" w14:textId="53EA1A5F" w:rsidR="0025291C" w:rsidRDefault="00000000">
      <w:r>
        <w:rPr>
          <w:b/>
          <w:i/>
        </w:rPr>
        <w:t xml:space="preserve">Decision (D-004): </w:t>
      </w:r>
      <w:r>
        <w:rPr>
          <w:i/>
        </w:rPr>
        <w:t>cardholders must dispute a transaction within 60 days of the transaction date, as per agreement.</w:t>
      </w:r>
      <w:r w:rsidR="00AB6387">
        <w:rPr>
          <w:i/>
        </w:rPr>
        <w:t xml:space="preserve"> </w:t>
      </w:r>
      <w:r w:rsidR="00AB6387">
        <w:rPr>
          <w:color w:val="FF0000"/>
        </w:rPr>
        <w:t>[feedback</w:t>
      </w:r>
      <w:r w:rsidR="00AB6387">
        <w:rPr>
          <w:color w:val="FF0000"/>
        </w:rPr>
        <w:t xml:space="preserve">: can we integrate this with the step 1 line above, and we don’t need to call out </w:t>
      </w:r>
      <w:proofErr w:type="spellStart"/>
      <w:r w:rsidR="00AB6387">
        <w:rPr>
          <w:color w:val="FF0000"/>
        </w:rPr>
        <w:t>speicifcally</w:t>
      </w:r>
      <w:proofErr w:type="spellEnd"/>
      <w:r w:rsidR="00AB6387">
        <w:rPr>
          <w:color w:val="FF0000"/>
        </w:rPr>
        <w:t xml:space="preserve"> that it’s a decision]</w:t>
      </w:r>
    </w:p>
    <w:p w14:paraId="6431B452" w14:textId="77777777" w:rsidR="0025291C" w:rsidRDefault="00000000">
      <w:pPr>
        <w:pStyle w:val="ListParagraph"/>
        <w:numPr>
          <w:ilvl w:val="0"/>
          <w:numId w:val="29"/>
        </w:numPr>
        <w:ind w:hanging="357"/>
        <w:contextualSpacing w:val="0"/>
      </w:pPr>
      <w:r>
        <w:rPr>
          <w:b/>
        </w:rPr>
        <w:t xml:space="preserve">If the dispute was not submitted within the filing window (i.e., outside the 60-day window from the transaction date): </w:t>
      </w:r>
      <w:r>
        <w:t>no refund, except in the case of Member Consideration (Beem’s goodwill refund) — follow the Fraud Reimbursement Guidelines to determine eligibility.</w:t>
      </w:r>
    </w:p>
    <w:p w14:paraId="61DF91AB" w14:textId="3B21AF82" w:rsidR="0025291C" w:rsidRDefault="00000000">
      <w:pPr>
        <w:pStyle w:val="ListParagraph"/>
        <w:numPr>
          <w:ilvl w:val="1"/>
          <w:numId w:val="29"/>
        </w:numPr>
        <w:ind w:hanging="357"/>
        <w:contextualSpacing w:val="0"/>
      </w:pPr>
      <w:r>
        <w:t>Document the rationale for the refund decision in the CRM case notes</w:t>
      </w:r>
      <w:r w:rsidRPr="00AB6387">
        <w:rPr>
          <w:color w:val="FF0000"/>
        </w:rPr>
        <w:t>.</w:t>
      </w:r>
      <w:r w:rsidR="00AB6387" w:rsidRPr="00AB6387">
        <w:rPr>
          <w:color w:val="FF0000"/>
        </w:rPr>
        <w:t xml:space="preserve"> [feedback: I almost think that if statements should be bullet circle points and the steps like this one should be numbered]</w:t>
      </w:r>
    </w:p>
    <w:p w14:paraId="58E42BD4" w14:textId="18B99345" w:rsidR="0025291C" w:rsidRDefault="00000000">
      <w:pPr>
        <w:pStyle w:val="ListParagraph"/>
        <w:numPr>
          <w:ilvl w:val="1"/>
          <w:numId w:val="29"/>
        </w:numPr>
        <w:ind w:hanging="357"/>
        <w:contextualSpacing w:val="0"/>
      </w:pPr>
      <w:r>
        <w:t>Close the case by setting the CRM case status to “Closed”, which routes the case back to the Growth team. This procedure ends.</w:t>
      </w:r>
      <w:r w:rsidR="00AB6387">
        <w:t xml:space="preserve"> </w:t>
      </w:r>
      <w:r w:rsidR="00AB6387" w:rsidRPr="00AB6387">
        <w:rPr>
          <w:color w:val="FF0000"/>
        </w:rPr>
        <w:t>[feedback: should be numbered since it’s a sequential step]</w:t>
      </w:r>
    </w:p>
    <w:p w14:paraId="447254A2" w14:textId="77777777" w:rsidR="0025291C" w:rsidRDefault="00000000">
      <w:pPr>
        <w:pStyle w:val="ListParagraph"/>
        <w:numPr>
          <w:ilvl w:val="0"/>
          <w:numId w:val="29"/>
        </w:numPr>
        <w:ind w:hanging="357"/>
        <w:contextualSpacing w:val="0"/>
      </w:pPr>
      <w:r>
        <w:rPr>
          <w:b/>
        </w:rPr>
        <w:t xml:space="preserve">If the dispute was submitted within the filing window: </w:t>
      </w:r>
      <w:r>
        <w:t>proceed to Step 2 — Assess auto write-off.</w:t>
      </w:r>
    </w:p>
    <w:p w14:paraId="7125A4EA" w14:textId="77777777" w:rsidR="0025291C" w:rsidRDefault="00000000">
      <w:r>
        <w:rPr>
          <w:b/>
        </w:rPr>
        <w:t xml:space="preserve">Step 2 — Assess auto write-off: </w:t>
      </w:r>
      <w:r>
        <w:t>the Fraud Specialist should assess whether the dispute qualifies for a system auto write-off.</w:t>
      </w:r>
    </w:p>
    <w:p w14:paraId="4C348B96" w14:textId="1984FB87" w:rsidR="0025291C" w:rsidRDefault="00000000">
      <w:r>
        <w:rPr>
          <w:b/>
          <w:i/>
        </w:rPr>
        <w:t xml:space="preserve">Decision (D-008): </w:t>
      </w:r>
      <w:r>
        <w:rPr>
          <w:i/>
        </w:rPr>
        <w:t>the fraud auto write-off threshold is $150. Disputes at or below this threshold, and meeting member risk review criteria, qualify for auto write-off.</w:t>
      </w:r>
      <w:r w:rsidR="00AB6387">
        <w:rPr>
          <w:i/>
        </w:rPr>
        <w:t xml:space="preserve"> </w:t>
      </w:r>
      <w:r w:rsidR="00AB6387">
        <w:rPr>
          <w:color w:val="FF0000"/>
        </w:rPr>
        <w:t xml:space="preserve">[feedback: </w:t>
      </w:r>
      <w:r w:rsidR="00AB6387">
        <w:rPr>
          <w:color w:val="FF0000"/>
        </w:rPr>
        <w:t>same feedback as above]</w:t>
      </w:r>
    </w:p>
    <w:p w14:paraId="16DBC699" w14:textId="77777777" w:rsidR="0025291C" w:rsidRDefault="00000000">
      <w:pPr>
        <w:pStyle w:val="ListParagraph"/>
        <w:numPr>
          <w:ilvl w:val="0"/>
          <w:numId w:val="30"/>
        </w:numPr>
        <w:ind w:hanging="357"/>
        <w:contextualSpacing w:val="0"/>
      </w:pPr>
      <w:r>
        <w:rPr>
          <w:b/>
        </w:rPr>
        <w:t xml:space="preserve">If the dispute amount is at or below $150 and meets the member risk review criteria: </w:t>
      </w:r>
      <w:r>
        <w:t>refund and communicate to the member.</w:t>
      </w:r>
    </w:p>
    <w:p w14:paraId="085E8B8A" w14:textId="77777777" w:rsidR="0025291C" w:rsidRDefault="00000000">
      <w:pPr>
        <w:pStyle w:val="ListParagraph"/>
        <w:numPr>
          <w:ilvl w:val="1"/>
          <w:numId w:val="30"/>
        </w:numPr>
        <w:ind w:hanging="357"/>
        <w:contextualSpacing w:val="0"/>
      </w:pPr>
      <w:r>
        <w:t>Set the CRM case status to “Qualify for Auto-Write Off”, which routes the case back to the Growth team. This procedure ends.</w:t>
      </w:r>
    </w:p>
    <w:p w14:paraId="2E1BEA33" w14:textId="77777777" w:rsidR="0025291C" w:rsidRDefault="00000000">
      <w:pPr>
        <w:pStyle w:val="ListParagraph"/>
        <w:numPr>
          <w:ilvl w:val="0"/>
          <w:numId w:val="30"/>
        </w:numPr>
        <w:ind w:hanging="357"/>
        <w:contextualSpacing w:val="0"/>
      </w:pPr>
      <w:r>
        <w:rPr>
          <w:b/>
        </w:rPr>
        <w:t xml:space="preserve">If the dispute amount is above $150, or does not meet the member risk review criteria: </w:t>
      </w:r>
      <w:r>
        <w:t>proceed with investigation and case assessment — see Stage 3A: Case Preparation &amp; Document Assessment, and refer to the Visa Debit Card Fraud Investigation Process.</w:t>
      </w:r>
    </w:p>
    <w:p w14:paraId="7FF481C9" w14:textId="77777777" w:rsidR="0025291C" w:rsidRDefault="00000000">
      <w:pPr>
        <w:pStyle w:val="Heading3"/>
        <w:numPr>
          <w:ilvl w:val="0"/>
          <w:numId w:val="0"/>
        </w:numPr>
        <w:ind w:left="992" w:hanging="992"/>
      </w:pPr>
      <w:r>
        <w:rPr>
          <w:sz w:val="28"/>
        </w:rPr>
        <w:t>5.2.3 Payment Services Team: Assess Filing Window and Auto Write-Off</w:t>
      </w:r>
    </w:p>
    <w:p w14:paraId="6224055D" w14:textId="77777777" w:rsidR="0025291C" w:rsidRDefault="00000000">
      <w:r>
        <w:rPr>
          <w:b/>
        </w:rPr>
        <w:t xml:space="preserve">Step 1 — Assess filing window: </w:t>
      </w:r>
      <w:r>
        <w:t>the Payment Services agent should assess whether the dispute was submitted within the filing window.</w:t>
      </w:r>
    </w:p>
    <w:p w14:paraId="1AEE98AE" w14:textId="464717DA" w:rsidR="0025291C" w:rsidRDefault="00000000">
      <w:r>
        <w:rPr>
          <w:b/>
          <w:i/>
        </w:rPr>
        <w:t xml:space="preserve">Decision (D-004): </w:t>
      </w:r>
      <w:r>
        <w:rPr>
          <w:i/>
        </w:rPr>
        <w:t>cardholders must dispute a transaction within 60 days of the transaction date, as per agreement</w:t>
      </w:r>
      <w:proofErr w:type="gramStart"/>
      <w:r>
        <w:rPr>
          <w:i/>
        </w:rPr>
        <w:t>.</w:t>
      </w:r>
      <w:r w:rsidR="00AB6387" w:rsidRPr="00AB6387">
        <w:rPr>
          <w:i/>
        </w:rPr>
        <w:t xml:space="preserve"> </w:t>
      </w:r>
      <w:r w:rsidR="00AB6387">
        <w:rPr>
          <w:i/>
        </w:rPr>
        <w:t>.</w:t>
      </w:r>
      <w:proofErr w:type="gramEnd"/>
      <w:r w:rsidR="00AB6387">
        <w:rPr>
          <w:i/>
        </w:rPr>
        <w:t xml:space="preserve"> </w:t>
      </w:r>
      <w:r w:rsidR="00AB6387">
        <w:rPr>
          <w:color w:val="FF0000"/>
        </w:rPr>
        <w:t>[feedback: same feedback as above]</w:t>
      </w:r>
    </w:p>
    <w:p w14:paraId="4E640129" w14:textId="77777777" w:rsidR="0025291C" w:rsidRDefault="00000000">
      <w:pPr>
        <w:pStyle w:val="ListParagraph"/>
        <w:numPr>
          <w:ilvl w:val="0"/>
          <w:numId w:val="31"/>
        </w:numPr>
        <w:ind w:hanging="357"/>
        <w:contextualSpacing w:val="0"/>
      </w:pPr>
      <w:r>
        <w:rPr>
          <w:b/>
        </w:rPr>
        <w:lastRenderedPageBreak/>
        <w:t xml:space="preserve">If the dispute was not submitted within the filing window (i.e., outside the 60-day window from the transaction date): </w:t>
      </w:r>
      <w:r>
        <w:t>no refund.</w:t>
      </w:r>
    </w:p>
    <w:p w14:paraId="6D8D5357" w14:textId="4B75F343" w:rsidR="0025291C" w:rsidRDefault="00000000">
      <w:pPr>
        <w:pStyle w:val="ListParagraph"/>
        <w:numPr>
          <w:ilvl w:val="1"/>
          <w:numId w:val="31"/>
        </w:numPr>
        <w:ind w:hanging="357"/>
        <w:contextualSpacing w:val="0"/>
      </w:pPr>
      <w:r>
        <w:t>Document the rationale for the no-refund decision in the CRM case notes.</w:t>
      </w:r>
      <w:r w:rsidR="00AB6387">
        <w:t xml:space="preserve"> </w:t>
      </w:r>
      <w:r w:rsidR="00AB6387" w:rsidRPr="00C64183">
        <w:rPr>
          <w:color w:val="FF0000"/>
        </w:rPr>
        <w:t>[feedback: should be numbered]</w:t>
      </w:r>
    </w:p>
    <w:p w14:paraId="61C31B74" w14:textId="77777777" w:rsidR="0025291C" w:rsidRDefault="00000000">
      <w:pPr>
        <w:pStyle w:val="ListParagraph"/>
        <w:numPr>
          <w:ilvl w:val="1"/>
          <w:numId w:val="31"/>
        </w:numPr>
        <w:ind w:hanging="357"/>
        <w:contextualSpacing w:val="0"/>
      </w:pPr>
      <w:r>
        <w:t>Close the case by setting the CRM case status to “Closed”, which notifies the Growth team member who opened the case of the case closure. This procedure ends.</w:t>
      </w:r>
    </w:p>
    <w:p w14:paraId="15010BE2" w14:textId="77777777" w:rsidR="0025291C" w:rsidRDefault="00000000">
      <w:pPr>
        <w:pStyle w:val="ListParagraph"/>
        <w:numPr>
          <w:ilvl w:val="0"/>
          <w:numId w:val="31"/>
        </w:numPr>
        <w:ind w:hanging="357"/>
        <w:contextualSpacing w:val="0"/>
      </w:pPr>
      <w:r>
        <w:rPr>
          <w:b/>
        </w:rPr>
        <w:t xml:space="preserve">If the dispute was submitted within the filing window: </w:t>
      </w:r>
      <w:r>
        <w:t>proceed to Step 2 — Assess auto write-off.</w:t>
      </w:r>
    </w:p>
    <w:p w14:paraId="64318F4D" w14:textId="77777777" w:rsidR="0025291C" w:rsidRDefault="00000000">
      <w:r>
        <w:rPr>
          <w:b/>
        </w:rPr>
        <w:t xml:space="preserve">Step 2 — Assess auto write-off: </w:t>
      </w:r>
      <w:r>
        <w:t>the Payment Services agent should assess whether the dispute qualifies for a system auto write-off.</w:t>
      </w:r>
    </w:p>
    <w:p w14:paraId="5C5371A2" w14:textId="144B3473" w:rsidR="0025291C" w:rsidRDefault="00000000">
      <w:r>
        <w:rPr>
          <w:b/>
          <w:i/>
        </w:rPr>
        <w:t xml:space="preserve">Decision Pending (D-007): </w:t>
      </w:r>
      <w:r>
        <w:rPr>
          <w:i/>
        </w:rPr>
        <w:t>the non-fraud auto write-off threshold for Visa Debit is TBD [X — placeholder].</w:t>
      </w:r>
      <w:r w:rsidR="00AB6387" w:rsidRPr="00AB6387">
        <w:rPr>
          <w:i/>
        </w:rPr>
        <w:t xml:space="preserve"> </w:t>
      </w:r>
      <w:r w:rsidR="00AB6387" w:rsidRPr="00C64183">
        <w:rPr>
          <w:iCs/>
          <w:color w:val="FF0000"/>
        </w:rPr>
        <w:t xml:space="preserve">[feedback: </w:t>
      </w:r>
      <w:r w:rsidR="00AB6387" w:rsidRPr="00C64183">
        <w:rPr>
          <w:iCs/>
          <w:color w:val="FF0000"/>
        </w:rPr>
        <w:t xml:space="preserve">same as feedback earlier where this should not be a separate line item where </w:t>
      </w:r>
      <w:proofErr w:type="gramStart"/>
      <w:r w:rsidR="00AB6387" w:rsidRPr="00C64183">
        <w:rPr>
          <w:iCs/>
          <w:color w:val="FF0000"/>
        </w:rPr>
        <w:t>its</w:t>
      </w:r>
      <w:proofErr w:type="gramEnd"/>
      <w:r w:rsidR="00AB6387" w:rsidRPr="00C64183">
        <w:rPr>
          <w:iCs/>
          <w:color w:val="FF0000"/>
        </w:rPr>
        <w:t xml:space="preserve"> called a decision]</w:t>
      </w:r>
    </w:p>
    <w:p w14:paraId="083B4CF0" w14:textId="30A0A8F4" w:rsidR="0025291C" w:rsidRDefault="00000000">
      <w:pPr>
        <w:pStyle w:val="ListParagraph"/>
        <w:numPr>
          <w:ilvl w:val="0"/>
          <w:numId w:val="32"/>
        </w:numPr>
        <w:ind w:hanging="357"/>
        <w:contextualSpacing w:val="0"/>
      </w:pPr>
      <w:r>
        <w:rPr>
          <w:b/>
        </w:rPr>
        <w:t xml:space="preserve">If the dispute amount is at or below the threshold: </w:t>
      </w:r>
      <w:r>
        <w:t xml:space="preserve">refund and communicate to the </w:t>
      </w:r>
      <w:proofErr w:type="gramStart"/>
      <w:r>
        <w:t>member.</w:t>
      </w:r>
      <w:r w:rsidR="00AB6387" w:rsidRPr="00C64183">
        <w:rPr>
          <w:color w:val="FF0000"/>
        </w:rPr>
        <w:t>[</w:t>
      </w:r>
      <w:proofErr w:type="gramEnd"/>
      <w:r w:rsidR="00AB6387" w:rsidRPr="00C64183">
        <w:rPr>
          <w:color w:val="FF0000"/>
        </w:rPr>
        <w:t>if statements should be bullet points]</w:t>
      </w:r>
    </w:p>
    <w:p w14:paraId="66035B0B" w14:textId="77777777" w:rsidR="0025291C" w:rsidRDefault="00000000">
      <w:pPr>
        <w:pStyle w:val="ListParagraph"/>
        <w:numPr>
          <w:ilvl w:val="1"/>
          <w:numId w:val="32"/>
        </w:numPr>
        <w:ind w:hanging="357"/>
        <w:contextualSpacing w:val="0"/>
      </w:pPr>
      <w:r>
        <w:t>Set the CRM case status to “Qualify for Auto-Write Off”, which routes the case back to the Growth team. This procedure ends.</w:t>
      </w:r>
    </w:p>
    <w:p w14:paraId="29C89641" w14:textId="77777777" w:rsidR="0025291C" w:rsidRDefault="00000000">
      <w:pPr>
        <w:pStyle w:val="ListParagraph"/>
        <w:numPr>
          <w:ilvl w:val="0"/>
          <w:numId w:val="32"/>
        </w:numPr>
        <w:ind w:hanging="357"/>
        <w:contextualSpacing w:val="0"/>
      </w:pPr>
      <w:r>
        <w:rPr>
          <w:b/>
        </w:rPr>
        <w:t xml:space="preserve">If the dispute amount is above the threshold: </w:t>
      </w:r>
      <w:r>
        <w:t>proceed with investigation and case assessment — see Stage 3A: Case Preparation &amp; Document Assessment.</w:t>
      </w:r>
    </w:p>
    <w:sectPr w:rsidR="0025291C" w:rsidSect="00A7343A">
      <w:footerReference w:type="first" r:id="rId24"/>
      <w:pgSz w:w="12240" w:h="15840"/>
      <w:pgMar w:top="1559" w:right="1440" w:bottom="1440" w:left="1440" w:header="720" w:footer="3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153F7" w14:textId="77777777" w:rsidR="002F0F29" w:rsidRPr="00BD2C13" w:rsidRDefault="002F0F29" w:rsidP="008436BE">
      <w:pPr>
        <w:spacing w:before="0" w:after="0"/>
      </w:pPr>
      <w:r w:rsidRPr="00BD2C13">
        <w:separator/>
      </w:r>
    </w:p>
    <w:p w14:paraId="53EF1A00" w14:textId="77777777" w:rsidR="002F0F29" w:rsidRPr="00BD2C13" w:rsidRDefault="002F0F29"/>
    <w:p w14:paraId="16C541BA" w14:textId="77777777" w:rsidR="002F0F29" w:rsidRPr="00BD2C13" w:rsidRDefault="002F0F29" w:rsidP="00590789"/>
  </w:endnote>
  <w:endnote w:type="continuationSeparator" w:id="0">
    <w:p w14:paraId="0101FC72" w14:textId="77777777" w:rsidR="002F0F29" w:rsidRPr="00BD2C13" w:rsidRDefault="002F0F29" w:rsidP="008436BE">
      <w:pPr>
        <w:spacing w:before="0" w:after="0"/>
      </w:pPr>
      <w:r w:rsidRPr="00BD2C13">
        <w:continuationSeparator/>
      </w:r>
    </w:p>
    <w:p w14:paraId="443E636D" w14:textId="77777777" w:rsidR="002F0F29" w:rsidRPr="00BD2C13" w:rsidRDefault="002F0F29"/>
    <w:p w14:paraId="2879276A" w14:textId="77777777" w:rsidR="002F0F29" w:rsidRPr="00BD2C13" w:rsidRDefault="002F0F29" w:rsidP="00590789"/>
  </w:endnote>
  <w:endnote w:type="continuationNotice" w:id="1">
    <w:p w14:paraId="072F979B" w14:textId="77777777" w:rsidR="002F0F29" w:rsidRPr="00BD2C13" w:rsidRDefault="002F0F2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D42B" w14:textId="77777777" w:rsidR="003D63E2" w:rsidRPr="00BD2C13" w:rsidRDefault="003D63E2" w:rsidP="008E41E2">
    <w:pPr>
      <w:pStyle w:val="Footer"/>
    </w:pPr>
    <w:r w:rsidRPr="00BD2C13">
      <w:br/>
      <w:t>Visa Debit Card Fraud Investigation &amp; Disposition SOP &amp; Process Flow</w:t>
    </w:r>
    <w:r w:rsidRPr="00BD2C13">
      <w:tab/>
    </w:r>
    <w:r w:rsidRPr="00BD2C13">
      <w:tab/>
    </w:r>
    <w:sdt>
      <w:sdtPr>
        <w:id w:val="-248203317"/>
        <w:docPartObj>
          <w:docPartGallery w:val="Page Numbers (Bottom of Page)"/>
          <w:docPartUnique/>
        </w:docPartObj>
      </w:sdtPr>
      <w:sdtContent>
        <w:r w:rsidRPr="00BD2C13">
          <w:fldChar w:fldCharType="begin"/>
        </w:r>
        <w:r w:rsidRPr="00BD2C13">
          <w:instrText xml:space="preserve"> PAGE   \* MERGEFORMAT </w:instrText>
        </w:r>
        <w:r w:rsidRPr="00BD2C13">
          <w:fldChar w:fldCharType="separate"/>
        </w:r>
        <w:proofErr w:type="spellStart"/>
        <w:r w:rsidRPr="00BD2C13">
          <w:t>i</w:t>
        </w:r>
        <w:proofErr w:type="spellEnd"/>
        <w:r w:rsidRPr="00BD2C13">
          <w:fldChar w:fldCharType="end"/>
        </w:r>
      </w:sdtContent>
    </w:sdt>
  </w:p>
  <w:p w14:paraId="09D26D5C" w14:textId="77777777" w:rsidR="003D63E2" w:rsidRPr="00BD2C13" w:rsidRDefault="003D63E2" w:rsidP="008E41E2">
    <w:pPr>
      <w:pStyle w:val="Footer"/>
    </w:pPr>
  </w:p>
  <w:p w14:paraId="68BA1FF0" w14:textId="77777777" w:rsidR="003D63E2" w:rsidRPr="00BD2C13" w:rsidRDefault="003D63E2" w:rsidP="008E41E2">
    <w:pPr>
      <w:pStyle w:val="Footer"/>
    </w:pPr>
    <w:proofErr w:type="spellStart"/>
    <w:r w:rsidRPr="00BD2C13">
      <w:t>BlueShore</w:t>
    </w:r>
    <w:proofErr w:type="spellEnd"/>
    <w:r w:rsidRPr="00BD2C13">
      <w:t xml:space="preserve"> Financial, </w:t>
    </w:r>
    <w:r w:rsidRPr="00BD2C13">
      <w:rPr>
        <w:rStyle w:val="ui-provider"/>
        <w:color w:val="999999"/>
        <w:sz w:val="14"/>
        <w:szCs w:val="14"/>
      </w:rPr>
      <w:t>GFCU Savings, Gulf &amp; Fraser, Interior Savings and North Peace Savings are trade names of Beem Credit Union.</w:t>
    </w:r>
  </w:p>
  <w:p w14:paraId="476818E6" w14:textId="77777777" w:rsidR="003D63E2" w:rsidRPr="00BD2C13" w:rsidRDefault="003D63E2" w:rsidP="008E4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126491B9" w14:textId="77777777" w:rsidTr="002161EB">
      <w:trPr>
        <w:trHeight w:val="300"/>
      </w:trPr>
      <w:tc>
        <w:tcPr>
          <w:tcW w:w="3120" w:type="dxa"/>
        </w:tcPr>
        <w:p w14:paraId="2797E824" w14:textId="77777777" w:rsidR="40947BD9" w:rsidRPr="00BD2C13" w:rsidRDefault="40947BD9" w:rsidP="002161EB">
          <w:pPr>
            <w:pStyle w:val="Header"/>
            <w:ind w:left="-115"/>
          </w:pPr>
        </w:p>
      </w:tc>
      <w:tc>
        <w:tcPr>
          <w:tcW w:w="3120" w:type="dxa"/>
        </w:tcPr>
        <w:p w14:paraId="09B17430" w14:textId="77777777" w:rsidR="40947BD9" w:rsidRPr="00BD2C13" w:rsidRDefault="40947BD9" w:rsidP="002161EB">
          <w:pPr>
            <w:pStyle w:val="Header"/>
            <w:jc w:val="center"/>
          </w:pPr>
        </w:p>
      </w:tc>
      <w:tc>
        <w:tcPr>
          <w:tcW w:w="3120" w:type="dxa"/>
        </w:tcPr>
        <w:p w14:paraId="77C3175F" w14:textId="77777777" w:rsidR="40947BD9" w:rsidRPr="00BD2C13" w:rsidRDefault="40947BD9" w:rsidP="002161EB">
          <w:pPr>
            <w:pStyle w:val="Header"/>
            <w:ind w:right="-115"/>
            <w:jc w:val="right"/>
          </w:pPr>
        </w:p>
      </w:tc>
    </w:tr>
  </w:tbl>
  <w:p w14:paraId="37372393" w14:textId="77777777" w:rsidR="00F3523B" w:rsidRPr="00BD2C13" w:rsidRDefault="00F352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BC47" w14:textId="481C1796" w:rsidR="00481226" w:rsidRPr="00BD2C13" w:rsidRDefault="00DC368D" w:rsidP="008E41E2">
    <w:pPr>
      <w:pStyle w:val="Footer"/>
    </w:pPr>
    <w:r w:rsidRPr="00BD2C13">
      <w:rPr>
        <w:noProof/>
      </w:rPr>
      <w:drawing>
        <wp:inline distT="0" distB="0" distL="0" distR="0" wp14:anchorId="4C64EE19" wp14:editId="74CF3E6D">
          <wp:extent cx="5974715" cy="12065"/>
          <wp:effectExtent l="0" t="0" r="0" b="0"/>
          <wp:docPr id="1115040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4715" cy="12065"/>
                  </a:xfrm>
                  <a:prstGeom prst="rect">
                    <a:avLst/>
                  </a:prstGeom>
                  <a:noFill/>
                </pic:spPr>
              </pic:pic>
            </a:graphicData>
          </a:graphic>
        </wp:inline>
      </w:drawing>
    </w:r>
    <w:r w:rsidR="00481226" w:rsidRPr="00BD2C13">
      <w:tab/>
    </w:r>
    <w:sdt>
      <w:sdtPr>
        <w:rPr>
          <w:rStyle w:val="BeemPageNumberChar"/>
          <w:sz w:val="18"/>
          <w:szCs w:val="18"/>
        </w:rPr>
        <w:id w:val="-1463039354"/>
        <w:docPartObj>
          <w:docPartGallery w:val="Page Numbers (Bottom of Page)"/>
          <w:docPartUnique/>
        </w:docPartObj>
      </w:sdtPr>
      <w:sdtEndPr>
        <w:rPr>
          <w:rStyle w:val="DefaultParagraphFont"/>
          <w:b w:val="0"/>
          <w:bCs w:val="0"/>
          <w:sz w:val="20"/>
          <w:szCs w:val="20"/>
        </w:rPr>
      </w:sdtEndPr>
      <w:sdtContent>
        <w:r w:rsidR="00481226" w:rsidRPr="00BD2C13">
          <w:rPr>
            <w:rStyle w:val="BeemPageNumberChar"/>
            <w:b w:val="0"/>
            <w:sz w:val="18"/>
            <w:szCs w:val="18"/>
          </w:rPr>
          <w:fldChar w:fldCharType="begin"/>
        </w:r>
        <w:r w:rsidR="00481226" w:rsidRPr="00BD2C13">
          <w:rPr>
            <w:rStyle w:val="BeemPageNumberChar"/>
            <w:b w:val="0"/>
            <w:sz w:val="18"/>
            <w:szCs w:val="18"/>
          </w:rPr>
          <w:instrText xml:space="preserve"> PAGE   \* MERGEFORMAT </w:instrText>
        </w:r>
        <w:r w:rsidR="00481226" w:rsidRPr="00BD2C13">
          <w:rPr>
            <w:rStyle w:val="BeemPageNumberChar"/>
            <w:b w:val="0"/>
            <w:sz w:val="18"/>
            <w:szCs w:val="18"/>
          </w:rPr>
          <w:fldChar w:fldCharType="separate"/>
        </w:r>
        <w:proofErr w:type="spellStart"/>
        <w:r w:rsidR="00481226" w:rsidRPr="00BD2C13">
          <w:rPr>
            <w:rStyle w:val="BeemPageNumberChar"/>
            <w:b w:val="0"/>
            <w:sz w:val="18"/>
            <w:szCs w:val="18"/>
          </w:rPr>
          <w:t>i</w:t>
        </w:r>
        <w:proofErr w:type="spellEnd"/>
        <w:r w:rsidR="00481226" w:rsidRPr="00BD2C13">
          <w:rPr>
            <w:rStyle w:val="BeemPageNumberChar"/>
            <w:b w:val="0"/>
            <w:sz w:val="18"/>
            <w:szCs w:val="18"/>
          </w:rPr>
          <w:fldChar w:fldCharType="end"/>
        </w:r>
      </w:sdtContent>
    </w:sdt>
  </w:p>
  <w:p w14:paraId="2AE7BFAB" w14:textId="77777777" w:rsidR="00481226" w:rsidRPr="00BD2C13" w:rsidRDefault="00481226" w:rsidP="00474FAC">
    <w:pPr>
      <w:pStyle w:val="BeemFooter-BrandNames"/>
    </w:pPr>
    <w:proofErr w:type="spellStart"/>
    <w:r w:rsidRPr="00BD2C13">
      <w:t>BlueShore</w:t>
    </w:r>
    <w:proofErr w:type="spellEnd"/>
    <w:r w:rsidRPr="00BD2C13">
      <w:t xml:space="preserve"> Financial, GFCU Savings, Gulf &amp; Fraser, Interior Savings and North Peace Savings are trade names of Beem Credit Union.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5F02B54B" w14:textId="77777777" w:rsidTr="002161EB">
      <w:trPr>
        <w:trHeight w:val="300"/>
      </w:trPr>
      <w:tc>
        <w:tcPr>
          <w:tcW w:w="3120" w:type="dxa"/>
        </w:tcPr>
        <w:p w14:paraId="74F7739C" w14:textId="77777777" w:rsidR="40947BD9" w:rsidRPr="00BD2C13" w:rsidRDefault="40947BD9" w:rsidP="002161EB">
          <w:pPr>
            <w:pStyle w:val="Header"/>
            <w:ind w:left="-115"/>
          </w:pPr>
        </w:p>
      </w:tc>
      <w:tc>
        <w:tcPr>
          <w:tcW w:w="3120" w:type="dxa"/>
        </w:tcPr>
        <w:p w14:paraId="541B10CC" w14:textId="77777777" w:rsidR="40947BD9" w:rsidRPr="00BD2C13" w:rsidRDefault="40947BD9" w:rsidP="002161EB">
          <w:pPr>
            <w:pStyle w:val="Header"/>
            <w:jc w:val="center"/>
          </w:pPr>
        </w:p>
      </w:tc>
      <w:tc>
        <w:tcPr>
          <w:tcW w:w="3120" w:type="dxa"/>
        </w:tcPr>
        <w:p w14:paraId="2D6035F5" w14:textId="77777777" w:rsidR="40947BD9" w:rsidRPr="00BD2C13" w:rsidRDefault="40947BD9" w:rsidP="002161EB">
          <w:pPr>
            <w:pStyle w:val="Header"/>
            <w:ind w:right="-115"/>
            <w:jc w:val="right"/>
          </w:pPr>
        </w:p>
      </w:tc>
    </w:tr>
  </w:tbl>
  <w:p w14:paraId="05F1EE6B" w14:textId="77777777" w:rsidR="00F3523B" w:rsidRPr="00BD2C13" w:rsidRDefault="00F3523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4E2E7913" w14:textId="77777777" w:rsidTr="002161EB">
      <w:trPr>
        <w:trHeight w:val="300"/>
      </w:trPr>
      <w:tc>
        <w:tcPr>
          <w:tcW w:w="3120" w:type="dxa"/>
        </w:tcPr>
        <w:p w14:paraId="5F3FBA03" w14:textId="77777777" w:rsidR="40947BD9" w:rsidRPr="00BD2C13" w:rsidRDefault="40947BD9" w:rsidP="002161EB">
          <w:pPr>
            <w:pStyle w:val="Header"/>
            <w:ind w:left="-115"/>
          </w:pPr>
        </w:p>
      </w:tc>
      <w:tc>
        <w:tcPr>
          <w:tcW w:w="3120" w:type="dxa"/>
        </w:tcPr>
        <w:p w14:paraId="2ACFED18" w14:textId="77777777" w:rsidR="40947BD9" w:rsidRPr="00BD2C13" w:rsidRDefault="40947BD9" w:rsidP="002161EB">
          <w:pPr>
            <w:pStyle w:val="Header"/>
            <w:jc w:val="center"/>
          </w:pPr>
        </w:p>
      </w:tc>
      <w:tc>
        <w:tcPr>
          <w:tcW w:w="3120" w:type="dxa"/>
        </w:tcPr>
        <w:p w14:paraId="05C769B2" w14:textId="77777777" w:rsidR="40947BD9" w:rsidRPr="00BD2C13" w:rsidRDefault="40947BD9" w:rsidP="002161EB">
          <w:pPr>
            <w:pStyle w:val="Header"/>
            <w:ind w:right="-115"/>
            <w:jc w:val="right"/>
          </w:pPr>
        </w:p>
      </w:tc>
    </w:tr>
  </w:tbl>
  <w:p w14:paraId="67E7BC92" w14:textId="77777777" w:rsidR="00F3523B" w:rsidRPr="00BD2C13" w:rsidRDefault="00F352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558E1" w14:textId="77777777" w:rsidR="002F0F29" w:rsidRPr="00BD2C13" w:rsidRDefault="002F0F29" w:rsidP="00590789">
      <w:r w:rsidRPr="00BD2C13">
        <w:separator/>
      </w:r>
    </w:p>
  </w:footnote>
  <w:footnote w:type="continuationSeparator" w:id="0">
    <w:p w14:paraId="21EBF848" w14:textId="77777777" w:rsidR="002F0F29" w:rsidRPr="00BD2C13" w:rsidRDefault="002F0F29" w:rsidP="00590789">
      <w:r w:rsidRPr="00BD2C13">
        <w:continuationSeparator/>
      </w:r>
    </w:p>
  </w:footnote>
  <w:footnote w:type="continuationNotice" w:id="1">
    <w:p w14:paraId="54B7FE8D" w14:textId="77777777" w:rsidR="002F0F29" w:rsidRPr="00BD2C13" w:rsidRDefault="002F0F2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0AD0" w14:textId="77777777" w:rsidR="003D63E2" w:rsidRPr="00BD2C13" w:rsidRDefault="003D63E2">
    <w:pPr>
      <w:pStyle w:val="Header"/>
    </w:pPr>
    <w:r w:rsidRPr="00BD2C13">
      <w:rPr>
        <w:rFonts w:eastAsiaTheme="majorEastAsia"/>
        <w:noProof/>
        <w:lang w:eastAsia="en-CA"/>
        <w14:ligatures w14:val="standardContextual"/>
      </w:rPr>
      <w:drawing>
        <wp:anchor distT="0" distB="0" distL="114300" distR="114300" simplePos="0" relativeHeight="251658241" behindDoc="1" locked="1" layoutInCell="1" allowOverlap="1" wp14:anchorId="5802C0A3" wp14:editId="7CA50BB2">
          <wp:simplePos x="0" y="0"/>
          <wp:positionH relativeFrom="page">
            <wp:posOffset>10510</wp:posOffset>
          </wp:positionH>
          <wp:positionV relativeFrom="page">
            <wp:align>top</wp:align>
          </wp:positionV>
          <wp:extent cx="7818120" cy="10113264"/>
          <wp:effectExtent l="0" t="0" r="0" b="2540"/>
          <wp:wrapNone/>
          <wp:docPr id="104596760"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1728" name="Picture 7"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18120" cy="10113264"/>
                  </a:xfrm>
                  <a:prstGeom prst="rect">
                    <a:avLst/>
                  </a:prstGeom>
                </pic:spPr>
              </pic:pic>
            </a:graphicData>
          </a:graphic>
          <wp14:sizeRelH relativeFrom="page">
            <wp14:pctWidth>0</wp14:pctWidth>
          </wp14:sizeRelH>
          <wp14:sizeRelV relativeFrom="page">
            <wp14:pctHeight>0</wp14:pctHeight>
          </wp14:sizeRelV>
        </wp:anchor>
      </w:drawing>
    </w:r>
    <w:r w:rsidRPr="00BD2C13">
      <w:rPr>
        <w:rFonts w:eastAsiaTheme="majorEastAsia"/>
        <w:noProof/>
        <w:lang w:eastAsia="en-CA"/>
      </w:rPr>
      <w:drawing>
        <wp:anchor distT="0" distB="0" distL="114300" distR="114300" simplePos="0" relativeHeight="251658242" behindDoc="0" locked="0" layoutInCell="1" allowOverlap="1" wp14:anchorId="62BEADBD" wp14:editId="481C1216">
          <wp:simplePos x="0" y="0"/>
          <wp:positionH relativeFrom="margin">
            <wp:posOffset>10067290</wp:posOffset>
          </wp:positionH>
          <wp:positionV relativeFrom="page">
            <wp:posOffset>8785860</wp:posOffset>
          </wp:positionV>
          <wp:extent cx="838212" cy="460194"/>
          <wp:effectExtent l="0" t="0" r="0" b="0"/>
          <wp:wrapNone/>
          <wp:docPr id="49148165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2"/>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5443" w14:textId="77777777" w:rsidR="003D63E2" w:rsidRPr="00BD2C13" w:rsidRDefault="003D63E2" w:rsidP="000816D4">
    <w:pPr>
      <w:pStyle w:val="Header"/>
    </w:pPr>
    <w:r w:rsidRPr="00BD2C13">
      <w:rPr>
        <w:noProof/>
        <w14:ligatures w14:val="standardContextual"/>
      </w:rPr>
      <w:drawing>
        <wp:anchor distT="0" distB="0" distL="114300" distR="114300" simplePos="0" relativeHeight="251658243" behindDoc="1" locked="1" layoutInCell="1" allowOverlap="1" wp14:anchorId="77EEBB71" wp14:editId="1C99DC02">
          <wp:simplePos x="0" y="0"/>
          <wp:positionH relativeFrom="page">
            <wp:align>left</wp:align>
          </wp:positionH>
          <wp:positionV relativeFrom="page">
            <wp:align>bottom</wp:align>
          </wp:positionV>
          <wp:extent cx="7761605" cy="10039985"/>
          <wp:effectExtent l="0" t="0" r="0" b="0"/>
          <wp:wrapNone/>
          <wp:docPr id="1670158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6910"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1700" cy="1004011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83D8" w14:textId="77777777" w:rsidR="00481226" w:rsidRPr="00BD2C13" w:rsidRDefault="00EC3F53" w:rsidP="009F525E">
    <w:pPr>
      <w:pStyle w:val="Header"/>
      <w:ind w:left="-1440"/>
    </w:pPr>
    <w:r w:rsidRPr="00BD2C13">
      <w:rPr>
        <w:noProof/>
        <w:lang w:eastAsia="en-CA"/>
      </w:rPr>
      <w:drawing>
        <wp:anchor distT="0" distB="0" distL="114300" distR="114300" simplePos="0" relativeHeight="251658240" behindDoc="0" locked="0" layoutInCell="1" allowOverlap="1" wp14:anchorId="064A6ED4" wp14:editId="7DF0AFCF">
          <wp:simplePos x="0" y="0"/>
          <wp:positionH relativeFrom="margin">
            <wp:posOffset>5105400</wp:posOffset>
          </wp:positionH>
          <wp:positionV relativeFrom="page">
            <wp:posOffset>393436</wp:posOffset>
          </wp:positionV>
          <wp:extent cx="838200" cy="459740"/>
          <wp:effectExtent l="0" t="0" r="0" b="0"/>
          <wp:wrapNone/>
          <wp:docPr id="1814106950"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
                    <a:alphaModFix amt="35000"/>
                  </a:blip>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r w:rsidR="00481226" w:rsidRPr="00BD2C13">
      <w:rPr>
        <w:rFonts w:eastAsiaTheme="majorEastAsia"/>
        <w:noProof/>
        <w:lang w:eastAsia="en-CA"/>
      </w:rPr>
      <w:drawing>
        <wp:anchor distT="0" distB="0" distL="114300" distR="114300" simplePos="0" relativeHeight="251658244" behindDoc="0" locked="0" layoutInCell="1" allowOverlap="1" wp14:anchorId="72D9735A" wp14:editId="1B2B4ADE">
          <wp:simplePos x="0" y="0"/>
          <wp:positionH relativeFrom="margin">
            <wp:posOffset>10067290</wp:posOffset>
          </wp:positionH>
          <wp:positionV relativeFrom="page">
            <wp:posOffset>8785860</wp:posOffset>
          </wp:positionV>
          <wp:extent cx="838212" cy="460194"/>
          <wp:effectExtent l="0" t="0" r="0" b="0"/>
          <wp:wrapNone/>
          <wp:docPr id="112259587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1"/>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D58"/>
    <w:multiLevelType w:val="multilevel"/>
    <w:tmpl w:val="FD58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E647E"/>
    <w:multiLevelType w:val="multilevel"/>
    <w:tmpl w:val="1914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F3402"/>
    <w:multiLevelType w:val="multilevel"/>
    <w:tmpl w:val="B45CBDF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F09FA"/>
    <w:multiLevelType w:val="multilevel"/>
    <w:tmpl w:val="AB6E4D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204" w:hanging="204"/>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3237" w:hanging="357"/>
      </w:pPr>
      <w:rPr>
        <w:rFonts w:hint="default"/>
      </w:rPr>
    </w:lvl>
    <w:lvl w:ilvl="5">
      <w:start w:val="1"/>
      <w:numFmt w:val="lowerRoman"/>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lowerLetter"/>
      <w:lvlText w:val="%8."/>
      <w:lvlJc w:val="left"/>
      <w:pPr>
        <w:ind w:left="5397" w:hanging="357"/>
      </w:pPr>
      <w:rPr>
        <w:rFonts w:hint="default"/>
      </w:rPr>
    </w:lvl>
    <w:lvl w:ilvl="8">
      <w:start w:val="1"/>
      <w:numFmt w:val="lowerRoman"/>
      <w:lvlText w:val="%9."/>
      <w:lvlJc w:val="right"/>
      <w:pPr>
        <w:ind w:left="6117" w:hanging="357"/>
      </w:pPr>
      <w:rPr>
        <w:rFonts w:hint="default"/>
      </w:rPr>
    </w:lvl>
  </w:abstractNum>
  <w:abstractNum w:abstractNumId="4" w15:restartNumberingAfterBreak="0">
    <w:nsid w:val="2F952FDE"/>
    <w:multiLevelType w:val="multilevel"/>
    <w:tmpl w:val="117AD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6564B6"/>
    <w:multiLevelType w:val="hybridMultilevel"/>
    <w:tmpl w:val="AB7C3EA8"/>
    <w:lvl w:ilvl="0" w:tplc="D158B236">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A587D8D"/>
    <w:multiLevelType w:val="multilevel"/>
    <w:tmpl w:val="C63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20F14"/>
    <w:multiLevelType w:val="multilevel"/>
    <w:tmpl w:val="6CA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00995"/>
    <w:multiLevelType w:val="hybridMultilevel"/>
    <w:tmpl w:val="42DA136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0BB105F"/>
    <w:multiLevelType w:val="hybridMultilevel"/>
    <w:tmpl w:val="42DA136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B4D0FCB"/>
    <w:multiLevelType w:val="multilevel"/>
    <w:tmpl w:val="1EE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61EE4"/>
    <w:multiLevelType w:val="hybridMultilevel"/>
    <w:tmpl w:val="AAA4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995FC6"/>
    <w:multiLevelType w:val="hybridMultilevel"/>
    <w:tmpl w:val="E40E8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71319D"/>
    <w:multiLevelType w:val="multilevel"/>
    <w:tmpl w:val="9ECED426"/>
    <w:lvl w:ilvl="0">
      <w:start w:val="1"/>
      <w:numFmt w:val="decimal"/>
      <w:pStyle w:val="Numberlist"/>
      <w:lvlText w:val="%1."/>
      <w:lvlJc w:val="left"/>
      <w:pPr>
        <w:ind w:left="644" w:hanging="360"/>
      </w:pPr>
      <w:rPr>
        <w:rFonts w:ascii="Aptos" w:hAnsi="Aptos" w:hint="default"/>
        <w:caps w:val="0"/>
        <w:sz w:val="20"/>
        <w:u w:color="0072AE"/>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14" w15:restartNumberingAfterBreak="0">
    <w:nsid w:val="65264219"/>
    <w:multiLevelType w:val="hybridMultilevel"/>
    <w:tmpl w:val="CF92D382"/>
    <w:lvl w:ilvl="0" w:tplc="9C285784">
      <w:start w:val="4"/>
      <w:numFmt w:val="bullet"/>
      <w:lvlText w:val="-"/>
      <w:lvlJc w:val="left"/>
      <w:pPr>
        <w:ind w:left="720" w:hanging="360"/>
      </w:pPr>
      <w:rPr>
        <w:rFonts w:ascii="Aptos" w:eastAsiaTheme="minorHAnsi" w:hAnsi="Aptos"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06B7C6E"/>
    <w:multiLevelType w:val="hybridMultilevel"/>
    <w:tmpl w:val="9DEA9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3C64A6"/>
    <w:multiLevelType w:val="multilevel"/>
    <w:tmpl w:val="F206547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609962">
    <w:abstractNumId w:val="3"/>
  </w:num>
  <w:num w:numId="2" w16cid:durableId="1324167042">
    <w:abstractNumId w:val="13"/>
  </w:num>
  <w:num w:numId="3" w16cid:durableId="822551457">
    <w:abstractNumId w:val="2"/>
  </w:num>
  <w:num w:numId="4" w16cid:durableId="331033228">
    <w:abstractNumId w:val="9"/>
  </w:num>
  <w:num w:numId="5" w16cid:durableId="1498038380">
    <w:abstractNumId w:val="9"/>
  </w:num>
  <w:num w:numId="6" w16cid:durableId="1509295664">
    <w:abstractNumId w:val="9"/>
  </w:num>
  <w:num w:numId="7" w16cid:durableId="2009672226">
    <w:abstractNumId w:val="9"/>
  </w:num>
  <w:num w:numId="8" w16cid:durableId="1043557648">
    <w:abstractNumId w:val="9"/>
  </w:num>
  <w:num w:numId="9" w16cid:durableId="1590576121">
    <w:abstractNumId w:val="9"/>
  </w:num>
  <w:num w:numId="10" w16cid:durableId="1326976487">
    <w:abstractNumId w:val="9"/>
  </w:num>
  <w:num w:numId="11" w16cid:durableId="551498556">
    <w:abstractNumId w:val="9"/>
  </w:num>
  <w:num w:numId="12" w16cid:durableId="672223371">
    <w:abstractNumId w:val="9"/>
    <w:lvlOverride w:ilvl="0">
      <w:startOverride w:val="1"/>
    </w:lvlOverride>
    <w:lvlOverride w:ilvl="1">
      <w:startOverride w:val="1"/>
    </w:lvlOverride>
  </w:num>
  <w:num w:numId="13" w16cid:durableId="2023893975">
    <w:abstractNumId w:val="4"/>
  </w:num>
  <w:num w:numId="14" w16cid:durableId="1407610341">
    <w:abstractNumId w:val="7"/>
  </w:num>
  <w:num w:numId="15" w16cid:durableId="787166292">
    <w:abstractNumId w:val="5"/>
  </w:num>
  <w:num w:numId="16" w16cid:durableId="1796019444">
    <w:abstractNumId w:val="1"/>
    <w:lvlOverride w:ilvl="0">
      <w:startOverride w:val="1"/>
    </w:lvlOverride>
  </w:num>
  <w:num w:numId="17" w16cid:durableId="1847399586">
    <w:abstractNumId w:val="1"/>
    <w:lvlOverride w:ilvl="0">
      <w:startOverride w:val="2"/>
    </w:lvlOverride>
  </w:num>
  <w:num w:numId="18" w16cid:durableId="1261642295">
    <w:abstractNumId w:val="11"/>
  </w:num>
  <w:num w:numId="19" w16cid:durableId="1674599586">
    <w:abstractNumId w:val="15"/>
  </w:num>
  <w:num w:numId="20" w16cid:durableId="1422146388">
    <w:abstractNumId w:val="12"/>
  </w:num>
  <w:num w:numId="21" w16cid:durableId="2081710640">
    <w:abstractNumId w:val="10"/>
  </w:num>
  <w:num w:numId="22" w16cid:durableId="1364552397">
    <w:abstractNumId w:val="8"/>
  </w:num>
  <w:num w:numId="23" w16cid:durableId="2108379735">
    <w:abstractNumId w:val="6"/>
  </w:num>
  <w:num w:numId="24" w16cid:durableId="1891264484">
    <w:abstractNumId w:val="2"/>
  </w:num>
  <w:num w:numId="25" w16cid:durableId="579675401">
    <w:abstractNumId w:val="16"/>
  </w:num>
  <w:num w:numId="26" w16cid:durableId="1485975489">
    <w:abstractNumId w:val="14"/>
  </w:num>
  <w:num w:numId="27" w16cid:durableId="1604651908">
    <w:abstractNumId w:val="0"/>
  </w:num>
  <w:num w:numId="28" w16cid:durableId="493886329">
    <w:abstractNumId w:val="8"/>
    <w:lvlOverride w:ilvl="0">
      <w:startOverride w:val="1"/>
    </w:lvlOverride>
    <w:lvlOverride w:ilvl="1">
      <w:startOverride w:val="1"/>
    </w:lvlOverride>
  </w:num>
  <w:num w:numId="29" w16cid:durableId="1943026855">
    <w:abstractNumId w:val="8"/>
    <w:lvlOverride w:ilvl="0">
      <w:startOverride w:val="1"/>
    </w:lvlOverride>
    <w:lvlOverride w:ilvl="1">
      <w:startOverride w:val="1"/>
    </w:lvlOverride>
  </w:num>
  <w:num w:numId="30" w16cid:durableId="1764572009">
    <w:abstractNumId w:val="8"/>
    <w:lvlOverride w:ilvl="0">
      <w:startOverride w:val="1"/>
    </w:lvlOverride>
    <w:lvlOverride w:ilvl="1">
      <w:startOverride w:val="1"/>
    </w:lvlOverride>
  </w:num>
  <w:num w:numId="31" w16cid:durableId="1822966603">
    <w:abstractNumId w:val="8"/>
    <w:lvlOverride w:ilvl="0">
      <w:startOverride w:val="1"/>
    </w:lvlOverride>
    <w:lvlOverride w:ilvl="1">
      <w:startOverride w:val="1"/>
    </w:lvlOverride>
  </w:num>
  <w:num w:numId="32" w16cid:durableId="2016835863">
    <w:abstractNumId w:val="8"/>
    <w:lvlOverride w:ilvl="0">
      <w:startOverride w:val="1"/>
    </w:lvlOverride>
    <w:lvlOverride w:ilvl="1">
      <w:startOverride w:val="1"/>
    </w:lvlOverride>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jar, Kassandra">
    <w15:presenceInfo w15:providerId="AD" w15:userId="S::kadajar@deloitte.ca::edd8ae53-4311-4efc-a1ad-714c992bc5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autoFormatOverride/>
  <w:styleLockQFSet/>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63"/>
    <w:rsid w:val="000018EC"/>
    <w:rsid w:val="00003BF3"/>
    <w:rsid w:val="000040CE"/>
    <w:rsid w:val="00006886"/>
    <w:rsid w:val="000108AB"/>
    <w:rsid w:val="00012543"/>
    <w:rsid w:val="00012920"/>
    <w:rsid w:val="000135A4"/>
    <w:rsid w:val="000138B0"/>
    <w:rsid w:val="0001433F"/>
    <w:rsid w:val="000149F9"/>
    <w:rsid w:val="000155E0"/>
    <w:rsid w:val="00016A6A"/>
    <w:rsid w:val="00020787"/>
    <w:rsid w:val="000221BD"/>
    <w:rsid w:val="00024BB5"/>
    <w:rsid w:val="00025068"/>
    <w:rsid w:val="000262BF"/>
    <w:rsid w:val="000273B6"/>
    <w:rsid w:val="00030CD4"/>
    <w:rsid w:val="00032075"/>
    <w:rsid w:val="0003394A"/>
    <w:rsid w:val="000341E0"/>
    <w:rsid w:val="00035BEF"/>
    <w:rsid w:val="00037F41"/>
    <w:rsid w:val="00037FF2"/>
    <w:rsid w:val="0004057C"/>
    <w:rsid w:val="000424AD"/>
    <w:rsid w:val="00042D60"/>
    <w:rsid w:val="00042E7E"/>
    <w:rsid w:val="00044232"/>
    <w:rsid w:val="000444C1"/>
    <w:rsid w:val="00044E28"/>
    <w:rsid w:val="000452DA"/>
    <w:rsid w:val="00046BF1"/>
    <w:rsid w:val="00046E6F"/>
    <w:rsid w:val="00050058"/>
    <w:rsid w:val="00050D65"/>
    <w:rsid w:val="000534EC"/>
    <w:rsid w:val="00053FA5"/>
    <w:rsid w:val="0005484D"/>
    <w:rsid w:val="000560AB"/>
    <w:rsid w:val="0005678D"/>
    <w:rsid w:val="00056F6F"/>
    <w:rsid w:val="0005718C"/>
    <w:rsid w:val="000614F4"/>
    <w:rsid w:val="000617A4"/>
    <w:rsid w:val="000619D2"/>
    <w:rsid w:val="0006357C"/>
    <w:rsid w:val="00065F0B"/>
    <w:rsid w:val="0006624A"/>
    <w:rsid w:val="00066487"/>
    <w:rsid w:val="0006695F"/>
    <w:rsid w:val="00066D90"/>
    <w:rsid w:val="00071982"/>
    <w:rsid w:val="00072767"/>
    <w:rsid w:val="00072DC7"/>
    <w:rsid w:val="0007359B"/>
    <w:rsid w:val="000736FF"/>
    <w:rsid w:val="00074D7E"/>
    <w:rsid w:val="00076086"/>
    <w:rsid w:val="00077D5B"/>
    <w:rsid w:val="00077F82"/>
    <w:rsid w:val="000808CA"/>
    <w:rsid w:val="000816D4"/>
    <w:rsid w:val="00081A63"/>
    <w:rsid w:val="000825CB"/>
    <w:rsid w:val="00082A36"/>
    <w:rsid w:val="00083226"/>
    <w:rsid w:val="00084753"/>
    <w:rsid w:val="0008578E"/>
    <w:rsid w:val="00085CCB"/>
    <w:rsid w:val="00086E14"/>
    <w:rsid w:val="00087849"/>
    <w:rsid w:val="00087A32"/>
    <w:rsid w:val="00091043"/>
    <w:rsid w:val="00091CC0"/>
    <w:rsid w:val="00094CEE"/>
    <w:rsid w:val="0009569F"/>
    <w:rsid w:val="00095971"/>
    <w:rsid w:val="00097FEB"/>
    <w:rsid w:val="000A103F"/>
    <w:rsid w:val="000A1644"/>
    <w:rsid w:val="000A3083"/>
    <w:rsid w:val="000A3F35"/>
    <w:rsid w:val="000A591C"/>
    <w:rsid w:val="000A7AD7"/>
    <w:rsid w:val="000B0E5B"/>
    <w:rsid w:val="000B26C8"/>
    <w:rsid w:val="000B4D64"/>
    <w:rsid w:val="000B595B"/>
    <w:rsid w:val="000B5AD3"/>
    <w:rsid w:val="000B65DC"/>
    <w:rsid w:val="000B789F"/>
    <w:rsid w:val="000C0ED4"/>
    <w:rsid w:val="000C22DA"/>
    <w:rsid w:val="000C3E76"/>
    <w:rsid w:val="000C41F8"/>
    <w:rsid w:val="000C5250"/>
    <w:rsid w:val="000C609B"/>
    <w:rsid w:val="000C618D"/>
    <w:rsid w:val="000D09FB"/>
    <w:rsid w:val="000D3ABD"/>
    <w:rsid w:val="000D3DC0"/>
    <w:rsid w:val="000D4352"/>
    <w:rsid w:val="000D5996"/>
    <w:rsid w:val="000D5DDB"/>
    <w:rsid w:val="000D6B7D"/>
    <w:rsid w:val="000E062E"/>
    <w:rsid w:val="000E0C5D"/>
    <w:rsid w:val="000E179C"/>
    <w:rsid w:val="000E184D"/>
    <w:rsid w:val="000E1E91"/>
    <w:rsid w:val="000E2601"/>
    <w:rsid w:val="000E48BD"/>
    <w:rsid w:val="000F2FE5"/>
    <w:rsid w:val="000F3015"/>
    <w:rsid w:val="000F47B3"/>
    <w:rsid w:val="000F4BE9"/>
    <w:rsid w:val="000F4DEC"/>
    <w:rsid w:val="000F4E2A"/>
    <w:rsid w:val="000F5E3A"/>
    <w:rsid w:val="000F68DE"/>
    <w:rsid w:val="000F6E9A"/>
    <w:rsid w:val="000F77EB"/>
    <w:rsid w:val="00100004"/>
    <w:rsid w:val="0010089E"/>
    <w:rsid w:val="00100A71"/>
    <w:rsid w:val="0010237D"/>
    <w:rsid w:val="00102E51"/>
    <w:rsid w:val="001037B4"/>
    <w:rsid w:val="00105DB1"/>
    <w:rsid w:val="001067AB"/>
    <w:rsid w:val="001069CA"/>
    <w:rsid w:val="00106DB4"/>
    <w:rsid w:val="0011218B"/>
    <w:rsid w:val="00112561"/>
    <w:rsid w:val="0011430B"/>
    <w:rsid w:val="001173B0"/>
    <w:rsid w:val="001210EE"/>
    <w:rsid w:val="001212C1"/>
    <w:rsid w:val="001229C7"/>
    <w:rsid w:val="00122A80"/>
    <w:rsid w:val="0012428E"/>
    <w:rsid w:val="00124928"/>
    <w:rsid w:val="00124C0F"/>
    <w:rsid w:val="00124F3F"/>
    <w:rsid w:val="00125BDA"/>
    <w:rsid w:val="00125EE5"/>
    <w:rsid w:val="001270E6"/>
    <w:rsid w:val="00130D80"/>
    <w:rsid w:val="00132108"/>
    <w:rsid w:val="00132715"/>
    <w:rsid w:val="00133EA4"/>
    <w:rsid w:val="00134BE7"/>
    <w:rsid w:val="001357F7"/>
    <w:rsid w:val="00141216"/>
    <w:rsid w:val="001441A5"/>
    <w:rsid w:val="0014420D"/>
    <w:rsid w:val="00144CB7"/>
    <w:rsid w:val="00145B6B"/>
    <w:rsid w:val="00147B0D"/>
    <w:rsid w:val="00147BB9"/>
    <w:rsid w:val="0015005A"/>
    <w:rsid w:val="00153652"/>
    <w:rsid w:val="00153896"/>
    <w:rsid w:val="00153EBD"/>
    <w:rsid w:val="00154430"/>
    <w:rsid w:val="001550E4"/>
    <w:rsid w:val="00155DB7"/>
    <w:rsid w:val="00155E63"/>
    <w:rsid w:val="001568C9"/>
    <w:rsid w:val="001578F2"/>
    <w:rsid w:val="00157A12"/>
    <w:rsid w:val="001601DF"/>
    <w:rsid w:val="0016254E"/>
    <w:rsid w:val="0016280C"/>
    <w:rsid w:val="001629B6"/>
    <w:rsid w:val="001633B7"/>
    <w:rsid w:val="0016374E"/>
    <w:rsid w:val="00170877"/>
    <w:rsid w:val="00170AC2"/>
    <w:rsid w:val="00170C02"/>
    <w:rsid w:val="00172810"/>
    <w:rsid w:val="00176DC2"/>
    <w:rsid w:val="00177061"/>
    <w:rsid w:val="00177E71"/>
    <w:rsid w:val="001800E4"/>
    <w:rsid w:val="00180758"/>
    <w:rsid w:val="00180E64"/>
    <w:rsid w:val="00182343"/>
    <w:rsid w:val="00182ED0"/>
    <w:rsid w:val="00185F95"/>
    <w:rsid w:val="00185FF0"/>
    <w:rsid w:val="001861A6"/>
    <w:rsid w:val="00192BE6"/>
    <w:rsid w:val="00192DB2"/>
    <w:rsid w:val="00193DFF"/>
    <w:rsid w:val="00194716"/>
    <w:rsid w:val="001952C5"/>
    <w:rsid w:val="00195A3B"/>
    <w:rsid w:val="00195E6E"/>
    <w:rsid w:val="00196EDD"/>
    <w:rsid w:val="00197763"/>
    <w:rsid w:val="001A1513"/>
    <w:rsid w:val="001A159A"/>
    <w:rsid w:val="001A18AC"/>
    <w:rsid w:val="001A2381"/>
    <w:rsid w:val="001A3020"/>
    <w:rsid w:val="001A34FB"/>
    <w:rsid w:val="001A4721"/>
    <w:rsid w:val="001A4A5C"/>
    <w:rsid w:val="001A59C7"/>
    <w:rsid w:val="001A5FD7"/>
    <w:rsid w:val="001A7150"/>
    <w:rsid w:val="001B0534"/>
    <w:rsid w:val="001B0CF4"/>
    <w:rsid w:val="001B19E4"/>
    <w:rsid w:val="001B2449"/>
    <w:rsid w:val="001B245D"/>
    <w:rsid w:val="001B2BC9"/>
    <w:rsid w:val="001B3259"/>
    <w:rsid w:val="001B3E24"/>
    <w:rsid w:val="001B42B4"/>
    <w:rsid w:val="001B515B"/>
    <w:rsid w:val="001B6B05"/>
    <w:rsid w:val="001B6E22"/>
    <w:rsid w:val="001C0990"/>
    <w:rsid w:val="001C0F79"/>
    <w:rsid w:val="001C1100"/>
    <w:rsid w:val="001C2BE8"/>
    <w:rsid w:val="001C3C5E"/>
    <w:rsid w:val="001C3DCE"/>
    <w:rsid w:val="001C4248"/>
    <w:rsid w:val="001C4A96"/>
    <w:rsid w:val="001C54FA"/>
    <w:rsid w:val="001C5B03"/>
    <w:rsid w:val="001C6066"/>
    <w:rsid w:val="001D1D9E"/>
    <w:rsid w:val="001D1F8E"/>
    <w:rsid w:val="001D2A07"/>
    <w:rsid w:val="001D3E7E"/>
    <w:rsid w:val="001D3FBE"/>
    <w:rsid w:val="001D3FCD"/>
    <w:rsid w:val="001D53E6"/>
    <w:rsid w:val="001D74A3"/>
    <w:rsid w:val="001D7802"/>
    <w:rsid w:val="001D7F35"/>
    <w:rsid w:val="001E070B"/>
    <w:rsid w:val="001E0D12"/>
    <w:rsid w:val="001E286D"/>
    <w:rsid w:val="001E47B2"/>
    <w:rsid w:val="001E5791"/>
    <w:rsid w:val="001E776B"/>
    <w:rsid w:val="001F0865"/>
    <w:rsid w:val="001F470C"/>
    <w:rsid w:val="00201940"/>
    <w:rsid w:val="00203D8A"/>
    <w:rsid w:val="00204382"/>
    <w:rsid w:val="00204700"/>
    <w:rsid w:val="00204C29"/>
    <w:rsid w:val="00205304"/>
    <w:rsid w:val="002063B2"/>
    <w:rsid w:val="00206B58"/>
    <w:rsid w:val="00206E8E"/>
    <w:rsid w:val="002102A6"/>
    <w:rsid w:val="002111E4"/>
    <w:rsid w:val="00211DDA"/>
    <w:rsid w:val="0021475E"/>
    <w:rsid w:val="002161EB"/>
    <w:rsid w:val="002211E1"/>
    <w:rsid w:val="0022293F"/>
    <w:rsid w:val="00222CCF"/>
    <w:rsid w:val="0022362E"/>
    <w:rsid w:val="00223DED"/>
    <w:rsid w:val="00224545"/>
    <w:rsid w:val="00226C2C"/>
    <w:rsid w:val="0022752E"/>
    <w:rsid w:val="00230E0F"/>
    <w:rsid w:val="002314C8"/>
    <w:rsid w:val="00232609"/>
    <w:rsid w:val="00232E92"/>
    <w:rsid w:val="00232F28"/>
    <w:rsid w:val="00233417"/>
    <w:rsid w:val="00235915"/>
    <w:rsid w:val="002359E9"/>
    <w:rsid w:val="00240F13"/>
    <w:rsid w:val="00241242"/>
    <w:rsid w:val="0024170A"/>
    <w:rsid w:val="00243FDD"/>
    <w:rsid w:val="00244535"/>
    <w:rsid w:val="002461BC"/>
    <w:rsid w:val="00247212"/>
    <w:rsid w:val="00250A5F"/>
    <w:rsid w:val="00250E34"/>
    <w:rsid w:val="00251336"/>
    <w:rsid w:val="0025291C"/>
    <w:rsid w:val="00253B8F"/>
    <w:rsid w:val="00254C8D"/>
    <w:rsid w:val="00255AAE"/>
    <w:rsid w:val="00257ADB"/>
    <w:rsid w:val="00257C28"/>
    <w:rsid w:val="002603C7"/>
    <w:rsid w:val="0026105F"/>
    <w:rsid w:val="0026117B"/>
    <w:rsid w:val="002629A7"/>
    <w:rsid w:val="00262A0A"/>
    <w:rsid w:val="00263279"/>
    <w:rsid w:val="00263F81"/>
    <w:rsid w:val="00264118"/>
    <w:rsid w:val="00264311"/>
    <w:rsid w:val="00264B83"/>
    <w:rsid w:val="00265727"/>
    <w:rsid w:val="002658B0"/>
    <w:rsid w:val="00265DCA"/>
    <w:rsid w:val="00266240"/>
    <w:rsid w:val="00267D06"/>
    <w:rsid w:val="002705AF"/>
    <w:rsid w:val="0027204C"/>
    <w:rsid w:val="00274480"/>
    <w:rsid w:val="00275A4D"/>
    <w:rsid w:val="002765FC"/>
    <w:rsid w:val="00276B87"/>
    <w:rsid w:val="002778D1"/>
    <w:rsid w:val="00285C56"/>
    <w:rsid w:val="0028639F"/>
    <w:rsid w:val="00291084"/>
    <w:rsid w:val="00291376"/>
    <w:rsid w:val="00291634"/>
    <w:rsid w:val="00291F41"/>
    <w:rsid w:val="0029246C"/>
    <w:rsid w:val="002925FC"/>
    <w:rsid w:val="00293763"/>
    <w:rsid w:val="00293A8B"/>
    <w:rsid w:val="00293CD3"/>
    <w:rsid w:val="00293EE7"/>
    <w:rsid w:val="002942ED"/>
    <w:rsid w:val="00295227"/>
    <w:rsid w:val="00295296"/>
    <w:rsid w:val="00295DCD"/>
    <w:rsid w:val="0029604F"/>
    <w:rsid w:val="00297F5E"/>
    <w:rsid w:val="002A0541"/>
    <w:rsid w:val="002A12A8"/>
    <w:rsid w:val="002A2B27"/>
    <w:rsid w:val="002A3AF1"/>
    <w:rsid w:val="002A46AE"/>
    <w:rsid w:val="002A5D56"/>
    <w:rsid w:val="002B041B"/>
    <w:rsid w:val="002B0744"/>
    <w:rsid w:val="002B22FE"/>
    <w:rsid w:val="002B24A7"/>
    <w:rsid w:val="002B2BFF"/>
    <w:rsid w:val="002B335D"/>
    <w:rsid w:val="002B5521"/>
    <w:rsid w:val="002B591C"/>
    <w:rsid w:val="002B78A9"/>
    <w:rsid w:val="002B7F47"/>
    <w:rsid w:val="002C0510"/>
    <w:rsid w:val="002C116F"/>
    <w:rsid w:val="002C1397"/>
    <w:rsid w:val="002C3AFD"/>
    <w:rsid w:val="002C48CB"/>
    <w:rsid w:val="002C48D2"/>
    <w:rsid w:val="002C5191"/>
    <w:rsid w:val="002C557E"/>
    <w:rsid w:val="002C6E3A"/>
    <w:rsid w:val="002C7EFF"/>
    <w:rsid w:val="002D00C9"/>
    <w:rsid w:val="002D1A1B"/>
    <w:rsid w:val="002D1DFA"/>
    <w:rsid w:val="002D2A52"/>
    <w:rsid w:val="002D43EC"/>
    <w:rsid w:val="002D4538"/>
    <w:rsid w:val="002D4C51"/>
    <w:rsid w:val="002D500F"/>
    <w:rsid w:val="002D7635"/>
    <w:rsid w:val="002D7BED"/>
    <w:rsid w:val="002E0D7B"/>
    <w:rsid w:val="002E19F2"/>
    <w:rsid w:val="002E2542"/>
    <w:rsid w:val="002E289A"/>
    <w:rsid w:val="002E416A"/>
    <w:rsid w:val="002E6FC9"/>
    <w:rsid w:val="002F0F29"/>
    <w:rsid w:val="002F1093"/>
    <w:rsid w:val="002F163B"/>
    <w:rsid w:val="002F4184"/>
    <w:rsid w:val="002F45DF"/>
    <w:rsid w:val="002F50F4"/>
    <w:rsid w:val="002F6199"/>
    <w:rsid w:val="002F7599"/>
    <w:rsid w:val="002F7933"/>
    <w:rsid w:val="002F7E16"/>
    <w:rsid w:val="002F7F81"/>
    <w:rsid w:val="00303B26"/>
    <w:rsid w:val="00304420"/>
    <w:rsid w:val="00304462"/>
    <w:rsid w:val="00304D99"/>
    <w:rsid w:val="003053E4"/>
    <w:rsid w:val="00306B0E"/>
    <w:rsid w:val="00307372"/>
    <w:rsid w:val="00310815"/>
    <w:rsid w:val="003110BE"/>
    <w:rsid w:val="003128A5"/>
    <w:rsid w:val="003158A5"/>
    <w:rsid w:val="00316C37"/>
    <w:rsid w:val="00317E6F"/>
    <w:rsid w:val="00320716"/>
    <w:rsid w:val="00320D97"/>
    <w:rsid w:val="0032307E"/>
    <w:rsid w:val="00323BE1"/>
    <w:rsid w:val="00327F5A"/>
    <w:rsid w:val="00330F7A"/>
    <w:rsid w:val="003315FE"/>
    <w:rsid w:val="00332020"/>
    <w:rsid w:val="00332AA0"/>
    <w:rsid w:val="00332AC3"/>
    <w:rsid w:val="00333458"/>
    <w:rsid w:val="00333ADC"/>
    <w:rsid w:val="00335284"/>
    <w:rsid w:val="0033567B"/>
    <w:rsid w:val="003379B6"/>
    <w:rsid w:val="0034020D"/>
    <w:rsid w:val="00341B21"/>
    <w:rsid w:val="0034232D"/>
    <w:rsid w:val="00346BFB"/>
    <w:rsid w:val="00350723"/>
    <w:rsid w:val="003518BE"/>
    <w:rsid w:val="0035408B"/>
    <w:rsid w:val="00354711"/>
    <w:rsid w:val="003548A5"/>
    <w:rsid w:val="003601E8"/>
    <w:rsid w:val="00360DED"/>
    <w:rsid w:val="00361286"/>
    <w:rsid w:val="00362907"/>
    <w:rsid w:val="00367CB7"/>
    <w:rsid w:val="00367E2F"/>
    <w:rsid w:val="003743A1"/>
    <w:rsid w:val="003747A6"/>
    <w:rsid w:val="00375026"/>
    <w:rsid w:val="0037599B"/>
    <w:rsid w:val="00375AC7"/>
    <w:rsid w:val="00376E4A"/>
    <w:rsid w:val="00381F44"/>
    <w:rsid w:val="003824B8"/>
    <w:rsid w:val="003831C7"/>
    <w:rsid w:val="0038332B"/>
    <w:rsid w:val="00385321"/>
    <w:rsid w:val="003853AB"/>
    <w:rsid w:val="00385715"/>
    <w:rsid w:val="00386294"/>
    <w:rsid w:val="00386F0C"/>
    <w:rsid w:val="00387A0A"/>
    <w:rsid w:val="0039103B"/>
    <w:rsid w:val="00393CC8"/>
    <w:rsid w:val="00393F7D"/>
    <w:rsid w:val="00396342"/>
    <w:rsid w:val="00396663"/>
    <w:rsid w:val="00396B55"/>
    <w:rsid w:val="00396C87"/>
    <w:rsid w:val="003A03AA"/>
    <w:rsid w:val="003A22C7"/>
    <w:rsid w:val="003A2B50"/>
    <w:rsid w:val="003A2B80"/>
    <w:rsid w:val="003A358E"/>
    <w:rsid w:val="003A60B1"/>
    <w:rsid w:val="003A746F"/>
    <w:rsid w:val="003B0526"/>
    <w:rsid w:val="003B23DB"/>
    <w:rsid w:val="003B389A"/>
    <w:rsid w:val="003B3E44"/>
    <w:rsid w:val="003C160E"/>
    <w:rsid w:val="003C3928"/>
    <w:rsid w:val="003C3E4B"/>
    <w:rsid w:val="003C4BAA"/>
    <w:rsid w:val="003C537D"/>
    <w:rsid w:val="003C6146"/>
    <w:rsid w:val="003C7A20"/>
    <w:rsid w:val="003D0CD4"/>
    <w:rsid w:val="003D0E8D"/>
    <w:rsid w:val="003D1117"/>
    <w:rsid w:val="003D27C2"/>
    <w:rsid w:val="003D2825"/>
    <w:rsid w:val="003D298D"/>
    <w:rsid w:val="003D4FC9"/>
    <w:rsid w:val="003D5081"/>
    <w:rsid w:val="003D5E78"/>
    <w:rsid w:val="003D63E2"/>
    <w:rsid w:val="003D64C0"/>
    <w:rsid w:val="003D7F13"/>
    <w:rsid w:val="003E1A39"/>
    <w:rsid w:val="003E2095"/>
    <w:rsid w:val="003E386C"/>
    <w:rsid w:val="003E3E33"/>
    <w:rsid w:val="003E52E9"/>
    <w:rsid w:val="003E6FE1"/>
    <w:rsid w:val="003E7E16"/>
    <w:rsid w:val="003F0BB9"/>
    <w:rsid w:val="003F12A9"/>
    <w:rsid w:val="003F1A86"/>
    <w:rsid w:val="003F1D76"/>
    <w:rsid w:val="003F20DB"/>
    <w:rsid w:val="003F2D6A"/>
    <w:rsid w:val="003F2ECB"/>
    <w:rsid w:val="003F30BB"/>
    <w:rsid w:val="003F4DFB"/>
    <w:rsid w:val="003F538B"/>
    <w:rsid w:val="003F5A36"/>
    <w:rsid w:val="003F618F"/>
    <w:rsid w:val="003F7282"/>
    <w:rsid w:val="003F74F9"/>
    <w:rsid w:val="004004CB"/>
    <w:rsid w:val="00402C2A"/>
    <w:rsid w:val="00404866"/>
    <w:rsid w:val="00405BC2"/>
    <w:rsid w:val="00406485"/>
    <w:rsid w:val="00406E85"/>
    <w:rsid w:val="00410C23"/>
    <w:rsid w:val="00413142"/>
    <w:rsid w:val="00414935"/>
    <w:rsid w:val="004149C2"/>
    <w:rsid w:val="00414C45"/>
    <w:rsid w:val="0041541C"/>
    <w:rsid w:val="004165F2"/>
    <w:rsid w:val="00416623"/>
    <w:rsid w:val="00416853"/>
    <w:rsid w:val="00420305"/>
    <w:rsid w:val="00420DA7"/>
    <w:rsid w:val="00421DF3"/>
    <w:rsid w:val="0042239D"/>
    <w:rsid w:val="0042295C"/>
    <w:rsid w:val="00423B23"/>
    <w:rsid w:val="0042764E"/>
    <w:rsid w:val="0042782C"/>
    <w:rsid w:val="00427BD1"/>
    <w:rsid w:val="004313EB"/>
    <w:rsid w:val="004316BF"/>
    <w:rsid w:val="0043206B"/>
    <w:rsid w:val="0043271C"/>
    <w:rsid w:val="00434261"/>
    <w:rsid w:val="00434F37"/>
    <w:rsid w:val="0043670F"/>
    <w:rsid w:val="00436F93"/>
    <w:rsid w:val="0043721D"/>
    <w:rsid w:val="00437E14"/>
    <w:rsid w:val="0044014D"/>
    <w:rsid w:val="00440227"/>
    <w:rsid w:val="00441B3F"/>
    <w:rsid w:val="00442033"/>
    <w:rsid w:val="00442C9B"/>
    <w:rsid w:val="00443563"/>
    <w:rsid w:val="00443854"/>
    <w:rsid w:val="00443F2C"/>
    <w:rsid w:val="00444DE6"/>
    <w:rsid w:val="00446211"/>
    <w:rsid w:val="004463AF"/>
    <w:rsid w:val="00450590"/>
    <w:rsid w:val="00454082"/>
    <w:rsid w:val="0045510D"/>
    <w:rsid w:val="00457B13"/>
    <w:rsid w:val="00457C12"/>
    <w:rsid w:val="00457CAA"/>
    <w:rsid w:val="00457D31"/>
    <w:rsid w:val="00460B37"/>
    <w:rsid w:val="00461AD3"/>
    <w:rsid w:val="004627B6"/>
    <w:rsid w:val="00462B4B"/>
    <w:rsid w:val="00463926"/>
    <w:rsid w:val="00465369"/>
    <w:rsid w:val="00465A03"/>
    <w:rsid w:val="004669AA"/>
    <w:rsid w:val="00470412"/>
    <w:rsid w:val="00470471"/>
    <w:rsid w:val="00472E6C"/>
    <w:rsid w:val="004735EE"/>
    <w:rsid w:val="00473A0F"/>
    <w:rsid w:val="00474FAC"/>
    <w:rsid w:val="004752CF"/>
    <w:rsid w:val="00475BDD"/>
    <w:rsid w:val="0047744D"/>
    <w:rsid w:val="00480512"/>
    <w:rsid w:val="00480B8B"/>
    <w:rsid w:val="00481226"/>
    <w:rsid w:val="00481F47"/>
    <w:rsid w:val="004827F3"/>
    <w:rsid w:val="004839E5"/>
    <w:rsid w:val="00486234"/>
    <w:rsid w:val="00487634"/>
    <w:rsid w:val="00490590"/>
    <w:rsid w:val="004905B0"/>
    <w:rsid w:val="00493560"/>
    <w:rsid w:val="004944B2"/>
    <w:rsid w:val="00495525"/>
    <w:rsid w:val="004965AF"/>
    <w:rsid w:val="004966D6"/>
    <w:rsid w:val="00496D36"/>
    <w:rsid w:val="004A0C6F"/>
    <w:rsid w:val="004A14F2"/>
    <w:rsid w:val="004A16B0"/>
    <w:rsid w:val="004A2FDA"/>
    <w:rsid w:val="004A3B43"/>
    <w:rsid w:val="004A4791"/>
    <w:rsid w:val="004A61D8"/>
    <w:rsid w:val="004A624C"/>
    <w:rsid w:val="004A77F8"/>
    <w:rsid w:val="004B0A0E"/>
    <w:rsid w:val="004B1947"/>
    <w:rsid w:val="004B2005"/>
    <w:rsid w:val="004B22E2"/>
    <w:rsid w:val="004B2856"/>
    <w:rsid w:val="004B2AEE"/>
    <w:rsid w:val="004B3CEF"/>
    <w:rsid w:val="004B44D4"/>
    <w:rsid w:val="004B503B"/>
    <w:rsid w:val="004B5673"/>
    <w:rsid w:val="004B5881"/>
    <w:rsid w:val="004B6F27"/>
    <w:rsid w:val="004B74F6"/>
    <w:rsid w:val="004B798B"/>
    <w:rsid w:val="004B7CD4"/>
    <w:rsid w:val="004C0284"/>
    <w:rsid w:val="004C0815"/>
    <w:rsid w:val="004C0D56"/>
    <w:rsid w:val="004C11F9"/>
    <w:rsid w:val="004C1C55"/>
    <w:rsid w:val="004C1F06"/>
    <w:rsid w:val="004C5B99"/>
    <w:rsid w:val="004C6E61"/>
    <w:rsid w:val="004C70F9"/>
    <w:rsid w:val="004D1852"/>
    <w:rsid w:val="004D1BD0"/>
    <w:rsid w:val="004D1DCB"/>
    <w:rsid w:val="004D2124"/>
    <w:rsid w:val="004D26B8"/>
    <w:rsid w:val="004D340F"/>
    <w:rsid w:val="004D3C4B"/>
    <w:rsid w:val="004D4FE8"/>
    <w:rsid w:val="004D50BF"/>
    <w:rsid w:val="004D6F86"/>
    <w:rsid w:val="004E137F"/>
    <w:rsid w:val="004E165E"/>
    <w:rsid w:val="004E2E84"/>
    <w:rsid w:val="004E37A1"/>
    <w:rsid w:val="004E6599"/>
    <w:rsid w:val="004F07A3"/>
    <w:rsid w:val="004F17AC"/>
    <w:rsid w:val="004F37DF"/>
    <w:rsid w:val="004F63B7"/>
    <w:rsid w:val="004F7640"/>
    <w:rsid w:val="004F7E32"/>
    <w:rsid w:val="00500B85"/>
    <w:rsid w:val="0050113A"/>
    <w:rsid w:val="00502847"/>
    <w:rsid w:val="00504835"/>
    <w:rsid w:val="005051C8"/>
    <w:rsid w:val="00506276"/>
    <w:rsid w:val="00507D05"/>
    <w:rsid w:val="005102A8"/>
    <w:rsid w:val="0051210D"/>
    <w:rsid w:val="00513759"/>
    <w:rsid w:val="00513963"/>
    <w:rsid w:val="00514128"/>
    <w:rsid w:val="00514308"/>
    <w:rsid w:val="00516B57"/>
    <w:rsid w:val="005170F5"/>
    <w:rsid w:val="00520956"/>
    <w:rsid w:val="00521982"/>
    <w:rsid w:val="00521F5C"/>
    <w:rsid w:val="00523615"/>
    <w:rsid w:val="00523736"/>
    <w:rsid w:val="00525F23"/>
    <w:rsid w:val="00526700"/>
    <w:rsid w:val="005272BE"/>
    <w:rsid w:val="00527D20"/>
    <w:rsid w:val="00530A41"/>
    <w:rsid w:val="00530EA3"/>
    <w:rsid w:val="00531AEB"/>
    <w:rsid w:val="00531DA9"/>
    <w:rsid w:val="0053236D"/>
    <w:rsid w:val="00532510"/>
    <w:rsid w:val="00532C73"/>
    <w:rsid w:val="00533676"/>
    <w:rsid w:val="00534A64"/>
    <w:rsid w:val="005361D7"/>
    <w:rsid w:val="00541031"/>
    <w:rsid w:val="00541116"/>
    <w:rsid w:val="005414B9"/>
    <w:rsid w:val="00541598"/>
    <w:rsid w:val="00541E08"/>
    <w:rsid w:val="0054435F"/>
    <w:rsid w:val="00544B22"/>
    <w:rsid w:val="00546CFB"/>
    <w:rsid w:val="00550023"/>
    <w:rsid w:val="00553C71"/>
    <w:rsid w:val="00554D55"/>
    <w:rsid w:val="00555C58"/>
    <w:rsid w:val="00555D9D"/>
    <w:rsid w:val="00557548"/>
    <w:rsid w:val="00557D8A"/>
    <w:rsid w:val="00560F88"/>
    <w:rsid w:val="005622B5"/>
    <w:rsid w:val="005627ED"/>
    <w:rsid w:val="005646BC"/>
    <w:rsid w:val="005646E2"/>
    <w:rsid w:val="00564C32"/>
    <w:rsid w:val="0056596C"/>
    <w:rsid w:val="005660A7"/>
    <w:rsid w:val="0056617D"/>
    <w:rsid w:val="005677CB"/>
    <w:rsid w:val="0057183F"/>
    <w:rsid w:val="00572767"/>
    <w:rsid w:val="00574D35"/>
    <w:rsid w:val="005769C2"/>
    <w:rsid w:val="00576DF0"/>
    <w:rsid w:val="00577B58"/>
    <w:rsid w:val="00580141"/>
    <w:rsid w:val="0058154D"/>
    <w:rsid w:val="0058269B"/>
    <w:rsid w:val="00582BAA"/>
    <w:rsid w:val="005833C7"/>
    <w:rsid w:val="00583CEF"/>
    <w:rsid w:val="0058615B"/>
    <w:rsid w:val="00590789"/>
    <w:rsid w:val="00591E2D"/>
    <w:rsid w:val="00592056"/>
    <w:rsid w:val="00592978"/>
    <w:rsid w:val="005935F7"/>
    <w:rsid w:val="005949D5"/>
    <w:rsid w:val="00595F2C"/>
    <w:rsid w:val="005970A3"/>
    <w:rsid w:val="005979BF"/>
    <w:rsid w:val="005A14AB"/>
    <w:rsid w:val="005A1F2E"/>
    <w:rsid w:val="005A201B"/>
    <w:rsid w:val="005A2DD3"/>
    <w:rsid w:val="005A302B"/>
    <w:rsid w:val="005A3685"/>
    <w:rsid w:val="005A3BF7"/>
    <w:rsid w:val="005A40FC"/>
    <w:rsid w:val="005A53D2"/>
    <w:rsid w:val="005A5F82"/>
    <w:rsid w:val="005A6E71"/>
    <w:rsid w:val="005A7D2D"/>
    <w:rsid w:val="005B1A46"/>
    <w:rsid w:val="005B1B88"/>
    <w:rsid w:val="005B37B4"/>
    <w:rsid w:val="005B3E35"/>
    <w:rsid w:val="005B4392"/>
    <w:rsid w:val="005B4500"/>
    <w:rsid w:val="005B4A9D"/>
    <w:rsid w:val="005B59C9"/>
    <w:rsid w:val="005B66AC"/>
    <w:rsid w:val="005B7FDA"/>
    <w:rsid w:val="005C122F"/>
    <w:rsid w:val="005C1449"/>
    <w:rsid w:val="005C1A4A"/>
    <w:rsid w:val="005C469C"/>
    <w:rsid w:val="005C57E7"/>
    <w:rsid w:val="005C72E0"/>
    <w:rsid w:val="005C7BF4"/>
    <w:rsid w:val="005D1A90"/>
    <w:rsid w:val="005D35C5"/>
    <w:rsid w:val="005D3749"/>
    <w:rsid w:val="005D552B"/>
    <w:rsid w:val="005D652E"/>
    <w:rsid w:val="005D6CC9"/>
    <w:rsid w:val="005D7CE9"/>
    <w:rsid w:val="005E0F99"/>
    <w:rsid w:val="005E6C22"/>
    <w:rsid w:val="005E6EDC"/>
    <w:rsid w:val="005E7F46"/>
    <w:rsid w:val="005F0B42"/>
    <w:rsid w:val="005F171C"/>
    <w:rsid w:val="005F20BA"/>
    <w:rsid w:val="005F2A88"/>
    <w:rsid w:val="005F3048"/>
    <w:rsid w:val="005F3587"/>
    <w:rsid w:val="005F3667"/>
    <w:rsid w:val="005F377F"/>
    <w:rsid w:val="005F4665"/>
    <w:rsid w:val="005F5D83"/>
    <w:rsid w:val="005F64C4"/>
    <w:rsid w:val="005F6A4E"/>
    <w:rsid w:val="005F6FA9"/>
    <w:rsid w:val="006001D9"/>
    <w:rsid w:val="00600384"/>
    <w:rsid w:val="00601610"/>
    <w:rsid w:val="00601E62"/>
    <w:rsid w:val="006043F7"/>
    <w:rsid w:val="0060467B"/>
    <w:rsid w:val="00604F18"/>
    <w:rsid w:val="006060AF"/>
    <w:rsid w:val="00606430"/>
    <w:rsid w:val="00607625"/>
    <w:rsid w:val="00612A2B"/>
    <w:rsid w:val="00612AC2"/>
    <w:rsid w:val="00612C3E"/>
    <w:rsid w:val="00612F52"/>
    <w:rsid w:val="00613EA0"/>
    <w:rsid w:val="00614268"/>
    <w:rsid w:val="00615857"/>
    <w:rsid w:val="0061794F"/>
    <w:rsid w:val="00620497"/>
    <w:rsid w:val="00620530"/>
    <w:rsid w:val="00620D7C"/>
    <w:rsid w:val="006225E7"/>
    <w:rsid w:val="0062461F"/>
    <w:rsid w:val="006251E5"/>
    <w:rsid w:val="00625B22"/>
    <w:rsid w:val="00626D9B"/>
    <w:rsid w:val="006277A2"/>
    <w:rsid w:val="00627E60"/>
    <w:rsid w:val="006304DF"/>
    <w:rsid w:val="0063100C"/>
    <w:rsid w:val="00632E0D"/>
    <w:rsid w:val="00632F2F"/>
    <w:rsid w:val="00633249"/>
    <w:rsid w:val="00633277"/>
    <w:rsid w:val="00633AB7"/>
    <w:rsid w:val="00635E59"/>
    <w:rsid w:val="00637C1E"/>
    <w:rsid w:val="00641370"/>
    <w:rsid w:val="00641468"/>
    <w:rsid w:val="00641EA1"/>
    <w:rsid w:val="006427E1"/>
    <w:rsid w:val="0064289E"/>
    <w:rsid w:val="00642A2C"/>
    <w:rsid w:val="006432DC"/>
    <w:rsid w:val="006433CE"/>
    <w:rsid w:val="0064464B"/>
    <w:rsid w:val="00647228"/>
    <w:rsid w:val="00650065"/>
    <w:rsid w:val="0065110D"/>
    <w:rsid w:val="006518A1"/>
    <w:rsid w:val="00651F39"/>
    <w:rsid w:val="00652C48"/>
    <w:rsid w:val="00653E7A"/>
    <w:rsid w:val="006550C5"/>
    <w:rsid w:val="00655328"/>
    <w:rsid w:val="006554B1"/>
    <w:rsid w:val="00655FA0"/>
    <w:rsid w:val="006565E1"/>
    <w:rsid w:val="00656C6A"/>
    <w:rsid w:val="006570F2"/>
    <w:rsid w:val="0065794D"/>
    <w:rsid w:val="00661266"/>
    <w:rsid w:val="00661B12"/>
    <w:rsid w:val="00662F80"/>
    <w:rsid w:val="006636C8"/>
    <w:rsid w:val="00664075"/>
    <w:rsid w:val="006647E7"/>
    <w:rsid w:val="00664821"/>
    <w:rsid w:val="00667D14"/>
    <w:rsid w:val="006707D3"/>
    <w:rsid w:val="00670F8F"/>
    <w:rsid w:val="006723D5"/>
    <w:rsid w:val="006729D4"/>
    <w:rsid w:val="00672D63"/>
    <w:rsid w:val="00674543"/>
    <w:rsid w:val="00674E23"/>
    <w:rsid w:val="00675C48"/>
    <w:rsid w:val="00676499"/>
    <w:rsid w:val="00676D47"/>
    <w:rsid w:val="00677969"/>
    <w:rsid w:val="00680E0E"/>
    <w:rsid w:val="006822E1"/>
    <w:rsid w:val="00683552"/>
    <w:rsid w:val="006839CB"/>
    <w:rsid w:val="006845A7"/>
    <w:rsid w:val="00684C54"/>
    <w:rsid w:val="00684E07"/>
    <w:rsid w:val="00685219"/>
    <w:rsid w:val="0068660F"/>
    <w:rsid w:val="0068693C"/>
    <w:rsid w:val="00690173"/>
    <w:rsid w:val="006933A3"/>
    <w:rsid w:val="00694FEE"/>
    <w:rsid w:val="0069551D"/>
    <w:rsid w:val="00696056"/>
    <w:rsid w:val="006A0927"/>
    <w:rsid w:val="006A42AC"/>
    <w:rsid w:val="006A5F76"/>
    <w:rsid w:val="006A687D"/>
    <w:rsid w:val="006A7C3B"/>
    <w:rsid w:val="006B1CFC"/>
    <w:rsid w:val="006B5854"/>
    <w:rsid w:val="006B59F1"/>
    <w:rsid w:val="006B5F24"/>
    <w:rsid w:val="006B7E55"/>
    <w:rsid w:val="006C1454"/>
    <w:rsid w:val="006C1CC9"/>
    <w:rsid w:val="006C26A8"/>
    <w:rsid w:val="006C4745"/>
    <w:rsid w:val="006C48DA"/>
    <w:rsid w:val="006C4D8C"/>
    <w:rsid w:val="006C5BED"/>
    <w:rsid w:val="006C76F2"/>
    <w:rsid w:val="006D00D6"/>
    <w:rsid w:val="006D0BE8"/>
    <w:rsid w:val="006D12BB"/>
    <w:rsid w:val="006D1C14"/>
    <w:rsid w:val="006D2210"/>
    <w:rsid w:val="006D2AC2"/>
    <w:rsid w:val="006D2B4E"/>
    <w:rsid w:val="006D4F67"/>
    <w:rsid w:val="006D521C"/>
    <w:rsid w:val="006D586B"/>
    <w:rsid w:val="006D6025"/>
    <w:rsid w:val="006D6798"/>
    <w:rsid w:val="006D7175"/>
    <w:rsid w:val="006E0D3E"/>
    <w:rsid w:val="006E3296"/>
    <w:rsid w:val="006E4085"/>
    <w:rsid w:val="006E4960"/>
    <w:rsid w:val="006E7516"/>
    <w:rsid w:val="006E7D5F"/>
    <w:rsid w:val="006F01CC"/>
    <w:rsid w:val="006F023B"/>
    <w:rsid w:val="006F0998"/>
    <w:rsid w:val="006F1C03"/>
    <w:rsid w:val="006F2F26"/>
    <w:rsid w:val="006F310F"/>
    <w:rsid w:val="006F3DFB"/>
    <w:rsid w:val="006F4275"/>
    <w:rsid w:val="006F4DA9"/>
    <w:rsid w:val="006F5C13"/>
    <w:rsid w:val="006F62A6"/>
    <w:rsid w:val="006F7761"/>
    <w:rsid w:val="00700D75"/>
    <w:rsid w:val="00702675"/>
    <w:rsid w:val="00703AA7"/>
    <w:rsid w:val="007041B2"/>
    <w:rsid w:val="0070516E"/>
    <w:rsid w:val="00705EE4"/>
    <w:rsid w:val="007104E4"/>
    <w:rsid w:val="00710D0C"/>
    <w:rsid w:val="00711E25"/>
    <w:rsid w:val="00712C22"/>
    <w:rsid w:val="007131A9"/>
    <w:rsid w:val="00714CA7"/>
    <w:rsid w:val="00716730"/>
    <w:rsid w:val="00720B13"/>
    <w:rsid w:val="00721CD2"/>
    <w:rsid w:val="00721E24"/>
    <w:rsid w:val="00722224"/>
    <w:rsid w:val="00722483"/>
    <w:rsid w:val="0072292C"/>
    <w:rsid w:val="00722DF7"/>
    <w:rsid w:val="0072768F"/>
    <w:rsid w:val="007278DE"/>
    <w:rsid w:val="007306DE"/>
    <w:rsid w:val="0073090F"/>
    <w:rsid w:val="00731573"/>
    <w:rsid w:val="00731C75"/>
    <w:rsid w:val="0073234B"/>
    <w:rsid w:val="00732D89"/>
    <w:rsid w:val="00733910"/>
    <w:rsid w:val="00733D17"/>
    <w:rsid w:val="00734498"/>
    <w:rsid w:val="00734600"/>
    <w:rsid w:val="0073525E"/>
    <w:rsid w:val="00735AB3"/>
    <w:rsid w:val="00735BC6"/>
    <w:rsid w:val="00737F39"/>
    <w:rsid w:val="00740514"/>
    <w:rsid w:val="00740BA6"/>
    <w:rsid w:val="00741FD4"/>
    <w:rsid w:val="00742628"/>
    <w:rsid w:val="007433FF"/>
    <w:rsid w:val="007436A9"/>
    <w:rsid w:val="0074417F"/>
    <w:rsid w:val="00745950"/>
    <w:rsid w:val="00746EC3"/>
    <w:rsid w:val="0074714F"/>
    <w:rsid w:val="007473D1"/>
    <w:rsid w:val="007509C0"/>
    <w:rsid w:val="0075296D"/>
    <w:rsid w:val="00753E3A"/>
    <w:rsid w:val="0075434F"/>
    <w:rsid w:val="00756206"/>
    <w:rsid w:val="007564A4"/>
    <w:rsid w:val="00756BD2"/>
    <w:rsid w:val="007572E5"/>
    <w:rsid w:val="007636B6"/>
    <w:rsid w:val="00763E1F"/>
    <w:rsid w:val="00765CEC"/>
    <w:rsid w:val="00766200"/>
    <w:rsid w:val="0077023A"/>
    <w:rsid w:val="00770C60"/>
    <w:rsid w:val="00770DA2"/>
    <w:rsid w:val="00771681"/>
    <w:rsid w:val="00771C77"/>
    <w:rsid w:val="00771F9E"/>
    <w:rsid w:val="00775493"/>
    <w:rsid w:val="00775B16"/>
    <w:rsid w:val="00775BD4"/>
    <w:rsid w:val="00782FBE"/>
    <w:rsid w:val="00784BF3"/>
    <w:rsid w:val="00784FC2"/>
    <w:rsid w:val="00785424"/>
    <w:rsid w:val="00787B3B"/>
    <w:rsid w:val="00787BA0"/>
    <w:rsid w:val="00790239"/>
    <w:rsid w:val="0079120F"/>
    <w:rsid w:val="00792612"/>
    <w:rsid w:val="00795D01"/>
    <w:rsid w:val="007965F2"/>
    <w:rsid w:val="00796A29"/>
    <w:rsid w:val="007971AB"/>
    <w:rsid w:val="007A04B0"/>
    <w:rsid w:val="007A0BB4"/>
    <w:rsid w:val="007A2724"/>
    <w:rsid w:val="007A5A5B"/>
    <w:rsid w:val="007A7EDD"/>
    <w:rsid w:val="007B0954"/>
    <w:rsid w:val="007B1210"/>
    <w:rsid w:val="007B1C7E"/>
    <w:rsid w:val="007B225D"/>
    <w:rsid w:val="007B30A0"/>
    <w:rsid w:val="007B49D7"/>
    <w:rsid w:val="007B4CB4"/>
    <w:rsid w:val="007B5163"/>
    <w:rsid w:val="007B5336"/>
    <w:rsid w:val="007B62A9"/>
    <w:rsid w:val="007B6A9C"/>
    <w:rsid w:val="007B7423"/>
    <w:rsid w:val="007C2B09"/>
    <w:rsid w:val="007C35D6"/>
    <w:rsid w:val="007C3892"/>
    <w:rsid w:val="007C4CB3"/>
    <w:rsid w:val="007C4CFA"/>
    <w:rsid w:val="007C5AAA"/>
    <w:rsid w:val="007C620B"/>
    <w:rsid w:val="007C64E0"/>
    <w:rsid w:val="007C751D"/>
    <w:rsid w:val="007C7A53"/>
    <w:rsid w:val="007D0DA6"/>
    <w:rsid w:val="007D1273"/>
    <w:rsid w:val="007D1D7D"/>
    <w:rsid w:val="007D201F"/>
    <w:rsid w:val="007D273D"/>
    <w:rsid w:val="007D3EF3"/>
    <w:rsid w:val="007D4AA2"/>
    <w:rsid w:val="007D585F"/>
    <w:rsid w:val="007D7B8F"/>
    <w:rsid w:val="007E0A5F"/>
    <w:rsid w:val="007E10FD"/>
    <w:rsid w:val="007E20E3"/>
    <w:rsid w:val="007E2539"/>
    <w:rsid w:val="007E2992"/>
    <w:rsid w:val="007E2FCF"/>
    <w:rsid w:val="007E4030"/>
    <w:rsid w:val="007E5337"/>
    <w:rsid w:val="007E736D"/>
    <w:rsid w:val="007F053B"/>
    <w:rsid w:val="007F07E2"/>
    <w:rsid w:val="007F1178"/>
    <w:rsid w:val="007F2B5E"/>
    <w:rsid w:val="007F302E"/>
    <w:rsid w:val="007F30D2"/>
    <w:rsid w:val="007F3A10"/>
    <w:rsid w:val="007F3A89"/>
    <w:rsid w:val="007F5AD4"/>
    <w:rsid w:val="007F682C"/>
    <w:rsid w:val="007F6E76"/>
    <w:rsid w:val="007F7CD8"/>
    <w:rsid w:val="008003BF"/>
    <w:rsid w:val="008012FD"/>
    <w:rsid w:val="00801A31"/>
    <w:rsid w:val="00802D75"/>
    <w:rsid w:val="008038F9"/>
    <w:rsid w:val="00804A4E"/>
    <w:rsid w:val="0080560C"/>
    <w:rsid w:val="008068D3"/>
    <w:rsid w:val="008069C8"/>
    <w:rsid w:val="00807A5E"/>
    <w:rsid w:val="00807CF4"/>
    <w:rsid w:val="00807FF8"/>
    <w:rsid w:val="00810760"/>
    <w:rsid w:val="00810D37"/>
    <w:rsid w:val="00811071"/>
    <w:rsid w:val="00811BA9"/>
    <w:rsid w:val="00811D37"/>
    <w:rsid w:val="00811FAB"/>
    <w:rsid w:val="00813A83"/>
    <w:rsid w:val="00813EBD"/>
    <w:rsid w:val="0081480D"/>
    <w:rsid w:val="00815961"/>
    <w:rsid w:val="00815E53"/>
    <w:rsid w:val="00817473"/>
    <w:rsid w:val="00820490"/>
    <w:rsid w:val="00820D1F"/>
    <w:rsid w:val="00824672"/>
    <w:rsid w:val="0082480B"/>
    <w:rsid w:val="0082501F"/>
    <w:rsid w:val="00825302"/>
    <w:rsid w:val="00825922"/>
    <w:rsid w:val="00825E33"/>
    <w:rsid w:val="008268FF"/>
    <w:rsid w:val="0082694C"/>
    <w:rsid w:val="00826FC7"/>
    <w:rsid w:val="008275B9"/>
    <w:rsid w:val="008303AD"/>
    <w:rsid w:val="00831859"/>
    <w:rsid w:val="00831F6B"/>
    <w:rsid w:val="0083226C"/>
    <w:rsid w:val="008338F8"/>
    <w:rsid w:val="00841207"/>
    <w:rsid w:val="00841A90"/>
    <w:rsid w:val="00841F1B"/>
    <w:rsid w:val="008435F7"/>
    <w:rsid w:val="008436BE"/>
    <w:rsid w:val="00843CA3"/>
    <w:rsid w:val="00845099"/>
    <w:rsid w:val="00845A47"/>
    <w:rsid w:val="00845DCD"/>
    <w:rsid w:val="00845F31"/>
    <w:rsid w:val="00845F91"/>
    <w:rsid w:val="00846C2E"/>
    <w:rsid w:val="008471DA"/>
    <w:rsid w:val="00850E48"/>
    <w:rsid w:val="008533AF"/>
    <w:rsid w:val="00853DC2"/>
    <w:rsid w:val="00854045"/>
    <w:rsid w:val="00854820"/>
    <w:rsid w:val="0085496D"/>
    <w:rsid w:val="008557BF"/>
    <w:rsid w:val="0085621C"/>
    <w:rsid w:val="008563FE"/>
    <w:rsid w:val="0085799D"/>
    <w:rsid w:val="0086005E"/>
    <w:rsid w:val="00861A2B"/>
    <w:rsid w:val="00863B23"/>
    <w:rsid w:val="00866B7A"/>
    <w:rsid w:val="00867AA3"/>
    <w:rsid w:val="00871A14"/>
    <w:rsid w:val="00872B64"/>
    <w:rsid w:val="00874A97"/>
    <w:rsid w:val="00874D2E"/>
    <w:rsid w:val="008752AB"/>
    <w:rsid w:val="00876099"/>
    <w:rsid w:val="00876F5F"/>
    <w:rsid w:val="00880FC7"/>
    <w:rsid w:val="008816BB"/>
    <w:rsid w:val="008818CD"/>
    <w:rsid w:val="00882915"/>
    <w:rsid w:val="00882E03"/>
    <w:rsid w:val="0088355A"/>
    <w:rsid w:val="008839A3"/>
    <w:rsid w:val="00890627"/>
    <w:rsid w:val="00891850"/>
    <w:rsid w:val="008933C1"/>
    <w:rsid w:val="00893E83"/>
    <w:rsid w:val="00894C0F"/>
    <w:rsid w:val="008950EF"/>
    <w:rsid w:val="00895807"/>
    <w:rsid w:val="008A0E39"/>
    <w:rsid w:val="008A4535"/>
    <w:rsid w:val="008A6CE7"/>
    <w:rsid w:val="008A7D21"/>
    <w:rsid w:val="008B0673"/>
    <w:rsid w:val="008B1C97"/>
    <w:rsid w:val="008B1E0B"/>
    <w:rsid w:val="008B3F71"/>
    <w:rsid w:val="008B4579"/>
    <w:rsid w:val="008B4B98"/>
    <w:rsid w:val="008B4F58"/>
    <w:rsid w:val="008B66BF"/>
    <w:rsid w:val="008B7E68"/>
    <w:rsid w:val="008B7FF2"/>
    <w:rsid w:val="008C01F6"/>
    <w:rsid w:val="008C10E1"/>
    <w:rsid w:val="008C1D68"/>
    <w:rsid w:val="008C2CAA"/>
    <w:rsid w:val="008C3CAC"/>
    <w:rsid w:val="008C7B8B"/>
    <w:rsid w:val="008D1010"/>
    <w:rsid w:val="008D1365"/>
    <w:rsid w:val="008D37E9"/>
    <w:rsid w:val="008D45F7"/>
    <w:rsid w:val="008D7823"/>
    <w:rsid w:val="008D7E00"/>
    <w:rsid w:val="008E03E8"/>
    <w:rsid w:val="008E1F7C"/>
    <w:rsid w:val="008E22A6"/>
    <w:rsid w:val="008E2F85"/>
    <w:rsid w:val="008E349D"/>
    <w:rsid w:val="008E3B69"/>
    <w:rsid w:val="008E41E2"/>
    <w:rsid w:val="008E4405"/>
    <w:rsid w:val="008E44D6"/>
    <w:rsid w:val="008F0104"/>
    <w:rsid w:val="008F0794"/>
    <w:rsid w:val="008F1E9A"/>
    <w:rsid w:val="008F2837"/>
    <w:rsid w:val="008F48F5"/>
    <w:rsid w:val="008F4A1B"/>
    <w:rsid w:val="008F4ECC"/>
    <w:rsid w:val="008F6088"/>
    <w:rsid w:val="008F61D3"/>
    <w:rsid w:val="008F67F4"/>
    <w:rsid w:val="008F75BE"/>
    <w:rsid w:val="00900CA3"/>
    <w:rsid w:val="00901FA5"/>
    <w:rsid w:val="00902174"/>
    <w:rsid w:val="009026FB"/>
    <w:rsid w:val="00902D56"/>
    <w:rsid w:val="00903526"/>
    <w:rsid w:val="009039C7"/>
    <w:rsid w:val="009042CE"/>
    <w:rsid w:val="0090516E"/>
    <w:rsid w:val="00905312"/>
    <w:rsid w:val="00907898"/>
    <w:rsid w:val="00907DD4"/>
    <w:rsid w:val="00910D8C"/>
    <w:rsid w:val="00911732"/>
    <w:rsid w:val="00912437"/>
    <w:rsid w:val="009140CC"/>
    <w:rsid w:val="009147FB"/>
    <w:rsid w:val="0091494E"/>
    <w:rsid w:val="00914B16"/>
    <w:rsid w:val="009154A5"/>
    <w:rsid w:val="00915AD2"/>
    <w:rsid w:val="00915BC1"/>
    <w:rsid w:val="00916881"/>
    <w:rsid w:val="00921FB6"/>
    <w:rsid w:val="009232A9"/>
    <w:rsid w:val="0092349C"/>
    <w:rsid w:val="0092451C"/>
    <w:rsid w:val="00924720"/>
    <w:rsid w:val="009249A0"/>
    <w:rsid w:val="00925412"/>
    <w:rsid w:val="0092560C"/>
    <w:rsid w:val="00926459"/>
    <w:rsid w:val="00926ABB"/>
    <w:rsid w:val="009343B9"/>
    <w:rsid w:val="009369F0"/>
    <w:rsid w:val="00937AEF"/>
    <w:rsid w:val="0094072F"/>
    <w:rsid w:val="00940C23"/>
    <w:rsid w:val="0094137A"/>
    <w:rsid w:val="009415F3"/>
    <w:rsid w:val="00943136"/>
    <w:rsid w:val="009438AD"/>
    <w:rsid w:val="009441C3"/>
    <w:rsid w:val="009448EE"/>
    <w:rsid w:val="009450F8"/>
    <w:rsid w:val="0094513C"/>
    <w:rsid w:val="009454D6"/>
    <w:rsid w:val="009465EA"/>
    <w:rsid w:val="00946AE4"/>
    <w:rsid w:val="00950343"/>
    <w:rsid w:val="00952542"/>
    <w:rsid w:val="00953CE1"/>
    <w:rsid w:val="00955BFA"/>
    <w:rsid w:val="00956103"/>
    <w:rsid w:val="00956FD7"/>
    <w:rsid w:val="00962582"/>
    <w:rsid w:val="00962948"/>
    <w:rsid w:val="009630C5"/>
    <w:rsid w:val="00965062"/>
    <w:rsid w:val="0096568D"/>
    <w:rsid w:val="00967593"/>
    <w:rsid w:val="00967930"/>
    <w:rsid w:val="009713CF"/>
    <w:rsid w:val="0097176D"/>
    <w:rsid w:val="00972D8E"/>
    <w:rsid w:val="00972F02"/>
    <w:rsid w:val="0097389F"/>
    <w:rsid w:val="00974589"/>
    <w:rsid w:val="00974AF1"/>
    <w:rsid w:val="00976050"/>
    <w:rsid w:val="0097694A"/>
    <w:rsid w:val="0097738B"/>
    <w:rsid w:val="009773AB"/>
    <w:rsid w:val="0097787C"/>
    <w:rsid w:val="009800D8"/>
    <w:rsid w:val="00980B56"/>
    <w:rsid w:val="00981F72"/>
    <w:rsid w:val="00983164"/>
    <w:rsid w:val="00984B7B"/>
    <w:rsid w:val="00984FEA"/>
    <w:rsid w:val="009854DB"/>
    <w:rsid w:val="0098556D"/>
    <w:rsid w:val="00985968"/>
    <w:rsid w:val="009859F2"/>
    <w:rsid w:val="0098675F"/>
    <w:rsid w:val="00986A47"/>
    <w:rsid w:val="00987032"/>
    <w:rsid w:val="00987C55"/>
    <w:rsid w:val="009907C6"/>
    <w:rsid w:val="009908C8"/>
    <w:rsid w:val="009912CB"/>
    <w:rsid w:val="009927A0"/>
    <w:rsid w:val="009946D1"/>
    <w:rsid w:val="009957CB"/>
    <w:rsid w:val="00997223"/>
    <w:rsid w:val="009A046C"/>
    <w:rsid w:val="009A1FBA"/>
    <w:rsid w:val="009A467B"/>
    <w:rsid w:val="009A4A63"/>
    <w:rsid w:val="009A678F"/>
    <w:rsid w:val="009A701E"/>
    <w:rsid w:val="009A7CE2"/>
    <w:rsid w:val="009B008B"/>
    <w:rsid w:val="009B0747"/>
    <w:rsid w:val="009B1C4E"/>
    <w:rsid w:val="009B2A83"/>
    <w:rsid w:val="009B4930"/>
    <w:rsid w:val="009B61C1"/>
    <w:rsid w:val="009B7EC8"/>
    <w:rsid w:val="009C2E4C"/>
    <w:rsid w:val="009C3C06"/>
    <w:rsid w:val="009C475B"/>
    <w:rsid w:val="009C49CB"/>
    <w:rsid w:val="009C5371"/>
    <w:rsid w:val="009C7E56"/>
    <w:rsid w:val="009D0B2A"/>
    <w:rsid w:val="009D1375"/>
    <w:rsid w:val="009D1731"/>
    <w:rsid w:val="009D1EF2"/>
    <w:rsid w:val="009D24E8"/>
    <w:rsid w:val="009D47E1"/>
    <w:rsid w:val="009D5207"/>
    <w:rsid w:val="009D5E80"/>
    <w:rsid w:val="009D767B"/>
    <w:rsid w:val="009D7BC3"/>
    <w:rsid w:val="009E039A"/>
    <w:rsid w:val="009E040A"/>
    <w:rsid w:val="009E05C6"/>
    <w:rsid w:val="009E06B9"/>
    <w:rsid w:val="009E1DD4"/>
    <w:rsid w:val="009E2AB5"/>
    <w:rsid w:val="009E4528"/>
    <w:rsid w:val="009E543D"/>
    <w:rsid w:val="009E588D"/>
    <w:rsid w:val="009E58EB"/>
    <w:rsid w:val="009E5E46"/>
    <w:rsid w:val="009E5FD1"/>
    <w:rsid w:val="009E6709"/>
    <w:rsid w:val="009F1FE6"/>
    <w:rsid w:val="009F42D7"/>
    <w:rsid w:val="009F4EA3"/>
    <w:rsid w:val="009F4F51"/>
    <w:rsid w:val="009F525E"/>
    <w:rsid w:val="009F58D8"/>
    <w:rsid w:val="009F5E7C"/>
    <w:rsid w:val="009F5EFB"/>
    <w:rsid w:val="009F6594"/>
    <w:rsid w:val="009F6EF0"/>
    <w:rsid w:val="009F763D"/>
    <w:rsid w:val="00A010E7"/>
    <w:rsid w:val="00A031D4"/>
    <w:rsid w:val="00A03443"/>
    <w:rsid w:val="00A03F3B"/>
    <w:rsid w:val="00A04C08"/>
    <w:rsid w:val="00A057F9"/>
    <w:rsid w:val="00A06260"/>
    <w:rsid w:val="00A06E73"/>
    <w:rsid w:val="00A078C2"/>
    <w:rsid w:val="00A11E1F"/>
    <w:rsid w:val="00A12FA1"/>
    <w:rsid w:val="00A139D1"/>
    <w:rsid w:val="00A172C3"/>
    <w:rsid w:val="00A21043"/>
    <w:rsid w:val="00A211D3"/>
    <w:rsid w:val="00A21408"/>
    <w:rsid w:val="00A24510"/>
    <w:rsid w:val="00A24A21"/>
    <w:rsid w:val="00A26EAA"/>
    <w:rsid w:val="00A2784E"/>
    <w:rsid w:val="00A27C2C"/>
    <w:rsid w:val="00A27C66"/>
    <w:rsid w:val="00A27D28"/>
    <w:rsid w:val="00A3202C"/>
    <w:rsid w:val="00A32B6F"/>
    <w:rsid w:val="00A32B74"/>
    <w:rsid w:val="00A3348C"/>
    <w:rsid w:val="00A35BB4"/>
    <w:rsid w:val="00A366FF"/>
    <w:rsid w:val="00A3784E"/>
    <w:rsid w:val="00A40081"/>
    <w:rsid w:val="00A400B0"/>
    <w:rsid w:val="00A4017E"/>
    <w:rsid w:val="00A43410"/>
    <w:rsid w:val="00A4672F"/>
    <w:rsid w:val="00A46869"/>
    <w:rsid w:val="00A47761"/>
    <w:rsid w:val="00A50741"/>
    <w:rsid w:val="00A51381"/>
    <w:rsid w:val="00A529BF"/>
    <w:rsid w:val="00A52B39"/>
    <w:rsid w:val="00A53378"/>
    <w:rsid w:val="00A53A84"/>
    <w:rsid w:val="00A53D1A"/>
    <w:rsid w:val="00A550C1"/>
    <w:rsid w:val="00A5642B"/>
    <w:rsid w:val="00A57645"/>
    <w:rsid w:val="00A5790A"/>
    <w:rsid w:val="00A60309"/>
    <w:rsid w:val="00A60B72"/>
    <w:rsid w:val="00A62577"/>
    <w:rsid w:val="00A630CA"/>
    <w:rsid w:val="00A64B05"/>
    <w:rsid w:val="00A65FDD"/>
    <w:rsid w:val="00A6669C"/>
    <w:rsid w:val="00A67290"/>
    <w:rsid w:val="00A67E2A"/>
    <w:rsid w:val="00A704D3"/>
    <w:rsid w:val="00A70C10"/>
    <w:rsid w:val="00A72E3E"/>
    <w:rsid w:val="00A72FAD"/>
    <w:rsid w:val="00A7343A"/>
    <w:rsid w:val="00A75BA5"/>
    <w:rsid w:val="00A75CA9"/>
    <w:rsid w:val="00A75CFF"/>
    <w:rsid w:val="00A762C1"/>
    <w:rsid w:val="00A76919"/>
    <w:rsid w:val="00A76EDF"/>
    <w:rsid w:val="00A77A94"/>
    <w:rsid w:val="00A8040C"/>
    <w:rsid w:val="00A8095D"/>
    <w:rsid w:val="00A80F0F"/>
    <w:rsid w:val="00A824DD"/>
    <w:rsid w:val="00A83486"/>
    <w:rsid w:val="00A84593"/>
    <w:rsid w:val="00A84AF8"/>
    <w:rsid w:val="00A84CEA"/>
    <w:rsid w:val="00A852A6"/>
    <w:rsid w:val="00A858DE"/>
    <w:rsid w:val="00A85D57"/>
    <w:rsid w:val="00A86172"/>
    <w:rsid w:val="00A86A28"/>
    <w:rsid w:val="00A90395"/>
    <w:rsid w:val="00A90E9D"/>
    <w:rsid w:val="00A913CF"/>
    <w:rsid w:val="00A91A5F"/>
    <w:rsid w:val="00A926D8"/>
    <w:rsid w:val="00A945F5"/>
    <w:rsid w:val="00A964EA"/>
    <w:rsid w:val="00A966F6"/>
    <w:rsid w:val="00A979B6"/>
    <w:rsid w:val="00AA09D7"/>
    <w:rsid w:val="00AA0D33"/>
    <w:rsid w:val="00AA1393"/>
    <w:rsid w:val="00AA21EB"/>
    <w:rsid w:val="00AA2758"/>
    <w:rsid w:val="00AA390E"/>
    <w:rsid w:val="00AA410B"/>
    <w:rsid w:val="00AA546A"/>
    <w:rsid w:val="00AA577A"/>
    <w:rsid w:val="00AA5D41"/>
    <w:rsid w:val="00AA72A8"/>
    <w:rsid w:val="00AB29FC"/>
    <w:rsid w:val="00AB31E4"/>
    <w:rsid w:val="00AB3DA0"/>
    <w:rsid w:val="00AB4121"/>
    <w:rsid w:val="00AB636D"/>
    <w:rsid w:val="00AB6387"/>
    <w:rsid w:val="00AB64FA"/>
    <w:rsid w:val="00AB75A1"/>
    <w:rsid w:val="00AC0EB6"/>
    <w:rsid w:val="00AC2066"/>
    <w:rsid w:val="00AC42B1"/>
    <w:rsid w:val="00AC45A2"/>
    <w:rsid w:val="00AC4894"/>
    <w:rsid w:val="00AC4D45"/>
    <w:rsid w:val="00AC4E91"/>
    <w:rsid w:val="00AC585F"/>
    <w:rsid w:val="00AD2664"/>
    <w:rsid w:val="00AD3110"/>
    <w:rsid w:val="00AD4899"/>
    <w:rsid w:val="00AD5E77"/>
    <w:rsid w:val="00AD635A"/>
    <w:rsid w:val="00AD694F"/>
    <w:rsid w:val="00AD6C51"/>
    <w:rsid w:val="00AE1777"/>
    <w:rsid w:val="00AE3007"/>
    <w:rsid w:val="00AE3E8B"/>
    <w:rsid w:val="00AE4091"/>
    <w:rsid w:val="00AE53E9"/>
    <w:rsid w:val="00AE6125"/>
    <w:rsid w:val="00AE7097"/>
    <w:rsid w:val="00AF1256"/>
    <w:rsid w:val="00AF22F5"/>
    <w:rsid w:val="00AF2CF2"/>
    <w:rsid w:val="00AF31DF"/>
    <w:rsid w:val="00AF401D"/>
    <w:rsid w:val="00AF4FC7"/>
    <w:rsid w:val="00AF5BBC"/>
    <w:rsid w:val="00AF6BC4"/>
    <w:rsid w:val="00B01792"/>
    <w:rsid w:val="00B031F8"/>
    <w:rsid w:val="00B04280"/>
    <w:rsid w:val="00B04D4A"/>
    <w:rsid w:val="00B0560A"/>
    <w:rsid w:val="00B05964"/>
    <w:rsid w:val="00B06D2E"/>
    <w:rsid w:val="00B07511"/>
    <w:rsid w:val="00B07A1C"/>
    <w:rsid w:val="00B07D5B"/>
    <w:rsid w:val="00B1008A"/>
    <w:rsid w:val="00B120AC"/>
    <w:rsid w:val="00B1266D"/>
    <w:rsid w:val="00B1290D"/>
    <w:rsid w:val="00B13FE9"/>
    <w:rsid w:val="00B1469E"/>
    <w:rsid w:val="00B147B5"/>
    <w:rsid w:val="00B16E8C"/>
    <w:rsid w:val="00B173DD"/>
    <w:rsid w:val="00B1757A"/>
    <w:rsid w:val="00B17AB0"/>
    <w:rsid w:val="00B21924"/>
    <w:rsid w:val="00B21E35"/>
    <w:rsid w:val="00B22608"/>
    <w:rsid w:val="00B22E8C"/>
    <w:rsid w:val="00B23017"/>
    <w:rsid w:val="00B23EBF"/>
    <w:rsid w:val="00B23F18"/>
    <w:rsid w:val="00B24610"/>
    <w:rsid w:val="00B24682"/>
    <w:rsid w:val="00B263A0"/>
    <w:rsid w:val="00B26C79"/>
    <w:rsid w:val="00B27CE1"/>
    <w:rsid w:val="00B304F5"/>
    <w:rsid w:val="00B31129"/>
    <w:rsid w:val="00B3127B"/>
    <w:rsid w:val="00B31C1D"/>
    <w:rsid w:val="00B31EC3"/>
    <w:rsid w:val="00B3412E"/>
    <w:rsid w:val="00B3452C"/>
    <w:rsid w:val="00B37D7F"/>
    <w:rsid w:val="00B4079B"/>
    <w:rsid w:val="00B43415"/>
    <w:rsid w:val="00B44303"/>
    <w:rsid w:val="00B4471B"/>
    <w:rsid w:val="00B51483"/>
    <w:rsid w:val="00B52136"/>
    <w:rsid w:val="00B52DDB"/>
    <w:rsid w:val="00B539D0"/>
    <w:rsid w:val="00B53D9D"/>
    <w:rsid w:val="00B55153"/>
    <w:rsid w:val="00B5565E"/>
    <w:rsid w:val="00B56747"/>
    <w:rsid w:val="00B5687D"/>
    <w:rsid w:val="00B607D9"/>
    <w:rsid w:val="00B61C38"/>
    <w:rsid w:val="00B64190"/>
    <w:rsid w:val="00B649F4"/>
    <w:rsid w:val="00B64A6A"/>
    <w:rsid w:val="00B73CB9"/>
    <w:rsid w:val="00B74ADE"/>
    <w:rsid w:val="00B7541C"/>
    <w:rsid w:val="00B75534"/>
    <w:rsid w:val="00B768BA"/>
    <w:rsid w:val="00B77D16"/>
    <w:rsid w:val="00B8094A"/>
    <w:rsid w:val="00B81A63"/>
    <w:rsid w:val="00B83AB6"/>
    <w:rsid w:val="00B846DF"/>
    <w:rsid w:val="00B8555F"/>
    <w:rsid w:val="00B8561D"/>
    <w:rsid w:val="00B86361"/>
    <w:rsid w:val="00B866D5"/>
    <w:rsid w:val="00B86A2B"/>
    <w:rsid w:val="00B86E84"/>
    <w:rsid w:val="00B8721B"/>
    <w:rsid w:val="00B8750D"/>
    <w:rsid w:val="00B90055"/>
    <w:rsid w:val="00B90848"/>
    <w:rsid w:val="00B928EA"/>
    <w:rsid w:val="00B92C0C"/>
    <w:rsid w:val="00B93C6B"/>
    <w:rsid w:val="00B93CB6"/>
    <w:rsid w:val="00B94484"/>
    <w:rsid w:val="00B9484C"/>
    <w:rsid w:val="00B959ED"/>
    <w:rsid w:val="00B96CA4"/>
    <w:rsid w:val="00B9732A"/>
    <w:rsid w:val="00BA0594"/>
    <w:rsid w:val="00BA0860"/>
    <w:rsid w:val="00BA08D9"/>
    <w:rsid w:val="00BA092C"/>
    <w:rsid w:val="00BA1981"/>
    <w:rsid w:val="00BA26C4"/>
    <w:rsid w:val="00BA377F"/>
    <w:rsid w:val="00BA383C"/>
    <w:rsid w:val="00BB05C1"/>
    <w:rsid w:val="00BB06AF"/>
    <w:rsid w:val="00BB07C0"/>
    <w:rsid w:val="00BB0B40"/>
    <w:rsid w:val="00BB12AD"/>
    <w:rsid w:val="00BB160E"/>
    <w:rsid w:val="00BB1B4E"/>
    <w:rsid w:val="00BB1ED2"/>
    <w:rsid w:val="00BB2293"/>
    <w:rsid w:val="00BB2E37"/>
    <w:rsid w:val="00BB5F65"/>
    <w:rsid w:val="00BB65D3"/>
    <w:rsid w:val="00BB6D0C"/>
    <w:rsid w:val="00BB7D13"/>
    <w:rsid w:val="00BC1955"/>
    <w:rsid w:val="00BC26A6"/>
    <w:rsid w:val="00BC2D6F"/>
    <w:rsid w:val="00BC43F0"/>
    <w:rsid w:val="00BC4CD4"/>
    <w:rsid w:val="00BC62FB"/>
    <w:rsid w:val="00BC717F"/>
    <w:rsid w:val="00BC7314"/>
    <w:rsid w:val="00BD120D"/>
    <w:rsid w:val="00BD20F1"/>
    <w:rsid w:val="00BD2180"/>
    <w:rsid w:val="00BD2758"/>
    <w:rsid w:val="00BD2C13"/>
    <w:rsid w:val="00BD3DC1"/>
    <w:rsid w:val="00BD3F9B"/>
    <w:rsid w:val="00BD492D"/>
    <w:rsid w:val="00BD6A96"/>
    <w:rsid w:val="00BE1094"/>
    <w:rsid w:val="00BE2818"/>
    <w:rsid w:val="00BE3564"/>
    <w:rsid w:val="00BE4CFD"/>
    <w:rsid w:val="00BE51FE"/>
    <w:rsid w:val="00BE554F"/>
    <w:rsid w:val="00BE74B5"/>
    <w:rsid w:val="00BF0654"/>
    <w:rsid w:val="00BF0CED"/>
    <w:rsid w:val="00BF32B6"/>
    <w:rsid w:val="00BF43AF"/>
    <w:rsid w:val="00BF596B"/>
    <w:rsid w:val="00C035AC"/>
    <w:rsid w:val="00C03758"/>
    <w:rsid w:val="00C07B32"/>
    <w:rsid w:val="00C1114E"/>
    <w:rsid w:val="00C1296A"/>
    <w:rsid w:val="00C13AEC"/>
    <w:rsid w:val="00C148A6"/>
    <w:rsid w:val="00C16337"/>
    <w:rsid w:val="00C16700"/>
    <w:rsid w:val="00C178C4"/>
    <w:rsid w:val="00C20834"/>
    <w:rsid w:val="00C20FA0"/>
    <w:rsid w:val="00C22CA2"/>
    <w:rsid w:val="00C23229"/>
    <w:rsid w:val="00C23A5E"/>
    <w:rsid w:val="00C24B9F"/>
    <w:rsid w:val="00C256F3"/>
    <w:rsid w:val="00C2598D"/>
    <w:rsid w:val="00C26098"/>
    <w:rsid w:val="00C2622B"/>
    <w:rsid w:val="00C2670C"/>
    <w:rsid w:val="00C26E9D"/>
    <w:rsid w:val="00C27561"/>
    <w:rsid w:val="00C302CB"/>
    <w:rsid w:val="00C30830"/>
    <w:rsid w:val="00C30FEE"/>
    <w:rsid w:val="00C33381"/>
    <w:rsid w:val="00C33401"/>
    <w:rsid w:val="00C3509F"/>
    <w:rsid w:val="00C3537F"/>
    <w:rsid w:val="00C35994"/>
    <w:rsid w:val="00C35D1A"/>
    <w:rsid w:val="00C35DED"/>
    <w:rsid w:val="00C419A6"/>
    <w:rsid w:val="00C42968"/>
    <w:rsid w:val="00C43094"/>
    <w:rsid w:val="00C430CD"/>
    <w:rsid w:val="00C454F6"/>
    <w:rsid w:val="00C478DB"/>
    <w:rsid w:val="00C47BC2"/>
    <w:rsid w:val="00C501A6"/>
    <w:rsid w:val="00C521F2"/>
    <w:rsid w:val="00C52E81"/>
    <w:rsid w:val="00C52E92"/>
    <w:rsid w:val="00C537AC"/>
    <w:rsid w:val="00C54876"/>
    <w:rsid w:val="00C56E28"/>
    <w:rsid w:val="00C56FAD"/>
    <w:rsid w:val="00C57EF3"/>
    <w:rsid w:val="00C60146"/>
    <w:rsid w:val="00C6053B"/>
    <w:rsid w:val="00C6184B"/>
    <w:rsid w:val="00C62D75"/>
    <w:rsid w:val="00C62EBE"/>
    <w:rsid w:val="00C63024"/>
    <w:rsid w:val="00C64183"/>
    <w:rsid w:val="00C64CDB"/>
    <w:rsid w:val="00C64F94"/>
    <w:rsid w:val="00C660B1"/>
    <w:rsid w:val="00C660BD"/>
    <w:rsid w:val="00C70D68"/>
    <w:rsid w:val="00C7127A"/>
    <w:rsid w:val="00C7215A"/>
    <w:rsid w:val="00C725F7"/>
    <w:rsid w:val="00C72D9E"/>
    <w:rsid w:val="00C74EA9"/>
    <w:rsid w:val="00C753C8"/>
    <w:rsid w:val="00C76CBF"/>
    <w:rsid w:val="00C76FF5"/>
    <w:rsid w:val="00C77229"/>
    <w:rsid w:val="00C779D5"/>
    <w:rsid w:val="00C77E09"/>
    <w:rsid w:val="00C803A3"/>
    <w:rsid w:val="00C805A1"/>
    <w:rsid w:val="00C80E8F"/>
    <w:rsid w:val="00C816E9"/>
    <w:rsid w:val="00C82DC2"/>
    <w:rsid w:val="00C83870"/>
    <w:rsid w:val="00C83D1E"/>
    <w:rsid w:val="00C83EA1"/>
    <w:rsid w:val="00C846F9"/>
    <w:rsid w:val="00C84936"/>
    <w:rsid w:val="00C84EA2"/>
    <w:rsid w:val="00C84FD8"/>
    <w:rsid w:val="00C850A4"/>
    <w:rsid w:val="00C87AB2"/>
    <w:rsid w:val="00C87D86"/>
    <w:rsid w:val="00C9006C"/>
    <w:rsid w:val="00C904B1"/>
    <w:rsid w:val="00C9360D"/>
    <w:rsid w:val="00C937B1"/>
    <w:rsid w:val="00C95098"/>
    <w:rsid w:val="00C95893"/>
    <w:rsid w:val="00C962E8"/>
    <w:rsid w:val="00C973D2"/>
    <w:rsid w:val="00CA013D"/>
    <w:rsid w:val="00CA06E1"/>
    <w:rsid w:val="00CA2BEE"/>
    <w:rsid w:val="00CA3CF5"/>
    <w:rsid w:val="00CA42C5"/>
    <w:rsid w:val="00CA48CC"/>
    <w:rsid w:val="00CA6120"/>
    <w:rsid w:val="00CA6F5A"/>
    <w:rsid w:val="00CA75CE"/>
    <w:rsid w:val="00CA7F14"/>
    <w:rsid w:val="00CB04C1"/>
    <w:rsid w:val="00CB3158"/>
    <w:rsid w:val="00CB459C"/>
    <w:rsid w:val="00CB4B9A"/>
    <w:rsid w:val="00CB5E57"/>
    <w:rsid w:val="00CC30A7"/>
    <w:rsid w:val="00CC3699"/>
    <w:rsid w:val="00CC36F3"/>
    <w:rsid w:val="00CC5604"/>
    <w:rsid w:val="00CC5901"/>
    <w:rsid w:val="00CC626B"/>
    <w:rsid w:val="00CC63FB"/>
    <w:rsid w:val="00CD021C"/>
    <w:rsid w:val="00CD0527"/>
    <w:rsid w:val="00CD1390"/>
    <w:rsid w:val="00CD153A"/>
    <w:rsid w:val="00CD1800"/>
    <w:rsid w:val="00CD1D25"/>
    <w:rsid w:val="00CD33F0"/>
    <w:rsid w:val="00CD3C67"/>
    <w:rsid w:val="00CD4670"/>
    <w:rsid w:val="00CD4830"/>
    <w:rsid w:val="00CD5264"/>
    <w:rsid w:val="00CD54D0"/>
    <w:rsid w:val="00CD7107"/>
    <w:rsid w:val="00CD742A"/>
    <w:rsid w:val="00CD750B"/>
    <w:rsid w:val="00CD7CE6"/>
    <w:rsid w:val="00CE1238"/>
    <w:rsid w:val="00CE1EBE"/>
    <w:rsid w:val="00CE22CD"/>
    <w:rsid w:val="00CE282F"/>
    <w:rsid w:val="00CE419F"/>
    <w:rsid w:val="00CE4805"/>
    <w:rsid w:val="00CE4EAF"/>
    <w:rsid w:val="00CE70E5"/>
    <w:rsid w:val="00CE7704"/>
    <w:rsid w:val="00CF0373"/>
    <w:rsid w:val="00CF1318"/>
    <w:rsid w:val="00CF19F1"/>
    <w:rsid w:val="00CF285B"/>
    <w:rsid w:val="00CF4CFA"/>
    <w:rsid w:val="00CF55A4"/>
    <w:rsid w:val="00CF61E7"/>
    <w:rsid w:val="00CF6E22"/>
    <w:rsid w:val="00CF6F3B"/>
    <w:rsid w:val="00D00A0F"/>
    <w:rsid w:val="00D02A13"/>
    <w:rsid w:val="00D03993"/>
    <w:rsid w:val="00D0435A"/>
    <w:rsid w:val="00D048B4"/>
    <w:rsid w:val="00D057FB"/>
    <w:rsid w:val="00D05F78"/>
    <w:rsid w:val="00D0650A"/>
    <w:rsid w:val="00D06A54"/>
    <w:rsid w:val="00D07969"/>
    <w:rsid w:val="00D1153C"/>
    <w:rsid w:val="00D11C53"/>
    <w:rsid w:val="00D12088"/>
    <w:rsid w:val="00D128BF"/>
    <w:rsid w:val="00D13F4A"/>
    <w:rsid w:val="00D1536A"/>
    <w:rsid w:val="00D16C8F"/>
    <w:rsid w:val="00D17962"/>
    <w:rsid w:val="00D17B14"/>
    <w:rsid w:val="00D22634"/>
    <w:rsid w:val="00D23161"/>
    <w:rsid w:val="00D23679"/>
    <w:rsid w:val="00D24101"/>
    <w:rsid w:val="00D26229"/>
    <w:rsid w:val="00D267C3"/>
    <w:rsid w:val="00D2702C"/>
    <w:rsid w:val="00D30C5E"/>
    <w:rsid w:val="00D34A5A"/>
    <w:rsid w:val="00D36982"/>
    <w:rsid w:val="00D42C36"/>
    <w:rsid w:val="00D43F8F"/>
    <w:rsid w:val="00D4550F"/>
    <w:rsid w:val="00D505D0"/>
    <w:rsid w:val="00D509A6"/>
    <w:rsid w:val="00D5123C"/>
    <w:rsid w:val="00D5152D"/>
    <w:rsid w:val="00D53590"/>
    <w:rsid w:val="00D538B0"/>
    <w:rsid w:val="00D5468B"/>
    <w:rsid w:val="00D549FF"/>
    <w:rsid w:val="00D56268"/>
    <w:rsid w:val="00D57AEC"/>
    <w:rsid w:val="00D6122F"/>
    <w:rsid w:val="00D65363"/>
    <w:rsid w:val="00D6627E"/>
    <w:rsid w:val="00D6682C"/>
    <w:rsid w:val="00D672DC"/>
    <w:rsid w:val="00D711B1"/>
    <w:rsid w:val="00D73F06"/>
    <w:rsid w:val="00D741EF"/>
    <w:rsid w:val="00D751B4"/>
    <w:rsid w:val="00D75D3D"/>
    <w:rsid w:val="00D76644"/>
    <w:rsid w:val="00D77D5A"/>
    <w:rsid w:val="00D80EF0"/>
    <w:rsid w:val="00D81F24"/>
    <w:rsid w:val="00D82E33"/>
    <w:rsid w:val="00D837C4"/>
    <w:rsid w:val="00D84A14"/>
    <w:rsid w:val="00D866E7"/>
    <w:rsid w:val="00D87053"/>
    <w:rsid w:val="00D87745"/>
    <w:rsid w:val="00D87FB9"/>
    <w:rsid w:val="00D90A45"/>
    <w:rsid w:val="00D913E9"/>
    <w:rsid w:val="00D91E05"/>
    <w:rsid w:val="00D93BE3"/>
    <w:rsid w:val="00D93C5E"/>
    <w:rsid w:val="00D94C95"/>
    <w:rsid w:val="00D952DD"/>
    <w:rsid w:val="00D960A0"/>
    <w:rsid w:val="00D967BA"/>
    <w:rsid w:val="00D97659"/>
    <w:rsid w:val="00D97F4F"/>
    <w:rsid w:val="00DA109D"/>
    <w:rsid w:val="00DA1270"/>
    <w:rsid w:val="00DA1AD4"/>
    <w:rsid w:val="00DA1D3E"/>
    <w:rsid w:val="00DA2227"/>
    <w:rsid w:val="00DA234F"/>
    <w:rsid w:val="00DA2EB8"/>
    <w:rsid w:val="00DA612B"/>
    <w:rsid w:val="00DA7ACA"/>
    <w:rsid w:val="00DB13DC"/>
    <w:rsid w:val="00DB16D0"/>
    <w:rsid w:val="00DB2CE9"/>
    <w:rsid w:val="00DB4E39"/>
    <w:rsid w:val="00DB4FAA"/>
    <w:rsid w:val="00DB55B6"/>
    <w:rsid w:val="00DB6B0F"/>
    <w:rsid w:val="00DC0726"/>
    <w:rsid w:val="00DC0C49"/>
    <w:rsid w:val="00DC158F"/>
    <w:rsid w:val="00DC15E2"/>
    <w:rsid w:val="00DC1BD6"/>
    <w:rsid w:val="00DC368D"/>
    <w:rsid w:val="00DC47E6"/>
    <w:rsid w:val="00DC4AAD"/>
    <w:rsid w:val="00DC4BBD"/>
    <w:rsid w:val="00DC4E80"/>
    <w:rsid w:val="00DC793C"/>
    <w:rsid w:val="00DD2A0E"/>
    <w:rsid w:val="00DD2B82"/>
    <w:rsid w:val="00DD3504"/>
    <w:rsid w:val="00DD4ABB"/>
    <w:rsid w:val="00DD4AEE"/>
    <w:rsid w:val="00DE0BF6"/>
    <w:rsid w:val="00DE2110"/>
    <w:rsid w:val="00DE3070"/>
    <w:rsid w:val="00DE3425"/>
    <w:rsid w:val="00DE3A2D"/>
    <w:rsid w:val="00DE3FE8"/>
    <w:rsid w:val="00DE61D1"/>
    <w:rsid w:val="00DE6231"/>
    <w:rsid w:val="00DE6C33"/>
    <w:rsid w:val="00DE6EC0"/>
    <w:rsid w:val="00DF038B"/>
    <w:rsid w:val="00DF0459"/>
    <w:rsid w:val="00DF1AD4"/>
    <w:rsid w:val="00DF1FD8"/>
    <w:rsid w:val="00DF473D"/>
    <w:rsid w:val="00DF4911"/>
    <w:rsid w:val="00DF5767"/>
    <w:rsid w:val="00DF68E9"/>
    <w:rsid w:val="00DF7FB8"/>
    <w:rsid w:val="00E000B2"/>
    <w:rsid w:val="00E01528"/>
    <w:rsid w:val="00E05FD6"/>
    <w:rsid w:val="00E11FFC"/>
    <w:rsid w:val="00E128EE"/>
    <w:rsid w:val="00E149E0"/>
    <w:rsid w:val="00E16228"/>
    <w:rsid w:val="00E17292"/>
    <w:rsid w:val="00E20BBC"/>
    <w:rsid w:val="00E21363"/>
    <w:rsid w:val="00E22163"/>
    <w:rsid w:val="00E24C45"/>
    <w:rsid w:val="00E25D52"/>
    <w:rsid w:val="00E265CE"/>
    <w:rsid w:val="00E2745B"/>
    <w:rsid w:val="00E27BF1"/>
    <w:rsid w:val="00E27FEC"/>
    <w:rsid w:val="00E31628"/>
    <w:rsid w:val="00E31686"/>
    <w:rsid w:val="00E3281A"/>
    <w:rsid w:val="00E33B25"/>
    <w:rsid w:val="00E33B9B"/>
    <w:rsid w:val="00E33ECB"/>
    <w:rsid w:val="00E33F09"/>
    <w:rsid w:val="00E3490F"/>
    <w:rsid w:val="00E34FD7"/>
    <w:rsid w:val="00E35E93"/>
    <w:rsid w:val="00E37342"/>
    <w:rsid w:val="00E3791E"/>
    <w:rsid w:val="00E42DA9"/>
    <w:rsid w:val="00E431D9"/>
    <w:rsid w:val="00E433B1"/>
    <w:rsid w:val="00E43B86"/>
    <w:rsid w:val="00E44996"/>
    <w:rsid w:val="00E458C4"/>
    <w:rsid w:val="00E5040E"/>
    <w:rsid w:val="00E50838"/>
    <w:rsid w:val="00E5215F"/>
    <w:rsid w:val="00E54478"/>
    <w:rsid w:val="00E60822"/>
    <w:rsid w:val="00E616CF"/>
    <w:rsid w:val="00E61A9A"/>
    <w:rsid w:val="00E62A97"/>
    <w:rsid w:val="00E62C93"/>
    <w:rsid w:val="00E63B4A"/>
    <w:rsid w:val="00E65507"/>
    <w:rsid w:val="00E65AB2"/>
    <w:rsid w:val="00E6758B"/>
    <w:rsid w:val="00E67EC3"/>
    <w:rsid w:val="00E7052E"/>
    <w:rsid w:val="00E70C81"/>
    <w:rsid w:val="00E726C7"/>
    <w:rsid w:val="00E72DC3"/>
    <w:rsid w:val="00E731D9"/>
    <w:rsid w:val="00E75005"/>
    <w:rsid w:val="00E75103"/>
    <w:rsid w:val="00E768FB"/>
    <w:rsid w:val="00E76FDB"/>
    <w:rsid w:val="00E812DD"/>
    <w:rsid w:val="00E81351"/>
    <w:rsid w:val="00E82D2B"/>
    <w:rsid w:val="00E86317"/>
    <w:rsid w:val="00E910DA"/>
    <w:rsid w:val="00E91470"/>
    <w:rsid w:val="00E91C86"/>
    <w:rsid w:val="00E97C64"/>
    <w:rsid w:val="00EA0856"/>
    <w:rsid w:val="00EA178C"/>
    <w:rsid w:val="00EA1EE9"/>
    <w:rsid w:val="00EA329F"/>
    <w:rsid w:val="00EA40FE"/>
    <w:rsid w:val="00EA483E"/>
    <w:rsid w:val="00EA6923"/>
    <w:rsid w:val="00EA7F7A"/>
    <w:rsid w:val="00EB09B9"/>
    <w:rsid w:val="00EB249F"/>
    <w:rsid w:val="00EB7180"/>
    <w:rsid w:val="00EC0CE7"/>
    <w:rsid w:val="00EC1F21"/>
    <w:rsid w:val="00EC3F53"/>
    <w:rsid w:val="00EC4949"/>
    <w:rsid w:val="00EC5C49"/>
    <w:rsid w:val="00EC7103"/>
    <w:rsid w:val="00EC7EE5"/>
    <w:rsid w:val="00ED14BE"/>
    <w:rsid w:val="00ED215F"/>
    <w:rsid w:val="00ED3310"/>
    <w:rsid w:val="00ED4EAD"/>
    <w:rsid w:val="00ED4F55"/>
    <w:rsid w:val="00ED5833"/>
    <w:rsid w:val="00ED770B"/>
    <w:rsid w:val="00EE03F6"/>
    <w:rsid w:val="00EE04EB"/>
    <w:rsid w:val="00EE0961"/>
    <w:rsid w:val="00EE1BCE"/>
    <w:rsid w:val="00EE2564"/>
    <w:rsid w:val="00EE3B8A"/>
    <w:rsid w:val="00EF03C5"/>
    <w:rsid w:val="00EF047B"/>
    <w:rsid w:val="00EF0858"/>
    <w:rsid w:val="00EF12BF"/>
    <w:rsid w:val="00EF2961"/>
    <w:rsid w:val="00EF2BA7"/>
    <w:rsid w:val="00EF4449"/>
    <w:rsid w:val="00EF4CD9"/>
    <w:rsid w:val="00EF59D6"/>
    <w:rsid w:val="00EF5DF1"/>
    <w:rsid w:val="00F00454"/>
    <w:rsid w:val="00F007CD"/>
    <w:rsid w:val="00F00EAD"/>
    <w:rsid w:val="00F013AF"/>
    <w:rsid w:val="00F0327F"/>
    <w:rsid w:val="00F05009"/>
    <w:rsid w:val="00F05144"/>
    <w:rsid w:val="00F05E5C"/>
    <w:rsid w:val="00F060E8"/>
    <w:rsid w:val="00F062BE"/>
    <w:rsid w:val="00F0788A"/>
    <w:rsid w:val="00F1098C"/>
    <w:rsid w:val="00F12189"/>
    <w:rsid w:val="00F1270A"/>
    <w:rsid w:val="00F12807"/>
    <w:rsid w:val="00F12C0A"/>
    <w:rsid w:val="00F144D5"/>
    <w:rsid w:val="00F20E4F"/>
    <w:rsid w:val="00F22EAF"/>
    <w:rsid w:val="00F233E7"/>
    <w:rsid w:val="00F23B7F"/>
    <w:rsid w:val="00F24625"/>
    <w:rsid w:val="00F24C34"/>
    <w:rsid w:val="00F2561F"/>
    <w:rsid w:val="00F25CAF"/>
    <w:rsid w:val="00F2710B"/>
    <w:rsid w:val="00F275A6"/>
    <w:rsid w:val="00F30F46"/>
    <w:rsid w:val="00F31912"/>
    <w:rsid w:val="00F31D14"/>
    <w:rsid w:val="00F3341E"/>
    <w:rsid w:val="00F33F46"/>
    <w:rsid w:val="00F34071"/>
    <w:rsid w:val="00F349E5"/>
    <w:rsid w:val="00F3523B"/>
    <w:rsid w:val="00F36677"/>
    <w:rsid w:val="00F40E11"/>
    <w:rsid w:val="00F40F79"/>
    <w:rsid w:val="00F41771"/>
    <w:rsid w:val="00F41D45"/>
    <w:rsid w:val="00F42483"/>
    <w:rsid w:val="00F42B5E"/>
    <w:rsid w:val="00F4479A"/>
    <w:rsid w:val="00F44AEB"/>
    <w:rsid w:val="00F53773"/>
    <w:rsid w:val="00F545E3"/>
    <w:rsid w:val="00F54F90"/>
    <w:rsid w:val="00F5649D"/>
    <w:rsid w:val="00F5744D"/>
    <w:rsid w:val="00F60D7E"/>
    <w:rsid w:val="00F62BE4"/>
    <w:rsid w:val="00F631E7"/>
    <w:rsid w:val="00F64F40"/>
    <w:rsid w:val="00F651A0"/>
    <w:rsid w:val="00F65D6C"/>
    <w:rsid w:val="00F66A1D"/>
    <w:rsid w:val="00F66B37"/>
    <w:rsid w:val="00F67462"/>
    <w:rsid w:val="00F70CD2"/>
    <w:rsid w:val="00F74520"/>
    <w:rsid w:val="00F75306"/>
    <w:rsid w:val="00F76D3C"/>
    <w:rsid w:val="00F8117B"/>
    <w:rsid w:val="00F82C3B"/>
    <w:rsid w:val="00F83BE8"/>
    <w:rsid w:val="00F8626E"/>
    <w:rsid w:val="00F871C6"/>
    <w:rsid w:val="00F87A94"/>
    <w:rsid w:val="00F90025"/>
    <w:rsid w:val="00F9019A"/>
    <w:rsid w:val="00F905D7"/>
    <w:rsid w:val="00F9205B"/>
    <w:rsid w:val="00F92D9A"/>
    <w:rsid w:val="00F93137"/>
    <w:rsid w:val="00F93468"/>
    <w:rsid w:val="00F936DA"/>
    <w:rsid w:val="00F93F62"/>
    <w:rsid w:val="00F948CC"/>
    <w:rsid w:val="00F95718"/>
    <w:rsid w:val="00F9632D"/>
    <w:rsid w:val="00F96A2A"/>
    <w:rsid w:val="00FA0290"/>
    <w:rsid w:val="00FA2314"/>
    <w:rsid w:val="00FA323F"/>
    <w:rsid w:val="00FA3CE6"/>
    <w:rsid w:val="00FA683E"/>
    <w:rsid w:val="00FA7578"/>
    <w:rsid w:val="00FA77A4"/>
    <w:rsid w:val="00FB10D0"/>
    <w:rsid w:val="00FB4459"/>
    <w:rsid w:val="00FB6EC7"/>
    <w:rsid w:val="00FB6FE7"/>
    <w:rsid w:val="00FC0113"/>
    <w:rsid w:val="00FC0880"/>
    <w:rsid w:val="00FC2640"/>
    <w:rsid w:val="00FC41D8"/>
    <w:rsid w:val="00FC44F0"/>
    <w:rsid w:val="00FC4908"/>
    <w:rsid w:val="00FC5486"/>
    <w:rsid w:val="00FC563B"/>
    <w:rsid w:val="00FC5B42"/>
    <w:rsid w:val="00FC66A4"/>
    <w:rsid w:val="00FC6DC9"/>
    <w:rsid w:val="00FD0569"/>
    <w:rsid w:val="00FD0FE8"/>
    <w:rsid w:val="00FD145C"/>
    <w:rsid w:val="00FD267C"/>
    <w:rsid w:val="00FD4B7F"/>
    <w:rsid w:val="00FD4E19"/>
    <w:rsid w:val="00FD699B"/>
    <w:rsid w:val="00FD69AE"/>
    <w:rsid w:val="00FD69E6"/>
    <w:rsid w:val="00FE0F6B"/>
    <w:rsid w:val="00FE171B"/>
    <w:rsid w:val="00FE24A9"/>
    <w:rsid w:val="00FE2C48"/>
    <w:rsid w:val="00FE35D8"/>
    <w:rsid w:val="00FE44FA"/>
    <w:rsid w:val="00FE53BD"/>
    <w:rsid w:val="00FE5C27"/>
    <w:rsid w:val="00FE5F0D"/>
    <w:rsid w:val="00FE63DD"/>
    <w:rsid w:val="00FE701C"/>
    <w:rsid w:val="00FF06FC"/>
    <w:rsid w:val="00FF21C3"/>
    <w:rsid w:val="00FF25FD"/>
    <w:rsid w:val="00FF3C5A"/>
    <w:rsid w:val="00FF43E5"/>
    <w:rsid w:val="00FF5001"/>
    <w:rsid w:val="00FF51DA"/>
    <w:rsid w:val="00FF5FC5"/>
    <w:rsid w:val="00FF60A4"/>
    <w:rsid w:val="00FF6226"/>
    <w:rsid w:val="00FF6BBA"/>
    <w:rsid w:val="00FF6C7E"/>
    <w:rsid w:val="00FF771D"/>
    <w:rsid w:val="044069BF"/>
    <w:rsid w:val="0C82A161"/>
    <w:rsid w:val="1C498A7A"/>
    <w:rsid w:val="1CA7129F"/>
    <w:rsid w:val="1F5CA983"/>
    <w:rsid w:val="2B9FB246"/>
    <w:rsid w:val="40947BD9"/>
    <w:rsid w:val="50F6578B"/>
    <w:rsid w:val="51BFC2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2A361"/>
  <w15:chartTrackingRefBased/>
  <w15:docId w15:val="{46C600D0-7C62-473F-BB3C-D24857490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color w:val="333333"/>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locked="1"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w:qFormat/>
    <w:rsid w:val="00620530"/>
    <w:pPr>
      <w:pBdr>
        <w:top w:val="nil"/>
        <w:left w:val="nil"/>
        <w:bottom w:val="nil"/>
        <w:right w:val="nil"/>
        <w:between w:val="nil"/>
      </w:pBdr>
      <w:spacing w:before="160" w:line="276" w:lineRule="auto"/>
    </w:pPr>
    <w:rPr>
      <w:color w:val="auto"/>
      <w:lang w:val="en-CA"/>
    </w:rPr>
  </w:style>
  <w:style w:type="paragraph" w:styleId="Heading1">
    <w:name w:val="heading 1"/>
    <w:basedOn w:val="Normal"/>
    <w:next w:val="Normal"/>
    <w:link w:val="Heading1Char"/>
    <w:uiPriority w:val="9"/>
    <w:qFormat/>
    <w:rsid w:val="00BD2C13"/>
    <w:pPr>
      <w:keepNext/>
      <w:keepLines/>
      <w:numPr>
        <w:numId w:val="1"/>
      </w:numPr>
      <w:pBdr>
        <w:top w:val="none" w:sz="0" w:space="0" w:color="auto"/>
        <w:left w:val="none" w:sz="0" w:space="0" w:color="auto"/>
        <w:bottom w:val="none" w:sz="0" w:space="0" w:color="auto"/>
        <w:right w:val="none" w:sz="0" w:space="0" w:color="auto"/>
        <w:between w:val="none" w:sz="0" w:space="0" w:color="auto"/>
      </w:pBdr>
      <w:tabs>
        <w:tab w:val="left" w:pos="1418"/>
      </w:tabs>
      <w:spacing w:before="240" w:after="120" w:line="240" w:lineRule="auto"/>
      <w:ind w:left="624" w:hanging="624"/>
      <w:outlineLvl w:val="0"/>
    </w:pPr>
    <w:rPr>
      <w:rFonts w:ascii="Gill Sans Nova Cond XBd" w:hAnsi="Gill Sans Nova Cond XBd"/>
      <w:noProof/>
      <w:sz w:val="40"/>
      <w:szCs w:val="56"/>
    </w:rPr>
  </w:style>
  <w:style w:type="paragraph" w:styleId="Heading2">
    <w:name w:val="heading 2"/>
    <w:basedOn w:val="Normal"/>
    <w:next w:val="Normal"/>
    <w:link w:val="Heading2Char"/>
    <w:uiPriority w:val="9"/>
    <w:unhideWhenUsed/>
    <w:qFormat/>
    <w:rsid w:val="00A40081"/>
    <w:pPr>
      <w:numPr>
        <w:ilvl w:val="1"/>
        <w:numId w:val="1"/>
      </w:numPr>
      <w:tabs>
        <w:tab w:val="right" w:pos="284"/>
      </w:tabs>
      <w:spacing w:before="240" w:after="120" w:line="240" w:lineRule="auto"/>
      <w:ind w:left="851" w:hanging="851"/>
      <w:outlineLvl w:val="1"/>
    </w:pPr>
    <w:rPr>
      <w:rFonts w:ascii="Gill Sans Nova Cond XBd" w:hAnsi="Gill Sans Nova Cond XBd"/>
      <w:noProof/>
      <w:color w:val="9B40EA"/>
      <w:sz w:val="36"/>
      <w:szCs w:val="48"/>
    </w:rPr>
  </w:style>
  <w:style w:type="paragraph" w:styleId="Heading3">
    <w:name w:val="heading 3"/>
    <w:basedOn w:val="Normal"/>
    <w:next w:val="Normal"/>
    <w:link w:val="Heading3Char"/>
    <w:uiPriority w:val="9"/>
    <w:unhideWhenUsed/>
    <w:qFormat/>
    <w:rsid w:val="00A40081"/>
    <w:pPr>
      <w:numPr>
        <w:ilvl w:val="2"/>
        <w:numId w:val="1"/>
      </w:numPr>
      <w:spacing w:before="240" w:after="120" w:line="240" w:lineRule="auto"/>
      <w:ind w:left="992" w:hanging="992"/>
      <w:outlineLvl w:val="2"/>
    </w:pPr>
    <w:rPr>
      <w:rFonts w:ascii="Gill Sans Nova Cond XBd" w:eastAsiaTheme="majorEastAsia" w:hAnsi="Gill Sans Nova Cond XBd" w:cstheme="majorBidi"/>
      <w:noProof/>
      <w:sz w:val="32"/>
      <w:szCs w:val="36"/>
    </w:rPr>
  </w:style>
  <w:style w:type="paragraph" w:styleId="Heading4">
    <w:name w:val="heading 4"/>
    <w:basedOn w:val="Normal"/>
    <w:next w:val="Normal"/>
    <w:link w:val="Heading4Char"/>
    <w:uiPriority w:val="9"/>
    <w:unhideWhenUsed/>
    <w:qFormat/>
    <w:rsid w:val="00A40081"/>
    <w:pPr>
      <w:numPr>
        <w:ilvl w:val="3"/>
        <w:numId w:val="1"/>
      </w:numPr>
      <w:ind w:left="1134" w:hanging="1134"/>
      <w:outlineLvl w:val="3"/>
    </w:pPr>
    <w:rPr>
      <w:rFonts w:eastAsiaTheme="majorEastAsia" w:cstheme="majorBidi"/>
      <w:noProof/>
      <w:color w:val="9B40EA"/>
      <w:sz w:val="28"/>
      <w:szCs w:val="28"/>
    </w:rPr>
  </w:style>
  <w:style w:type="paragraph" w:styleId="Heading5">
    <w:name w:val="heading 5"/>
    <w:basedOn w:val="Normal"/>
    <w:next w:val="Normal"/>
    <w:link w:val="Heading5Char"/>
    <w:uiPriority w:val="9"/>
    <w:semiHidden/>
    <w:unhideWhenUsed/>
    <w:rsid w:val="00BC2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13"/>
    <w:rPr>
      <w:rFonts w:ascii="Gill Sans Nova Cond XBd" w:hAnsi="Gill Sans Nova Cond XBd"/>
      <w:noProof/>
      <w:color w:val="auto"/>
      <w:sz w:val="40"/>
      <w:szCs w:val="56"/>
      <w:lang w:val="en-CA"/>
    </w:rPr>
  </w:style>
  <w:style w:type="character" w:customStyle="1" w:styleId="Heading2Char">
    <w:name w:val="Heading 2 Char"/>
    <w:basedOn w:val="DefaultParagraphFont"/>
    <w:link w:val="Heading2"/>
    <w:uiPriority w:val="9"/>
    <w:rsid w:val="00A40081"/>
    <w:rPr>
      <w:rFonts w:ascii="Gill Sans Nova Cond XBd" w:hAnsi="Gill Sans Nova Cond XBd"/>
      <w:noProof/>
      <w:color w:val="9B40EA"/>
      <w:sz w:val="36"/>
      <w:szCs w:val="48"/>
      <w:lang w:val="en-CA"/>
    </w:rPr>
  </w:style>
  <w:style w:type="character" w:customStyle="1" w:styleId="Heading3Char">
    <w:name w:val="Heading 3 Char"/>
    <w:basedOn w:val="DefaultParagraphFont"/>
    <w:link w:val="Heading3"/>
    <w:uiPriority w:val="9"/>
    <w:rsid w:val="00A40081"/>
    <w:rPr>
      <w:rFonts w:ascii="Gill Sans Nova Cond XBd" w:eastAsiaTheme="majorEastAsia" w:hAnsi="Gill Sans Nova Cond XBd" w:cstheme="majorBidi"/>
      <w:noProof/>
      <w:color w:val="auto"/>
      <w:sz w:val="32"/>
      <w:szCs w:val="36"/>
      <w:lang w:val="en-CA"/>
    </w:rPr>
  </w:style>
  <w:style w:type="character" w:customStyle="1" w:styleId="Heading4Char">
    <w:name w:val="Heading 4 Char"/>
    <w:basedOn w:val="DefaultParagraphFont"/>
    <w:link w:val="Heading4"/>
    <w:uiPriority w:val="9"/>
    <w:rsid w:val="00A40081"/>
    <w:rPr>
      <w:rFonts w:eastAsiaTheme="majorEastAsia" w:cstheme="majorBidi"/>
      <w:noProof/>
      <w:color w:val="9B40EA"/>
      <w:sz w:val="28"/>
      <w:szCs w:val="28"/>
      <w:lang w:val="en-CA"/>
    </w:rPr>
  </w:style>
  <w:style w:type="character" w:customStyle="1" w:styleId="Heading5Char">
    <w:name w:val="Heading 5 Char"/>
    <w:basedOn w:val="DefaultParagraphFont"/>
    <w:link w:val="Heading5"/>
    <w:uiPriority w:val="9"/>
    <w:semiHidden/>
    <w:rsid w:val="00BC2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A6"/>
    <w:rPr>
      <w:rFonts w:eastAsiaTheme="majorEastAsia" w:cstheme="majorBidi"/>
      <w:color w:val="272727" w:themeColor="text1" w:themeTint="D8"/>
    </w:rPr>
  </w:style>
  <w:style w:type="paragraph" w:styleId="Title">
    <w:name w:val="Title"/>
    <w:basedOn w:val="Normal"/>
    <w:next w:val="Normal"/>
    <w:link w:val="TitleChar"/>
    <w:uiPriority w:val="10"/>
    <w:locked/>
    <w:rsid w:val="00BC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A6"/>
    <w:rPr>
      <w:rFonts w:asciiTheme="majorHAnsi" w:eastAsiaTheme="majorEastAsia" w:hAnsiTheme="majorHAnsi" w:cstheme="majorBidi"/>
      <w:spacing w:val="-10"/>
      <w:kern w:val="28"/>
      <w:sz w:val="56"/>
      <w:szCs w:val="56"/>
    </w:rPr>
  </w:style>
  <w:style w:type="paragraph" w:styleId="Subtitle">
    <w:name w:val="Subtitle"/>
    <w:basedOn w:val="CoverPageTitle"/>
    <w:next w:val="Normal"/>
    <w:link w:val="SubtitleChar"/>
    <w:uiPriority w:val="11"/>
    <w:qFormat/>
    <w:rsid w:val="00EF5DF1"/>
    <w:pPr>
      <w:spacing w:line="240" w:lineRule="auto"/>
    </w:pPr>
    <w:rPr>
      <w:rFonts w:eastAsiaTheme="majorEastAsia" w:cstheme="majorBidi"/>
      <w:color w:val="9B40EA"/>
      <w:sz w:val="48"/>
      <w:szCs w:val="48"/>
    </w:rPr>
  </w:style>
  <w:style w:type="character" w:customStyle="1" w:styleId="SubtitleChar">
    <w:name w:val="Subtitle Char"/>
    <w:basedOn w:val="DefaultParagraphFont"/>
    <w:link w:val="Subtitle"/>
    <w:uiPriority w:val="11"/>
    <w:rsid w:val="00EF5DF1"/>
    <w:rPr>
      <w:rFonts w:ascii="Gill Sans Nova Cond XBd" w:eastAsiaTheme="majorEastAsia" w:hAnsi="Gill Sans Nova Cond XBd" w:cstheme="majorBidi"/>
      <w:color w:val="9B40EA"/>
      <w:sz w:val="48"/>
      <w:szCs w:val="48"/>
    </w:rPr>
  </w:style>
  <w:style w:type="paragraph" w:styleId="Quote">
    <w:name w:val="Quote"/>
    <w:basedOn w:val="Normal"/>
    <w:next w:val="Normal"/>
    <w:link w:val="QuoteChar"/>
    <w:uiPriority w:val="29"/>
    <w:locked/>
    <w:rsid w:val="00BC26A6"/>
    <w:pPr>
      <w:jc w:val="center"/>
    </w:pPr>
    <w:rPr>
      <w:i/>
      <w:iCs/>
      <w:color w:val="404040" w:themeColor="text1" w:themeTint="BF"/>
    </w:rPr>
  </w:style>
  <w:style w:type="character" w:customStyle="1" w:styleId="QuoteChar">
    <w:name w:val="Quote Char"/>
    <w:basedOn w:val="DefaultParagraphFont"/>
    <w:link w:val="Quote"/>
    <w:uiPriority w:val="29"/>
    <w:rsid w:val="00BC26A6"/>
    <w:rPr>
      <w:i/>
      <w:iCs/>
      <w:color w:val="404040" w:themeColor="text1" w:themeTint="BF"/>
    </w:rPr>
  </w:style>
  <w:style w:type="paragraph" w:styleId="ListParagraph">
    <w:name w:val="List Paragraph"/>
    <w:basedOn w:val="Normal"/>
    <w:uiPriority w:val="34"/>
    <w:qFormat/>
    <w:locked/>
    <w:rsid w:val="00BC26A6"/>
    <w:pPr>
      <w:ind w:left="720"/>
      <w:contextualSpacing/>
    </w:pPr>
  </w:style>
  <w:style w:type="character" w:styleId="IntenseEmphasis">
    <w:name w:val="Intense Emphasis"/>
    <w:basedOn w:val="DefaultParagraphFont"/>
    <w:uiPriority w:val="21"/>
    <w:locked/>
    <w:rsid w:val="00BC26A6"/>
    <w:rPr>
      <w:i/>
      <w:iCs/>
      <w:color w:val="0F4761" w:themeColor="accent1" w:themeShade="BF"/>
    </w:rPr>
  </w:style>
  <w:style w:type="paragraph" w:styleId="IntenseQuote">
    <w:name w:val="Intense Quote"/>
    <w:basedOn w:val="Normal"/>
    <w:next w:val="Normal"/>
    <w:link w:val="IntenseQuoteChar"/>
    <w:uiPriority w:val="30"/>
    <w:locked/>
    <w:rsid w:val="00BC2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A6"/>
    <w:rPr>
      <w:i/>
      <w:iCs/>
      <w:color w:val="0F4761" w:themeColor="accent1" w:themeShade="BF"/>
    </w:rPr>
  </w:style>
  <w:style w:type="character" w:styleId="IntenseReference">
    <w:name w:val="Intense Reference"/>
    <w:basedOn w:val="DefaultParagraphFont"/>
    <w:uiPriority w:val="32"/>
    <w:locked/>
    <w:rsid w:val="00BC26A6"/>
    <w:rPr>
      <w:b/>
      <w:bCs/>
      <w:smallCaps/>
      <w:color w:val="0F4761" w:themeColor="accent1" w:themeShade="BF"/>
      <w:spacing w:val="5"/>
    </w:rPr>
  </w:style>
  <w:style w:type="paragraph" w:styleId="Header">
    <w:name w:val="header"/>
    <w:basedOn w:val="Normal"/>
    <w:link w:val="HeaderChar"/>
    <w:uiPriority w:val="99"/>
    <w:unhideWhenUsed/>
    <w:rsid w:val="00BC2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6A6"/>
  </w:style>
  <w:style w:type="paragraph" w:styleId="Footer">
    <w:name w:val="footer"/>
    <w:aliases w:val="Footer Document Title"/>
    <w:basedOn w:val="Normal"/>
    <w:link w:val="FooterChar"/>
    <w:uiPriority w:val="99"/>
    <w:unhideWhenUsed/>
    <w:rsid w:val="00BC26A6"/>
    <w:pPr>
      <w:tabs>
        <w:tab w:val="center" w:pos="4680"/>
        <w:tab w:val="right" w:pos="9360"/>
      </w:tabs>
      <w:spacing w:before="0" w:after="0" w:line="240" w:lineRule="auto"/>
      <w:contextualSpacing/>
    </w:pPr>
  </w:style>
  <w:style w:type="character" w:customStyle="1" w:styleId="FooterChar">
    <w:name w:val="Footer Char"/>
    <w:aliases w:val="Footer Document Title Char"/>
    <w:basedOn w:val="DefaultParagraphFont"/>
    <w:link w:val="Footer"/>
    <w:uiPriority w:val="99"/>
    <w:rsid w:val="00BC26A6"/>
  </w:style>
  <w:style w:type="paragraph" w:customStyle="1" w:styleId="CoverPagedate">
    <w:name w:val="Cover Page date"/>
    <w:basedOn w:val="Normal"/>
    <w:link w:val="CoverPagedateChar"/>
    <w:rsid w:val="00BC26A6"/>
    <w:rPr>
      <w:color w:val="FFFFFF" w:themeColor="background1"/>
      <w:sz w:val="30"/>
      <w:szCs w:val="30"/>
    </w:rPr>
  </w:style>
  <w:style w:type="character" w:customStyle="1" w:styleId="CoverPagedateChar">
    <w:name w:val="Cover Page date Char"/>
    <w:basedOn w:val="DefaultParagraphFont"/>
    <w:link w:val="CoverPagedate"/>
    <w:rsid w:val="00BC26A6"/>
    <w:rPr>
      <w:color w:val="FFFFFF" w:themeColor="background1"/>
      <w:sz w:val="30"/>
      <w:szCs w:val="30"/>
    </w:rPr>
  </w:style>
  <w:style w:type="paragraph" w:customStyle="1" w:styleId="CoverPageTitle">
    <w:name w:val="Cover Page Title"/>
    <w:basedOn w:val="Normal"/>
    <w:link w:val="CoverPageTitleChar"/>
    <w:qFormat/>
    <w:rsid w:val="00BC26A6"/>
    <w:pPr>
      <w:spacing w:after="0" w:line="1200" w:lineRule="exact"/>
    </w:pPr>
    <w:rPr>
      <w:rFonts w:ascii="Gill Sans Nova Cond XBd" w:hAnsi="Gill Sans Nova Cond XBd"/>
      <w:sz w:val="100"/>
      <w:szCs w:val="100"/>
    </w:rPr>
  </w:style>
  <w:style w:type="character" w:customStyle="1" w:styleId="CoverPageTitleChar">
    <w:name w:val="Cover Page Title Char"/>
    <w:basedOn w:val="DefaultParagraphFont"/>
    <w:link w:val="CoverPageTitle"/>
    <w:rsid w:val="00BC26A6"/>
    <w:rPr>
      <w:rFonts w:ascii="Gill Sans Nova Cond XBd" w:hAnsi="Gill Sans Nova Cond XBd"/>
      <w:sz w:val="100"/>
      <w:szCs w:val="100"/>
    </w:rPr>
  </w:style>
  <w:style w:type="character" w:customStyle="1" w:styleId="ui-provider">
    <w:name w:val="ui-provider"/>
    <w:basedOn w:val="DefaultParagraphFont"/>
    <w:rsid w:val="00BC26A6"/>
  </w:style>
  <w:style w:type="paragraph" w:customStyle="1" w:styleId="BeemBulletList">
    <w:name w:val="Beem Bullet List"/>
    <w:basedOn w:val="Normal"/>
    <w:link w:val="BeemBulletListChar"/>
    <w:qFormat/>
    <w:rsid w:val="00E768FB"/>
    <w:pPr>
      <w:tabs>
        <w:tab w:val="left" w:pos="851"/>
      </w:tabs>
      <w:spacing w:line="240" w:lineRule="auto"/>
    </w:pPr>
  </w:style>
  <w:style w:type="character" w:customStyle="1" w:styleId="BeemBulletListChar">
    <w:name w:val="Beem Bullet List Char"/>
    <w:basedOn w:val="DefaultParagraphFont"/>
    <w:link w:val="BeemBulletList"/>
    <w:rsid w:val="00E768FB"/>
  </w:style>
  <w:style w:type="paragraph" w:styleId="TOCHeading">
    <w:name w:val="TOC Heading"/>
    <w:basedOn w:val="Heading1"/>
    <w:next w:val="Normal"/>
    <w:uiPriority w:val="39"/>
    <w:unhideWhenUsed/>
    <w:qFormat/>
    <w:rsid w:val="00BC26A6"/>
    <w:pPr>
      <w:numPr>
        <w:numId w:val="0"/>
      </w:numPr>
      <w:spacing w:after="240"/>
      <w:outlineLvl w:val="9"/>
    </w:pPr>
  </w:style>
  <w:style w:type="paragraph" w:styleId="TOC1">
    <w:name w:val="toc 1"/>
    <w:basedOn w:val="Normal"/>
    <w:next w:val="Normal"/>
    <w:autoRedefine/>
    <w:uiPriority w:val="39"/>
    <w:unhideWhenUsed/>
    <w:rsid w:val="00BC26A6"/>
    <w:pPr>
      <w:tabs>
        <w:tab w:val="left" w:pos="450"/>
        <w:tab w:val="right" w:leader="dot" w:pos="9350"/>
      </w:tabs>
      <w:spacing w:after="100"/>
    </w:pPr>
    <w:rPr>
      <w:b/>
    </w:rPr>
  </w:style>
  <w:style w:type="paragraph" w:styleId="TOC2">
    <w:name w:val="toc 2"/>
    <w:basedOn w:val="Normal"/>
    <w:next w:val="Normal"/>
    <w:autoRedefine/>
    <w:uiPriority w:val="39"/>
    <w:unhideWhenUsed/>
    <w:rsid w:val="00BC26A6"/>
    <w:pPr>
      <w:tabs>
        <w:tab w:val="left" w:pos="720"/>
        <w:tab w:val="right" w:leader="dot" w:pos="9350"/>
      </w:tabs>
      <w:spacing w:after="100"/>
      <w:ind w:left="200"/>
    </w:pPr>
    <w:rPr>
      <w:noProof/>
      <w:color w:val="9B40EA"/>
    </w:rPr>
  </w:style>
  <w:style w:type="paragraph" w:styleId="TOC3">
    <w:name w:val="toc 3"/>
    <w:basedOn w:val="Normal"/>
    <w:next w:val="Normal"/>
    <w:autoRedefine/>
    <w:uiPriority w:val="39"/>
    <w:unhideWhenUsed/>
    <w:rsid w:val="00BC26A6"/>
    <w:pPr>
      <w:spacing w:after="100"/>
      <w:ind w:left="400"/>
    </w:pPr>
  </w:style>
  <w:style w:type="character" w:styleId="Hyperlink">
    <w:name w:val="Hyperlink"/>
    <w:basedOn w:val="DefaultParagraphFont"/>
    <w:uiPriority w:val="99"/>
    <w:unhideWhenUsed/>
    <w:rsid w:val="00BC26A6"/>
    <w:rPr>
      <w:color w:val="467886" w:themeColor="hyperlink"/>
      <w:u w:val="single"/>
    </w:rPr>
  </w:style>
  <w:style w:type="table" w:styleId="PlainTable2">
    <w:name w:val="Plain Table 2"/>
    <w:basedOn w:val="TableNormal"/>
    <w:uiPriority w:val="42"/>
    <w:locked/>
    <w:rsid w:val="00BC26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locked/>
    <w:rsid w:val="00854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alFINAL">
    <w:name w:val="Teal FINAL"/>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BADEDE"/>
      </w:tcPr>
    </w:tblStylePr>
    <w:tblStylePr w:type="firstCol">
      <w:rPr>
        <w:rFonts w:ascii="Aptos" w:hAnsi="Aptos"/>
        <w:b/>
        <w:sz w:val="22"/>
      </w:rPr>
      <w:tblPr/>
      <w:tcPr>
        <w:shd w:val="clear" w:color="auto" w:fill="BADEDE"/>
      </w:tcPr>
    </w:tblStylePr>
    <w:tblStylePr w:type="band1Horz">
      <w:tblPr/>
      <w:tcPr>
        <w:shd w:val="clear" w:color="auto" w:fill="EEF7F7"/>
      </w:tcPr>
    </w:tblStylePr>
  </w:style>
  <w:style w:type="table" w:customStyle="1" w:styleId="SlateTable">
    <w:name w:val="Slate Table"/>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EBEAE4"/>
      </w:tcPr>
    </w:tblStylePr>
    <w:tblStylePr w:type="firstCol">
      <w:rPr>
        <w:rFonts w:ascii="Aptos" w:hAnsi="Aptos"/>
        <w:b/>
        <w:sz w:val="22"/>
      </w:rPr>
      <w:tblPr/>
      <w:tcPr>
        <w:shd w:val="clear" w:color="auto" w:fill="EBEAE4"/>
      </w:tcPr>
    </w:tblStylePr>
    <w:tblStylePr w:type="band1Horz">
      <w:tblPr/>
      <w:tcPr>
        <w:shd w:val="clear" w:color="auto" w:fill="F5F4F1"/>
      </w:tcPr>
    </w:tblStylePr>
  </w:style>
  <w:style w:type="paragraph" w:customStyle="1" w:styleId="Numberlist">
    <w:name w:val="Number list"/>
    <w:basedOn w:val="BeemBulletList"/>
    <w:link w:val="NumberlistChar"/>
    <w:qFormat/>
    <w:rsid w:val="00E768FB"/>
    <w:pPr>
      <w:numPr>
        <w:numId w:val="2"/>
      </w:numPr>
    </w:pPr>
  </w:style>
  <w:style w:type="character" w:customStyle="1" w:styleId="NumberlistChar">
    <w:name w:val="Number list Char"/>
    <w:basedOn w:val="BeemBulletListChar"/>
    <w:link w:val="Numberlist"/>
    <w:rsid w:val="00E768FB"/>
    <w:rPr>
      <w:color w:val="auto"/>
      <w:lang w:val="en-CA"/>
    </w:rPr>
  </w:style>
  <w:style w:type="paragraph" w:customStyle="1" w:styleId="BeemHeader">
    <w:name w:val="Beem Header"/>
    <w:basedOn w:val="CoverPageTitle"/>
    <w:link w:val="BeemHeaderChar"/>
    <w:rsid w:val="00BC26A6"/>
  </w:style>
  <w:style w:type="character" w:customStyle="1" w:styleId="BeemHeaderChar">
    <w:name w:val="Beem Header Char"/>
    <w:basedOn w:val="CoverPageTitleChar"/>
    <w:link w:val="BeemHeader"/>
    <w:rsid w:val="00BC26A6"/>
    <w:rPr>
      <w:rFonts w:ascii="Gill Sans Nova Cond XBd" w:hAnsi="Gill Sans Nova Cond XBd"/>
      <w:sz w:val="100"/>
      <w:szCs w:val="100"/>
    </w:rPr>
  </w:style>
  <w:style w:type="paragraph" w:customStyle="1" w:styleId="BeemStrong">
    <w:name w:val="Beem Strong"/>
    <w:basedOn w:val="Normal"/>
    <w:link w:val="BeemStrongChar"/>
    <w:rsid w:val="00BC26A6"/>
    <w:rPr>
      <w:rFonts w:ascii="Gill Sans Nova Cond XBd" w:hAnsi="Gill Sans Nova Cond XBd"/>
      <w:b/>
      <w:bCs/>
      <w:color w:val="9B40EA"/>
      <w:sz w:val="48"/>
      <w:szCs w:val="48"/>
    </w:rPr>
  </w:style>
  <w:style w:type="character" w:customStyle="1" w:styleId="BeemStrongChar">
    <w:name w:val="Beem Strong Char"/>
    <w:basedOn w:val="Heading2Char"/>
    <w:link w:val="BeemStrong"/>
    <w:rsid w:val="00BC26A6"/>
    <w:rPr>
      <w:rFonts w:ascii="Gill Sans Nova Cond XBd" w:hAnsi="Gill Sans Nova Cond XBd"/>
      <w:b/>
      <w:bCs/>
      <w:noProof/>
      <w:color w:val="9B40EA"/>
      <w:sz w:val="48"/>
      <w:szCs w:val="48"/>
      <w:lang w:val="en-CA"/>
    </w:rPr>
  </w:style>
  <w:style w:type="paragraph" w:customStyle="1" w:styleId="BeemBody">
    <w:name w:val="Beem Body"/>
    <w:basedOn w:val="Normal"/>
    <w:link w:val="BeemBodyChar"/>
    <w:rsid w:val="00BC26A6"/>
    <w:rPr>
      <w:rFonts w:ascii="Gill Sans Nova Cond XBd" w:hAnsi="Gill Sans Nova Cond XBd"/>
      <w:color w:val="9B40EA"/>
      <w:sz w:val="48"/>
      <w:szCs w:val="48"/>
    </w:rPr>
  </w:style>
  <w:style w:type="character" w:customStyle="1" w:styleId="BeemBodyChar">
    <w:name w:val="Beem Body Char"/>
    <w:basedOn w:val="Heading2Char"/>
    <w:link w:val="BeemBody"/>
    <w:rsid w:val="00BC26A6"/>
    <w:rPr>
      <w:rFonts w:ascii="Gill Sans Nova Cond XBd" w:hAnsi="Gill Sans Nova Cond XBd"/>
      <w:noProof/>
      <w:color w:val="9B40EA"/>
      <w:sz w:val="48"/>
      <w:szCs w:val="48"/>
      <w:lang w:val="en-CA"/>
    </w:rPr>
  </w:style>
  <w:style w:type="paragraph" w:customStyle="1" w:styleId="BeemCallOut">
    <w:name w:val="Beem Call Out"/>
    <w:basedOn w:val="Normal"/>
    <w:link w:val="BeemCallOutChar"/>
    <w:rsid w:val="00BC26A6"/>
    <w:rPr>
      <w:rFonts w:asciiTheme="minorHAnsi" w:hAnsiTheme="minorHAnsi"/>
      <w:b/>
      <w:bCs/>
      <w:color w:val="9B40EA"/>
    </w:rPr>
  </w:style>
  <w:style w:type="character" w:customStyle="1" w:styleId="BeemCallOutChar">
    <w:name w:val="Beem Call Out Char"/>
    <w:basedOn w:val="DefaultParagraphFont"/>
    <w:link w:val="BeemCallOut"/>
    <w:rsid w:val="00BC26A6"/>
    <w:rPr>
      <w:rFonts w:asciiTheme="minorHAnsi" w:hAnsiTheme="minorHAnsi"/>
      <w:b/>
      <w:bCs/>
      <w:color w:val="9B40EA"/>
    </w:rPr>
  </w:style>
  <w:style w:type="paragraph" w:customStyle="1" w:styleId="BeemFooter-BrandNames">
    <w:name w:val="Beem Footer - Brand Names"/>
    <w:basedOn w:val="FootnoteText"/>
    <w:link w:val="BeemFooter-BrandNamesChar"/>
    <w:rsid w:val="00BC26A6"/>
    <w:pPr>
      <w:spacing w:before="240"/>
    </w:pPr>
  </w:style>
  <w:style w:type="character" w:customStyle="1" w:styleId="BeemFooter-BrandNamesChar">
    <w:name w:val="Beem Footer - Brand Names Char"/>
    <w:basedOn w:val="FooterChar"/>
    <w:link w:val="BeemFooter-BrandNames"/>
    <w:rsid w:val="00BC26A6"/>
    <w:rPr>
      <w:sz w:val="16"/>
    </w:rPr>
  </w:style>
  <w:style w:type="paragraph" w:customStyle="1" w:styleId="BeemFooterFootnote">
    <w:name w:val="Beem Footer Footnote"/>
    <w:basedOn w:val="Footer"/>
    <w:link w:val="BeemFooterFootnoteChar"/>
    <w:rsid w:val="00BC26A6"/>
    <w:rPr>
      <w:color w:val="999999"/>
      <w:sz w:val="18"/>
      <w:szCs w:val="18"/>
    </w:rPr>
  </w:style>
  <w:style w:type="character" w:customStyle="1" w:styleId="BeemFooterFootnoteChar">
    <w:name w:val="Beem Footer Footnote Char"/>
    <w:basedOn w:val="FooterChar"/>
    <w:link w:val="BeemFooterFootnote"/>
    <w:rsid w:val="00BC26A6"/>
    <w:rPr>
      <w:color w:val="999999"/>
      <w:sz w:val="18"/>
      <w:szCs w:val="18"/>
    </w:rPr>
  </w:style>
  <w:style w:type="paragraph" w:customStyle="1" w:styleId="BeemPageNumber">
    <w:name w:val="Beem Page Number"/>
    <w:basedOn w:val="Footer"/>
    <w:link w:val="BeemPageNumberChar"/>
    <w:rsid w:val="00BC26A6"/>
    <w:rPr>
      <w:b/>
      <w:bCs/>
    </w:rPr>
  </w:style>
  <w:style w:type="character" w:customStyle="1" w:styleId="BeemPageNumberChar">
    <w:name w:val="Beem Page Number Char"/>
    <w:basedOn w:val="FooterChar"/>
    <w:link w:val="BeemPageNumber"/>
    <w:rsid w:val="00BC26A6"/>
    <w:rPr>
      <w:b/>
      <w:bCs/>
    </w:rPr>
  </w:style>
  <w:style w:type="paragraph" w:customStyle="1" w:styleId="BeemDate">
    <w:name w:val="Beem Date"/>
    <w:basedOn w:val="Normal"/>
    <w:link w:val="BeemDateChar"/>
    <w:rsid w:val="00182ED0"/>
    <w:rPr>
      <w:sz w:val="24"/>
      <w:szCs w:val="24"/>
    </w:rPr>
  </w:style>
  <w:style w:type="character" w:customStyle="1" w:styleId="BeemDateChar">
    <w:name w:val="Beem Date Char"/>
    <w:basedOn w:val="DefaultParagraphFont"/>
    <w:link w:val="BeemDate"/>
    <w:rsid w:val="00182ED0"/>
    <w:rPr>
      <w:color w:val="auto"/>
      <w:sz w:val="24"/>
      <w:szCs w:val="24"/>
    </w:rPr>
  </w:style>
  <w:style w:type="paragraph" w:customStyle="1" w:styleId="BeemTOCTitle">
    <w:name w:val="Beem TOC Title"/>
    <w:basedOn w:val="Normal"/>
    <w:link w:val="BeemTOCTitleChar"/>
    <w:rsid w:val="00BC26A6"/>
    <w:pPr>
      <w:tabs>
        <w:tab w:val="left" w:pos="180"/>
        <w:tab w:val="right" w:leader="dot" w:pos="8640"/>
        <w:tab w:val="right" w:pos="9360"/>
        <w:tab w:val="right" w:leader="dot" w:pos="10080"/>
      </w:tabs>
    </w:pPr>
    <w:rPr>
      <w:rFonts w:asciiTheme="minorHAnsi" w:eastAsiaTheme="majorEastAsia" w:hAnsiTheme="minorHAnsi" w:cstheme="majorBidi"/>
    </w:rPr>
  </w:style>
  <w:style w:type="character" w:customStyle="1" w:styleId="BeemTOCTitleChar">
    <w:name w:val="Beem TOC Title Char"/>
    <w:basedOn w:val="DefaultParagraphFont"/>
    <w:link w:val="BeemTOCTitle"/>
    <w:rsid w:val="00BC26A6"/>
    <w:rPr>
      <w:rFonts w:asciiTheme="minorHAnsi" w:eastAsiaTheme="majorEastAsia" w:hAnsiTheme="minorHAnsi" w:cstheme="majorBidi"/>
    </w:rPr>
  </w:style>
  <w:style w:type="paragraph" w:customStyle="1" w:styleId="BeemTOCBody2">
    <w:name w:val="Beem TOC Body 2"/>
    <w:basedOn w:val="Normal"/>
    <w:link w:val="BeemTOCBody2Char"/>
    <w:rsid w:val="00BC26A6"/>
    <w:pPr>
      <w:tabs>
        <w:tab w:val="left" w:pos="180"/>
        <w:tab w:val="right" w:leader="dot" w:pos="8640"/>
        <w:tab w:val="right" w:pos="9360"/>
        <w:tab w:val="right" w:leader="dot" w:pos="10080"/>
      </w:tabs>
    </w:pPr>
    <w:rPr>
      <w:rFonts w:asciiTheme="minorHAnsi" w:eastAsiaTheme="majorEastAsia" w:hAnsiTheme="minorHAnsi" w:cstheme="majorBidi"/>
      <w:color w:val="9B40EA"/>
    </w:rPr>
  </w:style>
  <w:style w:type="character" w:customStyle="1" w:styleId="BeemTOCBody2Char">
    <w:name w:val="Beem TOC Body 2 Char"/>
    <w:basedOn w:val="DefaultParagraphFont"/>
    <w:link w:val="BeemTOCBody2"/>
    <w:rsid w:val="00BC26A6"/>
    <w:rPr>
      <w:rFonts w:asciiTheme="minorHAnsi" w:eastAsiaTheme="majorEastAsia" w:hAnsiTheme="minorHAnsi" w:cstheme="majorBidi"/>
      <w:color w:val="9B40EA"/>
    </w:rPr>
  </w:style>
  <w:style w:type="paragraph" w:styleId="Caption">
    <w:name w:val="caption"/>
    <w:basedOn w:val="Normal"/>
    <w:next w:val="Normal"/>
    <w:uiPriority w:val="35"/>
    <w:unhideWhenUsed/>
    <w:qFormat/>
    <w:rsid w:val="00BC26A6"/>
    <w:pPr>
      <w:spacing w:before="240" w:line="240" w:lineRule="auto"/>
    </w:pPr>
    <w:rPr>
      <w:rFonts w:asciiTheme="minorHAnsi" w:hAnsiTheme="minorHAnsi"/>
      <w:b/>
      <w:bCs/>
      <w:color w:val="9B40EA"/>
    </w:rPr>
  </w:style>
  <w:style w:type="paragraph" w:styleId="FootnoteText">
    <w:name w:val="footnote text"/>
    <w:aliases w:val="Beem Footnote text"/>
    <w:basedOn w:val="Normal"/>
    <w:link w:val="FootnoteTextChar"/>
    <w:uiPriority w:val="99"/>
    <w:unhideWhenUsed/>
    <w:rsid w:val="00BC26A6"/>
    <w:pPr>
      <w:spacing w:before="0" w:after="0" w:line="240" w:lineRule="auto"/>
    </w:pPr>
    <w:rPr>
      <w:sz w:val="16"/>
    </w:rPr>
  </w:style>
  <w:style w:type="character" w:customStyle="1" w:styleId="FootnoteTextChar">
    <w:name w:val="Footnote Text Char"/>
    <w:aliases w:val="Beem Footnote text Char"/>
    <w:basedOn w:val="DefaultParagraphFont"/>
    <w:link w:val="FootnoteText"/>
    <w:uiPriority w:val="99"/>
    <w:rsid w:val="00BC26A6"/>
    <w:rPr>
      <w:sz w:val="16"/>
    </w:rPr>
  </w:style>
  <w:style w:type="character" w:styleId="FootnoteReference">
    <w:name w:val="footnote reference"/>
    <w:basedOn w:val="DefaultParagraphFont"/>
    <w:uiPriority w:val="99"/>
    <w:semiHidden/>
    <w:unhideWhenUsed/>
    <w:rsid w:val="00BC26A6"/>
    <w:rPr>
      <w:vertAlign w:val="superscript"/>
    </w:rPr>
  </w:style>
  <w:style w:type="character" w:styleId="PlaceholderText">
    <w:name w:val="Placeholder Text"/>
    <w:basedOn w:val="DefaultParagraphFont"/>
    <w:uiPriority w:val="99"/>
    <w:semiHidden/>
    <w:rsid w:val="00BC26A6"/>
    <w:rPr>
      <w:color w:val="666666"/>
    </w:rPr>
  </w:style>
  <w:style w:type="paragraph" w:styleId="Revision">
    <w:name w:val="Revision"/>
    <w:hidden/>
    <w:uiPriority w:val="99"/>
    <w:semiHidden/>
    <w:rsid w:val="00BC26A6"/>
    <w:pPr>
      <w:spacing w:after="0" w:line="240" w:lineRule="auto"/>
    </w:pPr>
  </w:style>
  <w:style w:type="table" w:styleId="LightList-Accent3">
    <w:name w:val="Light List Accent 3"/>
    <w:basedOn w:val="TableNormal"/>
    <w:uiPriority w:val="61"/>
    <w:locked/>
    <w:rsid w:val="00BC26A6"/>
    <w:pPr>
      <w:spacing w:after="0" w:line="240" w:lineRule="auto"/>
    </w:pPr>
    <w:rPr>
      <w:rFonts w:asciiTheme="minorHAnsi" w:eastAsiaTheme="minorEastAsia" w:hAnsiTheme="minorHAnsi" w:cstheme="minorBidi"/>
      <w:color w:val="auto"/>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BeemHeader3">
    <w:name w:val="Beem Header 3"/>
    <w:basedOn w:val="Heading1"/>
    <w:link w:val="BeemHeader3Char"/>
    <w:rsid w:val="003D63E2"/>
    <w:pPr>
      <w:numPr>
        <w:numId w:val="0"/>
      </w:numPr>
      <w:pBdr>
        <w:top w:val="nil"/>
        <w:left w:val="nil"/>
        <w:bottom w:val="nil"/>
        <w:right w:val="nil"/>
        <w:between w:val="nil"/>
      </w:pBdr>
      <w:tabs>
        <w:tab w:val="clear" w:pos="1418"/>
      </w:tabs>
      <w:spacing w:before="0" w:after="80" w:line="276" w:lineRule="auto"/>
    </w:pPr>
    <w:rPr>
      <w:rFonts w:eastAsiaTheme="majorEastAsia" w:cstheme="majorBidi"/>
      <w:sz w:val="36"/>
      <w:szCs w:val="36"/>
    </w:rPr>
  </w:style>
  <w:style w:type="character" w:customStyle="1" w:styleId="BeemHeader3Char">
    <w:name w:val="Beem Header 3 Char"/>
    <w:basedOn w:val="Heading1Char"/>
    <w:link w:val="BeemHeader3"/>
    <w:rsid w:val="003D63E2"/>
    <w:rPr>
      <w:rFonts w:ascii="Gill Sans Nova Cond XBd" w:eastAsiaTheme="majorEastAsia" w:hAnsi="Gill Sans Nova Cond XBd" w:cstheme="majorBidi"/>
      <w:noProof/>
      <w:color w:val="auto"/>
      <w:sz w:val="36"/>
      <w:szCs w:val="36"/>
      <w:lang w:val="en-CA"/>
    </w:rPr>
  </w:style>
  <w:style w:type="table" w:styleId="TableGrid">
    <w:name w:val="Table Grid"/>
    <w:basedOn w:val="TableNormal"/>
    <w:uiPriority w:val="59"/>
    <w:locked/>
    <w:rsid w:val="00F352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3523B"/>
    <w:rPr>
      <w:sz w:val="16"/>
      <w:szCs w:val="16"/>
    </w:rPr>
  </w:style>
  <w:style w:type="paragraph" w:styleId="CommentText">
    <w:name w:val="annotation text"/>
    <w:basedOn w:val="Normal"/>
    <w:link w:val="CommentTextChar"/>
    <w:uiPriority w:val="99"/>
    <w:unhideWhenUsed/>
    <w:rsid w:val="00F3523B"/>
  </w:style>
  <w:style w:type="character" w:customStyle="1" w:styleId="CommentTextChar">
    <w:name w:val="Comment Text Char"/>
    <w:basedOn w:val="DefaultParagraphFont"/>
    <w:link w:val="CommentText"/>
    <w:uiPriority w:val="99"/>
    <w:rsid w:val="00F3523B"/>
  </w:style>
  <w:style w:type="paragraph" w:styleId="CommentSubject">
    <w:name w:val="annotation subject"/>
    <w:basedOn w:val="CommentText"/>
    <w:next w:val="CommentText"/>
    <w:link w:val="CommentSubjectChar"/>
    <w:uiPriority w:val="99"/>
    <w:semiHidden/>
    <w:unhideWhenUsed/>
    <w:rsid w:val="00F3523B"/>
    <w:rPr>
      <w:b/>
      <w:bCs/>
    </w:rPr>
  </w:style>
  <w:style w:type="character" w:customStyle="1" w:styleId="CommentSubjectChar">
    <w:name w:val="Comment Subject Char"/>
    <w:basedOn w:val="CommentTextChar"/>
    <w:link w:val="CommentSubject"/>
    <w:uiPriority w:val="99"/>
    <w:semiHidden/>
    <w:rsid w:val="00F3523B"/>
    <w:rPr>
      <w:b/>
      <w:bCs/>
    </w:rPr>
  </w:style>
  <w:style w:type="table" w:styleId="PlainTable3">
    <w:name w:val="Plain Table 3"/>
    <w:basedOn w:val="TableNormal"/>
    <w:uiPriority w:val="43"/>
    <w:locked/>
    <w:rsid w:val="00E76F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locked/>
    <w:rsid w:val="000C2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eal">
    <w:name w:val="Teal"/>
    <w:basedOn w:val="TableNormal"/>
    <w:uiPriority w:val="99"/>
    <w:locked/>
    <w:rsid w:val="00A010E7"/>
    <w:pPr>
      <w:spacing w:after="0" w:line="240" w:lineRule="auto"/>
    </w:pPr>
    <w:rPr>
      <w:color w:val="auto"/>
    </w:rPr>
    <w:tblPr>
      <w:tblStyleRowBandSize w:val="1"/>
      <w:tblBorders>
        <w:insideH w:val="single" w:sz="4" w:space="0" w:color="FFFFFF" w:themeColor="background1"/>
        <w:insideV w:val="single" w:sz="4" w:space="0" w:color="FFFFFF" w:themeColor="background1"/>
      </w:tblBorders>
      <w:tblCellMar>
        <w:top w:w="57" w:type="dxa"/>
        <w:bottom w:w="57" w:type="dxa"/>
      </w:tblCellMar>
    </w:tblPr>
    <w:tblStylePr w:type="firstRow">
      <w:rPr>
        <w:rFonts w:ascii="Aptos" w:hAnsi="Aptos"/>
        <w:b/>
        <w:color w:val="auto"/>
        <w:sz w:val="22"/>
      </w:rPr>
      <w:tblPr/>
      <w:tcPr>
        <w:shd w:val="clear" w:color="auto" w:fill="BADEDE"/>
      </w:tcPr>
    </w:tblStylePr>
    <w:tblStylePr w:type="firstCol">
      <w:rPr>
        <w:rFonts w:ascii="Aptos" w:hAnsi="Aptos"/>
        <w:b/>
        <w:color w:val="auto"/>
        <w:sz w:val="22"/>
      </w:rPr>
      <w:tblPr/>
      <w:tcPr>
        <w:shd w:val="clear" w:color="auto" w:fill="BADEDE"/>
      </w:tcPr>
    </w:tblStylePr>
    <w:tblStylePr w:type="band1Horz">
      <w:tblPr/>
      <w:tcPr>
        <w:shd w:val="clear" w:color="auto" w:fill="EEF7F7"/>
      </w:tcPr>
    </w:tblStylePr>
  </w:style>
  <w:style w:type="paragraph" w:customStyle="1" w:styleId="BulletList">
    <w:name w:val="Bullet List"/>
    <w:basedOn w:val="ListParagraph"/>
    <w:link w:val="BulletListChar"/>
    <w:rsid w:val="00BC26A6"/>
    <w:pPr>
      <w:pBdr>
        <w:top w:val="none" w:sz="0" w:space="0" w:color="auto"/>
        <w:left w:val="none" w:sz="0" w:space="0" w:color="auto"/>
        <w:bottom w:val="none" w:sz="0" w:space="0" w:color="auto"/>
        <w:right w:val="none" w:sz="0" w:space="0" w:color="auto"/>
        <w:between w:val="none" w:sz="0" w:space="0" w:color="auto"/>
      </w:pBdr>
      <w:spacing w:after="200" w:line="240" w:lineRule="auto"/>
      <w:ind w:left="714" w:hanging="357"/>
      <w:contextualSpacing w:val="0"/>
    </w:pPr>
    <w:rPr>
      <w:rFonts w:ascii="Arial" w:eastAsiaTheme="majorEastAsia" w:hAnsi="Arial"/>
      <w:szCs w:val="22"/>
      <w:lang w:eastAsia="en-CA"/>
    </w:rPr>
  </w:style>
  <w:style w:type="character" w:customStyle="1" w:styleId="BulletListChar">
    <w:name w:val="Bullet List Char"/>
    <w:basedOn w:val="DefaultParagraphFont"/>
    <w:link w:val="BulletList"/>
    <w:rsid w:val="00BC26A6"/>
    <w:rPr>
      <w:rFonts w:ascii="Arial" w:eastAsiaTheme="majorEastAsia" w:hAnsi="Arial"/>
      <w:color w:val="auto"/>
      <w:szCs w:val="22"/>
      <w:lang w:eastAsia="en-CA"/>
    </w:rPr>
  </w:style>
  <w:style w:type="character" w:styleId="UnresolvedMention">
    <w:name w:val="Unresolved Mention"/>
    <w:basedOn w:val="DefaultParagraphFont"/>
    <w:uiPriority w:val="99"/>
    <w:semiHidden/>
    <w:unhideWhenUsed/>
    <w:rsid w:val="00BC26A6"/>
    <w:rPr>
      <w:color w:val="605E5C"/>
      <w:shd w:val="clear" w:color="auto" w:fill="E1DFDD"/>
    </w:rPr>
  </w:style>
  <w:style w:type="paragraph" w:customStyle="1" w:styleId="SubsectionHeading">
    <w:name w:val="Subsection Heading"/>
    <w:basedOn w:val="Normal"/>
    <w:link w:val="SubsectionHeadingChar"/>
    <w:qFormat/>
    <w:rsid w:val="00BD2C13"/>
    <w:rPr>
      <w:b/>
      <w:bCs/>
      <w:i/>
      <w:iCs/>
      <w:sz w:val="22"/>
      <w:szCs w:val="22"/>
    </w:rPr>
  </w:style>
  <w:style w:type="character" w:customStyle="1" w:styleId="SubsectionHeadingChar">
    <w:name w:val="Subsection Heading Char"/>
    <w:basedOn w:val="DefaultParagraphFont"/>
    <w:link w:val="SubsectionHeading"/>
    <w:rsid w:val="00BD2C13"/>
    <w:rPr>
      <w:b/>
      <w:bCs/>
      <w:i/>
      <w:iCs/>
      <w:color w:val="auto"/>
      <w:sz w:val="22"/>
      <w:szCs w:val="22"/>
      <w:lang w:val="en-CA"/>
    </w:rPr>
  </w:style>
  <w:style w:type="table" w:styleId="GridTable1Light">
    <w:name w:val="Grid Table 1 Light"/>
    <w:basedOn w:val="TableNormal"/>
    <w:uiPriority w:val="46"/>
    <w:locked/>
    <w:rsid w:val="00953C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ppendixHeading1">
    <w:name w:val="Appendix Heading 1"/>
    <w:basedOn w:val="Heading1"/>
    <w:link w:val="AppendixHeading1Char"/>
    <w:qFormat/>
    <w:rsid w:val="007E2539"/>
    <w:pPr>
      <w:numPr>
        <w:numId w:val="0"/>
      </w:numPr>
    </w:pPr>
  </w:style>
  <w:style w:type="character" w:customStyle="1" w:styleId="AppendixHeading1Char">
    <w:name w:val="Appendix Heading 1 Char"/>
    <w:basedOn w:val="Heading1Char"/>
    <w:link w:val="AppendixHeading1"/>
    <w:rsid w:val="007E2539"/>
    <w:rPr>
      <w:rFonts w:ascii="Gill Sans Nova Cond XBd" w:hAnsi="Gill Sans Nova Cond XBd"/>
      <w:noProof/>
      <w:color w:val="auto"/>
      <w:sz w:val="40"/>
      <w:szCs w:val="56"/>
      <w:lang w:val="en-CA"/>
    </w:rPr>
  </w:style>
  <w:style w:type="paragraph" w:customStyle="1" w:styleId="AppendixHeading2">
    <w:name w:val="Appendix Heading 2"/>
    <w:basedOn w:val="Heading2"/>
    <w:link w:val="AppendixHeading2Char"/>
    <w:qFormat/>
    <w:rsid w:val="007E2539"/>
    <w:pPr>
      <w:numPr>
        <w:ilvl w:val="0"/>
        <w:numId w:val="0"/>
      </w:numPr>
    </w:pPr>
  </w:style>
  <w:style w:type="character" w:customStyle="1" w:styleId="AppendixHeading2Char">
    <w:name w:val="Appendix Heading 2 Char"/>
    <w:basedOn w:val="Heading2Char"/>
    <w:link w:val="AppendixHeading2"/>
    <w:rsid w:val="007E2539"/>
    <w:rPr>
      <w:rFonts w:ascii="Gill Sans Nova Cond XBd" w:hAnsi="Gill Sans Nova Cond XBd"/>
      <w:noProof/>
      <w:color w:val="9B40EA"/>
      <w:sz w:val="36"/>
      <w:szCs w:val="48"/>
      <w:lang w:val="en-CA"/>
    </w:rPr>
  </w:style>
  <w:style w:type="paragraph" w:customStyle="1" w:styleId="AppendixHeading3">
    <w:name w:val="Appendix Heading 3"/>
    <w:basedOn w:val="Heading3"/>
    <w:link w:val="AppendixHeading3Char"/>
    <w:qFormat/>
    <w:rsid w:val="007E2539"/>
    <w:pPr>
      <w:numPr>
        <w:ilvl w:val="0"/>
        <w:numId w:val="0"/>
      </w:numPr>
    </w:pPr>
  </w:style>
  <w:style w:type="character" w:customStyle="1" w:styleId="AppendixHeading3Char">
    <w:name w:val="Appendix Heading 3 Char"/>
    <w:basedOn w:val="Heading3Char"/>
    <w:link w:val="AppendixHeading3"/>
    <w:rsid w:val="007E2539"/>
    <w:rPr>
      <w:rFonts w:ascii="Gill Sans Nova Cond XBd" w:eastAsiaTheme="majorEastAsia" w:hAnsi="Gill Sans Nova Cond XBd" w:cstheme="majorBidi"/>
      <w:noProof/>
      <w:color w:val="auto"/>
      <w:sz w:val="32"/>
      <w:szCs w:val="36"/>
      <w:lang w:val="en-CA"/>
    </w:rPr>
  </w:style>
  <w:style w:type="character" w:styleId="FollowedHyperlink">
    <w:name w:val="FollowedHyperlink"/>
    <w:basedOn w:val="DefaultParagraphFont"/>
    <w:uiPriority w:val="99"/>
    <w:semiHidden/>
    <w:unhideWhenUsed/>
    <w:rsid w:val="00F5744D"/>
    <w:rPr>
      <w:color w:val="96607D" w:themeColor="followedHyperlink"/>
      <w:u w:val="single"/>
    </w:rPr>
  </w:style>
  <w:style w:type="character" w:styleId="BookTitle">
    <w:name w:val="Book Title"/>
    <w:basedOn w:val="DefaultParagraphFont"/>
    <w:uiPriority w:val="33"/>
    <w:locked/>
    <w:rsid w:val="001C4248"/>
    <w:rPr>
      <w:b/>
      <w:bCs/>
      <w:i/>
      <w:iCs/>
      <w:spacing w:val="5"/>
    </w:rPr>
  </w:style>
  <w:style w:type="character" w:styleId="Emphasis">
    <w:name w:val="Emphasis"/>
    <w:basedOn w:val="DefaultParagraphFont"/>
    <w:uiPriority w:val="20"/>
    <w:locked/>
    <w:rsid w:val="001C4248"/>
    <w:rPr>
      <w:i/>
      <w:iCs/>
    </w:rPr>
  </w:style>
  <w:style w:type="paragraph" w:styleId="NoSpacing">
    <w:name w:val="No Spacing"/>
    <w:uiPriority w:val="1"/>
    <w:rsid w:val="001C4248"/>
    <w:pPr>
      <w:pBdr>
        <w:top w:val="nil"/>
        <w:left w:val="nil"/>
        <w:bottom w:val="nil"/>
        <w:right w:val="nil"/>
        <w:between w:val="nil"/>
      </w:pBdr>
      <w:spacing w:after="0" w:line="240" w:lineRule="auto"/>
    </w:pPr>
    <w:rPr>
      <w:color w:val="auto"/>
      <w:lang w:val="en-CA"/>
    </w:rPr>
  </w:style>
  <w:style w:type="character" w:styleId="Strong">
    <w:name w:val="Strong"/>
    <w:basedOn w:val="DefaultParagraphFont"/>
    <w:uiPriority w:val="22"/>
    <w:qFormat/>
    <w:locked/>
    <w:rsid w:val="001C4248"/>
    <w:rPr>
      <w:b/>
      <w:bCs/>
    </w:rPr>
  </w:style>
  <w:style w:type="character" w:styleId="SubtleEmphasis">
    <w:name w:val="Subtle Emphasis"/>
    <w:basedOn w:val="DefaultParagraphFont"/>
    <w:uiPriority w:val="19"/>
    <w:locked/>
    <w:rsid w:val="001C4248"/>
    <w:rPr>
      <w:i/>
      <w:iCs/>
      <w:color w:val="404040" w:themeColor="text1" w:themeTint="BF"/>
    </w:rPr>
  </w:style>
  <w:style w:type="character" w:styleId="SubtleReference">
    <w:name w:val="Subtle Reference"/>
    <w:basedOn w:val="DefaultParagraphFont"/>
    <w:uiPriority w:val="31"/>
    <w:locked/>
    <w:rsid w:val="001C4248"/>
    <w:rPr>
      <w:smallCaps/>
      <w:color w:val="5A5A5A" w:themeColor="text1" w:themeTint="A5"/>
    </w:rPr>
  </w:style>
  <w:style w:type="paragraph" w:styleId="NormalWeb">
    <w:name w:val="Normal (Web)"/>
    <w:basedOn w:val="Normal"/>
    <w:uiPriority w:val="99"/>
    <w:semiHidden/>
    <w:unhideWhenUsed/>
    <w:rsid w:val="00082A36"/>
    <w:rPr>
      <w:rFonts w:ascii="Times New Roman" w:hAnsi="Times New Roman" w:cs="Times New Roman"/>
      <w:sz w:val="24"/>
      <w:szCs w:val="24"/>
    </w:rPr>
  </w:style>
  <w:style w:type="character" w:styleId="Mention">
    <w:name w:val="Mention"/>
    <w:basedOn w:val="DefaultParagraphFont"/>
    <w:uiPriority w:val="99"/>
    <w:unhideWhenUsed/>
    <w:rsid w:val="00915B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91664">
      <w:bodyDiv w:val="1"/>
      <w:marLeft w:val="0"/>
      <w:marRight w:val="0"/>
      <w:marTop w:val="0"/>
      <w:marBottom w:val="0"/>
      <w:divBdr>
        <w:top w:val="none" w:sz="0" w:space="0" w:color="auto"/>
        <w:left w:val="none" w:sz="0" w:space="0" w:color="auto"/>
        <w:bottom w:val="none" w:sz="0" w:space="0" w:color="auto"/>
        <w:right w:val="none" w:sz="0" w:space="0" w:color="auto"/>
      </w:divBdr>
    </w:div>
    <w:div w:id="10949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6.jpg"/><Relationship Id="rId28"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footer" Target="footer4.xml"/><Relationship Id="rId27" Type="http://schemas.openxmlformats.org/officeDocument/2006/relationships/glossaryDocument" Target="glossary/document.xml"/></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eyeung\AppData\Local\Temp\Templafy\WordVsto\Document%20Tit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32A644AEDF457CACBB3AAAE221B3AC"/>
        <w:category>
          <w:name w:val="General"/>
          <w:gallery w:val="placeholder"/>
        </w:category>
        <w:types>
          <w:type w:val="bbPlcHdr"/>
        </w:types>
        <w:behaviors>
          <w:behavior w:val="content"/>
        </w:behaviors>
        <w:guid w:val="{9D81EE8B-2A06-4625-8255-576A10CA9EC2}"/>
      </w:docPartPr>
      <w:docPartBody>
        <w:p w:rsidR="007F3A89" w:rsidRDefault="007F3A89">
          <w:pPr>
            <w:pStyle w:val="0A32A644AEDF457CACBB3AAAE221B3AC"/>
          </w:pPr>
          <w:r w:rsidRPr="008F1AF4">
            <w:rPr>
              <w:rStyle w:val="PlaceholderText"/>
            </w:rPr>
            <w:t>[Title]</w:t>
          </w:r>
        </w:p>
      </w:docPartBody>
    </w:docPart>
    <w:docPart>
      <w:docPartPr>
        <w:name w:val="5CEF72C915484D4F8D0DF97DABB688A3"/>
        <w:category>
          <w:name w:val="General"/>
          <w:gallery w:val="placeholder"/>
        </w:category>
        <w:types>
          <w:type w:val="bbPlcHdr"/>
        </w:types>
        <w:behaviors>
          <w:behavior w:val="content"/>
        </w:behaviors>
        <w:guid w:val="{F8BC9FE6-FEC4-4720-838A-56FFB10B7843}"/>
      </w:docPartPr>
      <w:docPartBody>
        <w:p w:rsidR="007F3A89" w:rsidRDefault="007F3A89">
          <w:pPr>
            <w:pStyle w:val="5CEF72C915484D4F8D0DF97DABB688A3"/>
          </w:pPr>
          <w:r w:rsidRPr="00BD6A19">
            <w:rPr>
              <w:rStyle w:val="PlaceholderText"/>
            </w:rPr>
            <w:t>21 September 2026</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89"/>
    <w:rsid w:val="00035DDE"/>
    <w:rsid w:val="00083B51"/>
    <w:rsid w:val="00224DEC"/>
    <w:rsid w:val="002A5D56"/>
    <w:rsid w:val="002E63CA"/>
    <w:rsid w:val="003747A6"/>
    <w:rsid w:val="00386294"/>
    <w:rsid w:val="003A0AD2"/>
    <w:rsid w:val="0047744D"/>
    <w:rsid w:val="004B591F"/>
    <w:rsid w:val="00504F15"/>
    <w:rsid w:val="00525AEC"/>
    <w:rsid w:val="00546CFB"/>
    <w:rsid w:val="00563EC9"/>
    <w:rsid w:val="00606430"/>
    <w:rsid w:val="006D1C14"/>
    <w:rsid w:val="007F3A89"/>
    <w:rsid w:val="008E4405"/>
    <w:rsid w:val="00980105"/>
    <w:rsid w:val="00986A47"/>
    <w:rsid w:val="00A00785"/>
    <w:rsid w:val="00A03F3B"/>
    <w:rsid w:val="00A42AA0"/>
    <w:rsid w:val="00A57645"/>
    <w:rsid w:val="00AA51DA"/>
    <w:rsid w:val="00BC19FA"/>
    <w:rsid w:val="00C2224F"/>
    <w:rsid w:val="00C31DAF"/>
    <w:rsid w:val="00C62F7D"/>
    <w:rsid w:val="00DA61B3"/>
    <w:rsid w:val="00DC3012"/>
    <w:rsid w:val="00EE27D1"/>
    <w:rsid w:val="00EF3D88"/>
    <w:rsid w:val="00F7409B"/>
    <w:rsid w:val="00FD4B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A32A644AEDF457CACBB3AAAE221B3AC">
    <w:name w:val="0A32A644AEDF457CACBB3AAAE221B3AC"/>
  </w:style>
  <w:style w:type="paragraph" w:customStyle="1" w:styleId="5CEF72C915484D4F8D0DF97DABB688A3">
    <w:name w:val="5CEF72C915484D4F8D0DF97DABB688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2026-10-01T00:00:00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TemplafyTemplateConfiguration><![CDATA[{"elementsMetadata":[],"transformationConfigurations":[],"templateName":"Beem Policy Procedures Template","templateDescription":"","enableDocumentContentUpdater":false,"version":"2.0"}]]></TemplafyTemplateConfiguration>
</file>

<file path=customXml/item5.xml><?xml version="1.0" encoding="utf-8"?>
<ct:contentTypeSchema xmlns:ct="http://schemas.microsoft.com/office/2006/metadata/contentType" xmlns:ma="http://schemas.microsoft.com/office/2006/metadata/properties/metaAttributes" ct:_="" ma:_="" ma:contentTypeName="Document" ma:contentTypeID="0x0101007D470B8DA2ECB848955FE498CB697C25" ma:contentTypeVersion="7" ma:contentTypeDescription="Create a new document." ma:contentTypeScope="" ma:versionID="b32e935e329a651671061fad743490f7">
  <xsd:schema xmlns:xsd="http://www.w3.org/2001/XMLSchema" xmlns:xs="http://www.w3.org/2001/XMLSchema" xmlns:p="http://schemas.microsoft.com/office/2006/metadata/properties" xmlns:ns2="cf750adb-5c9d-4f59-9400-334ff71a08a7" targetNamespace="http://schemas.microsoft.com/office/2006/metadata/properties" ma:root="true" ma:fieldsID="d5f6e277bb2bda77e2fc47259924a987" ns2:_="">
    <xsd:import namespace="cf750adb-5c9d-4f59-9400-334ff71a0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50adb-5c9d-4f59-9400-334ff71a0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TemplafyFormConfiguration><![CDATA[{"formFields":[],"formDataEntries":[]}]]></TemplafyFormConfigura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9C76DEE-770E-4F37-A7CA-7EE81B66854A}">
  <ds:schemaRefs>
    <ds:schemaRef ds:uri="http://schemas.openxmlformats.org/officeDocument/2006/bibliography"/>
  </ds:schemaRefs>
</ds:datastoreItem>
</file>

<file path=customXml/itemProps3.xml><?xml version="1.0" encoding="utf-8"?>
<ds:datastoreItem xmlns:ds="http://schemas.openxmlformats.org/officeDocument/2006/customXml" ds:itemID="{F7949692-F597-4BCD-871C-088C1272838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0D576C4-5317-45F2-9253-D2D9861D2D05}">
  <ds:schemaRefs/>
</ds:datastoreItem>
</file>

<file path=customXml/itemProps5.xml><?xml version="1.0" encoding="utf-8"?>
<ds:datastoreItem xmlns:ds="http://schemas.openxmlformats.org/officeDocument/2006/customXml" ds:itemID="{38205DC6-E92F-411F-8505-D230FFEC2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50adb-5c9d-4f59-9400-334ff71a0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FB6BD3E-C1DD-490A-91BD-584CCBC7A94E}">
  <ds:schemaRefs>
    <ds:schemaRef ds:uri="http://schemas.microsoft.com/sharepoint/v3/contenttype/forms"/>
  </ds:schemaRefs>
</ds:datastoreItem>
</file>

<file path=customXml/itemProps7.xml><?xml version="1.0" encoding="utf-8"?>
<ds:datastoreItem xmlns:ds="http://schemas.openxmlformats.org/officeDocument/2006/customXml" ds:itemID="{0C7092D7-5F5A-42C2-8990-F8DC80B4BE65}">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Document Title.dotx</Template>
  <TotalTime>9</TotalTime>
  <Pages>8</Pages>
  <Words>1511</Words>
  <Characters>8693</Characters>
  <Application>Microsoft Office Word</Application>
  <DocSecurity>0</DocSecurity>
  <Lines>228</Lines>
  <Paragraphs>130</Paragraphs>
  <ScaleCrop>false</ScaleCrop>
  <HeadingPairs>
    <vt:vector size="2" baseType="variant">
      <vt:variant>
        <vt:lpstr>Title</vt:lpstr>
      </vt:variant>
      <vt:variant>
        <vt:i4>1</vt:i4>
      </vt:variant>
    </vt:vector>
  </HeadingPairs>
  <TitlesOfParts>
    <vt:vector size="1" baseType="lpstr">
      <vt:lpstr>Visa Debit Card Dispute Management</vt:lpstr>
    </vt:vector>
  </TitlesOfParts>
  <Company>Interior Savings</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Debit Card Dispute Management</dc:title>
  <dc:subject/>
  <dc:creator>Adajar, Kassandra</dc:creator>
  <cp:keywords/>
  <dc:description/>
  <cp:lastModifiedBy>Lin, David</cp:lastModifiedBy>
  <cp:revision>4</cp:revision>
  <dcterms:created xsi:type="dcterms:W3CDTF">2026-10-13T14:17:00Z</dcterms:created>
  <dcterms:modified xsi:type="dcterms:W3CDTF">2026-10-14T05:50:00Z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Area">
    <vt:lpwstr/>
  </property>
  <property fmtid="{D5CDD505-2E9C-101B-9397-08002B2CF9AE}" pid="3" name="BusinessUnit">
    <vt:lpwstr/>
  </property>
  <property fmtid="{D5CDD505-2E9C-101B-9397-08002B2CF9AE}" pid="4" name="MediaServiceImageTags">
    <vt:lpwstr/>
  </property>
  <property fmtid="{D5CDD505-2E9C-101B-9397-08002B2CF9AE}" pid="5" name="Regions/Branches">
    <vt:lpwstr/>
  </property>
  <property fmtid="{D5CDD505-2E9C-101B-9397-08002B2CF9AE}" pid="6" name="ContentTypeId">
    <vt:lpwstr>0x0101007D470B8DA2ECB848955FE498CB697C25</vt:lpwstr>
  </property>
  <property fmtid="{D5CDD505-2E9C-101B-9397-08002B2CF9AE}" pid="7" name="gfDepartment">
    <vt:lpwstr>9;#Risk|2288a489-c2c2-429f-b239-a2335b3d385b</vt:lpwstr>
  </property>
  <property fmtid="{D5CDD505-2E9C-101B-9397-08002B2CF9AE}" pid="8" name="DocumentType">
    <vt:lpwstr>187;#Template|139c2ba2-fc7b-44d6-8219-109063d77164</vt:lpwstr>
  </property>
  <property fmtid="{D5CDD505-2E9C-101B-9397-08002B2CF9AE}" pid="9" name="_ExtendedDescription">
    <vt:lpwstr/>
  </property>
  <property fmtid="{D5CDD505-2E9C-101B-9397-08002B2CF9AE}" pid="10" name="gfAppliesTo">
    <vt:lpwstr>10;#Policy writing|91f16942-292d-485c-bc96-ac04c889bf82;#13;#Risk|87c1c5ed-ee9a-46cd-857f-b94583f07253;#8;#Branding|57e77536-bd14-4458-9d50-5b442a467259</vt:lpwstr>
  </property>
  <property fmtid="{D5CDD505-2E9C-101B-9397-08002B2CF9AE}" pid="11" name="DocumentCategory">
    <vt:lpwstr>544;#Beem Harmonized|d311f4d8-8e0a-4803-a354-d2bab1fe138c;#573;#BeemBot Content|3df643cb-6fe1-4fd4-83a2-b3c9f2f6dd4f</vt:lpwstr>
  </property>
  <property fmtid="{D5CDD505-2E9C-101B-9397-08002B2CF9AE}" pid="12" name="Regions_x002f_Branches">
    <vt:lpwstr/>
  </property>
  <property fmtid="{D5CDD505-2E9C-101B-9397-08002B2CF9AE}" pid="13" name="lcf76f155ced4ddcb4097134ff3c332f">
    <vt:lpwstr/>
  </property>
  <property fmtid="{D5CDD505-2E9C-101B-9397-08002B2CF9AE}" pid="14" name="gfDocType">
    <vt:lpwstr>6;#Template|ef3fa371-66f2-4e8c-bec7-ffd7595650bc</vt:lpwstr>
  </property>
  <property fmtid="{D5CDD505-2E9C-101B-9397-08002B2CF9AE}" pid="15" name="ProcedureCategory">
    <vt:lpwstr/>
  </property>
  <property fmtid="{D5CDD505-2E9C-101B-9397-08002B2CF9AE}" pid="16" name="TemplafyTenantId">
    <vt:lpwstr>beem</vt:lpwstr>
  </property>
  <property fmtid="{D5CDD505-2E9C-101B-9397-08002B2CF9AE}" pid="17" name="TemplafyTemplateId">
    <vt:lpwstr>1209580863542526014</vt:lpwstr>
  </property>
  <property fmtid="{D5CDD505-2E9C-101B-9397-08002B2CF9AE}" pid="18" name="TemplafyUserProfileId">
    <vt:lpwstr>1307470101102198789</vt:lpwstr>
  </property>
  <property fmtid="{D5CDD505-2E9C-101B-9397-08002B2CF9AE}" pid="19" name="TemplafyFromBlank">
    <vt:bool>false</vt:bool>
  </property>
  <property fmtid="{D5CDD505-2E9C-101B-9397-08002B2CF9AE}" pid="20" name="docLang">
    <vt:lpwstr>en</vt:lpwstr>
  </property>
</Properties>
</file>