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EndPr>
        <w:rPr>
          <w:rStyle w:val="CoverPageTitleChar"/>
        </w:rPr>
      </w:sdtEnd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0"/>
                              <w:p w14:paraId="769F150B" w14:textId="5D338A23" w:rsidR="00182ED0" w:rsidRPr="00BD2C13" w:rsidRDefault="00C537AC"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2"/>
                        <w:p w14:paraId="769F150B" w14:textId="5D338A23" w:rsidR="00182ED0" w:rsidRPr="00BD2C13" w:rsidRDefault="00C537AC"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26E7B264" w14:textId="77777777" w:rsidR="00516B57" w:rsidRDefault="005646E2" w:rsidP="00984B7B">
      <w:pPr>
        <w:pStyle w:val="Heading1"/>
        <w:spacing w:before="120" w:line="276" w:lineRule="auto"/>
      </w:pPr>
      <w:r>
        <w:lastRenderedPageBreak/>
        <w:t>Purpose</w:t>
      </w:r>
    </w:p>
    <w:p w14:paraId="79A87892" w14:textId="0F6063A0" w:rsidR="00516B57" w:rsidRDefault="005646E2" w:rsidP="00984B7B">
      <w:pPr>
        <w:spacing w:before="120" w:after="120"/>
      </w:pPr>
      <w:r>
        <w:t>The Visa Debit</w:t>
      </w:r>
      <w:r w:rsidR="000A3F35">
        <w:t xml:space="preserve"> Card</w:t>
      </w:r>
      <w:r>
        <w:t xml:space="preserve"> Dispute Management Procedure </w:t>
      </w:r>
      <w:r w:rsidR="00D06A54" w:rsidRPr="00D06A54">
        <w:t>guides</w:t>
      </w:r>
      <w:r>
        <w:t xml:space="preserve"> the Growth, Payment Services, Fraud Prevention, and Finance teams </w:t>
      </w:r>
      <w:r w:rsidR="00D06A54" w:rsidRPr="00D06A54">
        <w:t>in</w:t>
      </w:r>
      <w:r>
        <w:t xml:space="preserve"> managing member-initiated Visa Debit Card disputes. </w:t>
      </w:r>
      <w:r w:rsidR="00D06A54" w:rsidRPr="00D06A54">
        <w:t>It sets out</w:t>
      </w:r>
      <w:r>
        <w:t xml:space="preserve"> a consistent approach for </w:t>
      </w:r>
      <w:r w:rsidR="00D06A54" w:rsidRPr="00D06A54">
        <w:t>receiving</w:t>
      </w:r>
      <w:r>
        <w:t xml:space="preserve"> and triaging dispute claims, </w:t>
      </w:r>
      <w:r w:rsidR="00D06A54" w:rsidRPr="00D06A54">
        <w:t>gathering</w:t>
      </w:r>
      <w:r>
        <w:t xml:space="preserve"> and assessing supporting documentation, issuing provisional credit, submitting and managing </w:t>
      </w:r>
      <w:r w:rsidR="00D06A54" w:rsidRPr="00D06A54">
        <w:t xml:space="preserve">disputes </w:t>
      </w:r>
      <w:r>
        <w:t xml:space="preserve">through Central 1 and the Visa network, and resolving </w:t>
      </w:r>
      <w:r w:rsidR="00D06A54" w:rsidRPr="00D06A54">
        <w:t xml:space="preserve">disputes </w:t>
      </w:r>
      <w:r>
        <w:t xml:space="preserve">and recovering </w:t>
      </w:r>
      <w:r w:rsidR="00D06A54" w:rsidRPr="00D06A54">
        <w:t>funds where applicable.</w:t>
      </w:r>
      <w:r w:rsidR="00F4479A">
        <w:t xml:space="preserve"> </w:t>
      </w:r>
      <w:r>
        <w:t xml:space="preserve">It also </w:t>
      </w:r>
      <w:r w:rsidR="00D06A54" w:rsidRPr="00D06A54">
        <w:t>covers</w:t>
      </w:r>
      <w:r>
        <w:t xml:space="preserve"> the roles and systems</w:t>
      </w:r>
      <w:r w:rsidR="00D06A54" w:rsidRPr="00D06A54">
        <w:t xml:space="preserve"> involved, the </w:t>
      </w:r>
      <w:r>
        <w:t xml:space="preserve">process flows, and </w:t>
      </w:r>
      <w:r w:rsidR="00D06A54" w:rsidRPr="00D06A54">
        <w:t xml:space="preserve">the </w:t>
      </w:r>
      <w:r>
        <w:t xml:space="preserve">detailed procedures </w:t>
      </w:r>
      <w:r w:rsidR="00D06A54" w:rsidRPr="00D06A54">
        <w:t>across</w:t>
      </w:r>
      <w:r>
        <w:t xml:space="preserve"> the dispute management lifecycle</w:t>
      </w:r>
      <w:r w:rsidR="00F4479A">
        <w:t>.</w:t>
      </w:r>
    </w:p>
    <w:p w14:paraId="4F2682AF" w14:textId="77777777" w:rsidR="00516B57" w:rsidRDefault="005646E2" w:rsidP="00984B7B">
      <w:pPr>
        <w:pStyle w:val="Heading1"/>
        <w:spacing w:before="120" w:line="276" w:lineRule="auto"/>
      </w:pPr>
      <w:r>
        <w:t>Scope</w:t>
      </w:r>
    </w:p>
    <w:p w14:paraId="137040FA" w14:textId="67883664" w:rsidR="00516B57" w:rsidRDefault="005646E2" w:rsidP="00984B7B">
      <w:pPr>
        <w:spacing w:before="120" w:after="120"/>
      </w:pPr>
      <w:r>
        <w:t xml:space="preserve">This procedure applies to </w:t>
      </w:r>
      <w:r w:rsidR="0058154D">
        <w:t>all</w:t>
      </w:r>
      <w:r>
        <w:t xml:space="preserve"> team members involved in the </w:t>
      </w:r>
      <w:r w:rsidR="003B389A">
        <w:t>intake</w:t>
      </w:r>
      <w:r>
        <w:t>, triage, investigation, submission, and resolution of member-initiated Visa Debit Card disputes</w:t>
      </w:r>
      <w:r w:rsidR="005F4665">
        <w:t>, received</w:t>
      </w:r>
      <w:r>
        <w:t xml:space="preserve"> through the following </w:t>
      </w:r>
      <w:r w:rsidR="000736FF">
        <w:t>channel</w:t>
      </w:r>
      <w:r w:rsidR="00C803A3">
        <w:t>s</w:t>
      </w:r>
      <w:r>
        <w:t>:</w:t>
      </w:r>
    </w:p>
    <w:p w14:paraId="31811A11" w14:textId="7B39E258" w:rsidR="0058154D" w:rsidRPr="0058154D" w:rsidRDefault="0058154D" w:rsidP="00984B7B">
      <w:pPr>
        <w:pStyle w:val="ListParagraph"/>
        <w:numPr>
          <w:ilvl w:val="0"/>
          <w:numId w:val="18"/>
        </w:numPr>
        <w:spacing w:before="120" w:after="120"/>
      </w:pPr>
      <w:r w:rsidRPr="0058154D">
        <w:rPr>
          <w:b/>
          <w:bCs/>
        </w:rPr>
        <w:t>Branch:</w:t>
      </w:r>
      <w:r w:rsidRPr="0058154D">
        <w:t xml:space="preserve"> occurs when a member visits </w:t>
      </w:r>
      <w:r w:rsidR="00BB7D13">
        <w:t>Beem’s</w:t>
      </w:r>
      <w:r w:rsidRPr="0058154D">
        <w:t xml:space="preserve"> branch to dispute a Visa Debit Card transaction.</w:t>
      </w:r>
    </w:p>
    <w:p w14:paraId="40D1BBB1" w14:textId="0F2D4400" w:rsidR="0058154D" w:rsidRPr="0058154D" w:rsidRDefault="0058154D" w:rsidP="00984B7B">
      <w:pPr>
        <w:pStyle w:val="ListParagraph"/>
        <w:numPr>
          <w:ilvl w:val="0"/>
          <w:numId w:val="18"/>
        </w:numPr>
        <w:spacing w:before="120" w:after="120"/>
      </w:pPr>
      <w:r w:rsidRPr="0058154D">
        <w:rPr>
          <w:b/>
          <w:bCs/>
        </w:rPr>
        <w:t>Contact Centre:</w:t>
      </w:r>
      <w:r w:rsidRPr="0058154D">
        <w:t xml:space="preserve"> occurs when a member contacts </w:t>
      </w:r>
      <w:r w:rsidR="00BB7D13">
        <w:t>Beem’s</w:t>
      </w:r>
      <w:r w:rsidRPr="0058154D">
        <w:t xml:space="preserve"> </w:t>
      </w:r>
      <w:r w:rsidR="00BB7D13">
        <w:t xml:space="preserve">Growth </w:t>
      </w:r>
      <w:r w:rsidR="00AC4D45">
        <w:t>T</w:t>
      </w:r>
      <w:r w:rsidR="00BB7D13">
        <w:t>eam</w:t>
      </w:r>
      <w:r w:rsidRPr="0058154D">
        <w:t xml:space="preserve"> by phone to dispute a Visa Debit Card transaction.</w:t>
      </w:r>
    </w:p>
    <w:p w14:paraId="0B12E1B2" w14:textId="77777777" w:rsidR="007E736D" w:rsidRDefault="005646E2" w:rsidP="00984B7B">
      <w:pPr>
        <w:spacing w:before="120" w:after="120"/>
      </w:pPr>
      <w:r>
        <w:t xml:space="preserve">This procedure covers the five stages of the dispute management lifecycle: </w:t>
      </w:r>
    </w:p>
    <w:p w14:paraId="47D80E70" w14:textId="0A092A27" w:rsidR="00685219" w:rsidRDefault="00653E7A" w:rsidP="00984B7B">
      <w:pPr>
        <w:spacing w:before="120" w:after="120"/>
        <w:ind w:left="360"/>
      </w:pPr>
      <w:r>
        <w:rPr>
          <w:b/>
        </w:rPr>
        <w:t xml:space="preserve">Stage </w:t>
      </w:r>
      <w:r w:rsidR="002D4C51" w:rsidRPr="00981F72">
        <w:rPr>
          <w:b/>
        </w:rPr>
        <w:t>1.</w:t>
      </w:r>
      <w:r w:rsidR="002D4C51">
        <w:t xml:space="preserve"> </w:t>
      </w:r>
      <w:r>
        <w:t>Dispute Intake</w:t>
      </w:r>
      <w:r w:rsidR="000736FF">
        <w:t xml:space="preserve"> </w:t>
      </w:r>
    </w:p>
    <w:p w14:paraId="407EA85D" w14:textId="5AA053EC" w:rsidR="00685219" w:rsidRDefault="00653E7A" w:rsidP="00984B7B">
      <w:pPr>
        <w:spacing w:before="120" w:after="120"/>
        <w:ind w:left="360"/>
      </w:pPr>
      <w:r>
        <w:rPr>
          <w:b/>
        </w:rPr>
        <w:t xml:space="preserve">Stage </w:t>
      </w:r>
      <w:r w:rsidR="002D4C51" w:rsidRPr="00981F72">
        <w:rPr>
          <w:b/>
        </w:rPr>
        <w:t>2.</w:t>
      </w:r>
      <w:r w:rsidR="002D4C51">
        <w:t xml:space="preserve"> </w:t>
      </w:r>
      <w:r>
        <w:t>Dispute Triage</w:t>
      </w:r>
    </w:p>
    <w:p w14:paraId="5B8E777C" w14:textId="3200C88D" w:rsidR="00685219" w:rsidRDefault="00653E7A" w:rsidP="00984B7B">
      <w:pPr>
        <w:spacing w:before="120" w:after="120"/>
        <w:ind w:left="360"/>
      </w:pPr>
      <w:r>
        <w:rPr>
          <w:b/>
        </w:rPr>
        <w:t xml:space="preserve">Stage </w:t>
      </w:r>
      <w:r w:rsidR="00AB64FA" w:rsidRPr="00981F72">
        <w:rPr>
          <w:b/>
        </w:rPr>
        <w:t>3a.</w:t>
      </w:r>
      <w:r w:rsidR="00AB64FA">
        <w:t xml:space="preserve"> </w:t>
      </w:r>
      <w:r>
        <w:t>Case Preparation &amp; Document Assessment</w:t>
      </w:r>
    </w:p>
    <w:p w14:paraId="4176C9A5" w14:textId="52EADCC9" w:rsidR="00685219" w:rsidRDefault="00653E7A" w:rsidP="00984B7B">
      <w:pPr>
        <w:spacing w:before="120" w:after="120"/>
        <w:ind w:left="360"/>
      </w:pPr>
      <w:r>
        <w:rPr>
          <w:b/>
        </w:rPr>
        <w:t xml:space="preserve">Stage </w:t>
      </w:r>
      <w:r w:rsidR="00AB64FA" w:rsidRPr="00981F72">
        <w:rPr>
          <w:b/>
        </w:rPr>
        <w:t>3b.</w:t>
      </w:r>
      <w:r w:rsidR="00AB64FA">
        <w:t xml:space="preserve"> </w:t>
      </w:r>
      <w:r>
        <w:t>Provisional Credit Issuance</w:t>
      </w:r>
    </w:p>
    <w:p w14:paraId="693FCD31" w14:textId="158CFECC" w:rsidR="00685219" w:rsidRDefault="00653E7A" w:rsidP="00984B7B">
      <w:pPr>
        <w:spacing w:before="120" w:after="120"/>
        <w:ind w:left="360"/>
      </w:pPr>
      <w:r>
        <w:rPr>
          <w:b/>
        </w:rPr>
        <w:t xml:space="preserve">Stage </w:t>
      </w:r>
      <w:r w:rsidR="00AB64FA" w:rsidRPr="00981F72">
        <w:rPr>
          <w:b/>
        </w:rPr>
        <w:t>4.</w:t>
      </w:r>
      <w:r w:rsidR="00AB64FA">
        <w:t xml:space="preserve"> </w:t>
      </w:r>
      <w:r>
        <w:t>Network Submission &amp; Response</w:t>
      </w:r>
    </w:p>
    <w:p w14:paraId="5495ED40" w14:textId="0635BE3F" w:rsidR="00516B57" w:rsidRDefault="00653E7A" w:rsidP="00984B7B">
      <w:pPr>
        <w:spacing w:before="120" w:after="120"/>
        <w:ind w:left="360"/>
      </w:pPr>
      <w:r>
        <w:rPr>
          <w:b/>
        </w:rPr>
        <w:t xml:space="preserve">Stage </w:t>
      </w:r>
      <w:r w:rsidR="00AB64FA" w:rsidRPr="00981F72">
        <w:rPr>
          <w:b/>
        </w:rPr>
        <w:t>5.</w:t>
      </w:r>
      <w:r w:rsidR="00AB64FA">
        <w:t xml:space="preserve"> </w:t>
      </w:r>
      <w:r>
        <w:t>Resolution &amp; Recovery</w:t>
      </w:r>
    </w:p>
    <w:p w14:paraId="341D80FC" w14:textId="77777777" w:rsidR="00516B57" w:rsidRDefault="005646E2">
      <w:pPr>
        <w:pStyle w:val="Heading1"/>
      </w:pPr>
      <w:r>
        <w:t>Roles and Systems</w:t>
      </w:r>
    </w:p>
    <w:p w14:paraId="6AEA15AA" w14:textId="4840DBF4" w:rsidR="00516B57" w:rsidRDefault="005646E2">
      <w:r>
        <w:t>The following roles and systems support various activities within the Visa Debit</w:t>
      </w:r>
      <w:r w:rsidR="000A3F35">
        <w:t xml:space="preserve"> Card</w:t>
      </w:r>
      <w:r>
        <w:t xml:space="preserve"> Dispute Management Procedure.</w:t>
      </w:r>
    </w:p>
    <w:tbl>
      <w:tblPr>
        <w:tblStyle w:val="TealFINAL"/>
        <w:tblW w:w="0" w:type="auto"/>
        <w:tblLook w:val="04A0" w:firstRow="1" w:lastRow="0" w:firstColumn="1" w:lastColumn="0" w:noHBand="0" w:noVBand="1"/>
      </w:tblPr>
      <w:tblGrid>
        <w:gridCol w:w="4680"/>
        <w:gridCol w:w="4680"/>
      </w:tblGrid>
      <w:tr w:rsidR="00516B57" w14:paraId="5C9CC185" w14:textId="77777777" w:rsidTr="0051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E1DF5" w14:textId="77777777" w:rsidR="00516B57" w:rsidRDefault="005646E2">
            <w:r>
              <w:t>Role / System</w:t>
            </w:r>
          </w:p>
        </w:tc>
        <w:tc>
          <w:tcPr>
            <w:tcW w:w="4680" w:type="dxa"/>
          </w:tcPr>
          <w:p w14:paraId="1CE01BF2" w14:textId="77777777" w:rsidR="00516B57" w:rsidRDefault="005646E2">
            <w:pPr>
              <w:cnfStyle w:val="100000000000" w:firstRow="1" w:lastRow="0" w:firstColumn="0" w:lastColumn="0" w:oddVBand="0" w:evenVBand="0" w:oddHBand="0" w:evenHBand="0" w:firstRowFirstColumn="0" w:firstRowLastColumn="0" w:lastRowFirstColumn="0" w:lastRowLastColumn="0"/>
            </w:pPr>
            <w:r>
              <w:t>Responsibility</w:t>
            </w:r>
          </w:p>
        </w:tc>
      </w:tr>
      <w:tr w:rsidR="00516B57" w14:paraId="7E46DE5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B8E469" w14:textId="77777777" w:rsidR="00516B57" w:rsidRDefault="005646E2">
            <w:r>
              <w:rPr>
                <w:b w:val="0"/>
              </w:rPr>
              <w:t>Growth Team</w:t>
            </w:r>
          </w:p>
        </w:tc>
        <w:tc>
          <w:tcPr>
            <w:tcW w:w="4680" w:type="dxa"/>
          </w:tcPr>
          <w:p w14:paraId="441F427F" w14:textId="138C66D2" w:rsidR="00516B57" w:rsidRDefault="00653E7A">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516B57" w14:paraId="1A089DCA"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7FCDD35A" w14:textId="77777777" w:rsidR="00516B57" w:rsidRDefault="005646E2">
            <w:r>
              <w:rPr>
                <w:b w:val="0"/>
              </w:rPr>
              <w:lastRenderedPageBreak/>
              <w:t>Payment Services Team</w:t>
            </w:r>
          </w:p>
        </w:tc>
        <w:tc>
          <w:tcPr>
            <w:tcW w:w="4680" w:type="dxa"/>
          </w:tcPr>
          <w:p w14:paraId="163212D1" w14:textId="61E4101D" w:rsidR="00516B57" w:rsidRDefault="00A5790A">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rsidR="007965F2">
              <w:t>by</w:t>
            </w:r>
            <w:r w:rsidRPr="00A5790A">
              <w:t xml:space="preserve"> the </w:t>
            </w:r>
            <w:r w:rsidR="007965F2">
              <w:t xml:space="preserve">Growth </w:t>
            </w:r>
            <w:r w:rsidR="00AC4D45">
              <w:t>T</w:t>
            </w:r>
            <w:r w:rsidR="007965F2">
              <w:t>eam</w:t>
            </w:r>
            <w:r w:rsidRPr="00A5790A">
              <w:t xml:space="preserve">, prepares case documentation, submits eligible disputes to Central 1, and manages dispute outcomes and recoveries for non-fraud cases. </w:t>
            </w:r>
          </w:p>
        </w:tc>
      </w:tr>
      <w:tr w:rsidR="009D767B" w14:paraId="0781A78C" w14:textId="77777777" w:rsidTr="00653E7A">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579A1B42" w14:textId="2CD8D545" w:rsidR="009D767B" w:rsidRDefault="009D767B" w:rsidP="009D767B">
            <w:r>
              <w:rPr>
                <w:b w:val="0"/>
              </w:rPr>
              <w:t>Fraud Prevention Department</w:t>
            </w:r>
          </w:p>
        </w:tc>
        <w:tc>
          <w:tcPr>
            <w:tcW w:w="4680" w:type="dxa"/>
          </w:tcPr>
          <w:p w14:paraId="5FBF5BE9"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4B35DCC7"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6C6394AF"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434BE7F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520F129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27495AF0"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44327D7B"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6004BEC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3117FC76"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4E149AC0" w14:textId="15B45C84" w:rsidR="009D767B" w:rsidRPr="00653E7A"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9D767B" w14:paraId="0F3FD6F7"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40559A3" w14:textId="2F92233B" w:rsidR="009D767B" w:rsidRDefault="009D767B" w:rsidP="009D767B">
            <w:r>
              <w:rPr>
                <w:b w:val="0"/>
              </w:rPr>
              <w:t>Finance Team</w:t>
            </w:r>
          </w:p>
        </w:tc>
        <w:tc>
          <w:tcPr>
            <w:tcW w:w="4680" w:type="dxa"/>
          </w:tcPr>
          <w:p w14:paraId="2C4C8966" w14:textId="4E7DD795" w:rsidR="009D767B" w:rsidRPr="00D0650A" w:rsidRDefault="00795D01" w:rsidP="009D767B">
            <w:pPr>
              <w:cnfStyle w:val="000000000000" w:firstRow="0" w:lastRow="0" w:firstColumn="0" w:lastColumn="0" w:oddVBand="0" w:evenVBand="0" w:oddHBand="0" w:evenHBand="0" w:firstRowFirstColumn="0" w:firstRowLastColumn="0" w:lastRowFirstColumn="0" w:lastRowLastColumn="0"/>
            </w:pPr>
            <w:r>
              <w:t xml:space="preserve">Validates and posts provisional credit to the member's account within pre-defined SLAs, tracks provisional credit aging and reversal, finalizes or </w:t>
            </w:r>
            <w:r>
              <w:lastRenderedPageBreak/>
              <w:t>reverses provisional credit based on the dispute outcome, and records recoveries, losses, fees, and general ledger entries.</w:t>
            </w:r>
          </w:p>
        </w:tc>
      </w:tr>
      <w:tr w:rsidR="009D767B" w14:paraId="03F7DD40"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266B18" w14:textId="77777777" w:rsidR="009D767B" w:rsidRDefault="009D767B" w:rsidP="009D767B">
            <w:r>
              <w:rPr>
                <w:b w:val="0"/>
              </w:rPr>
              <w:lastRenderedPageBreak/>
              <w:t>Central 1</w:t>
            </w:r>
          </w:p>
        </w:tc>
        <w:tc>
          <w:tcPr>
            <w:tcW w:w="4680" w:type="dxa"/>
          </w:tcPr>
          <w:p w14:paraId="1FE73563" w14:textId="77777777" w:rsidR="009D767B" w:rsidRDefault="009D767B" w:rsidP="009D767B">
            <w:pPr>
              <w:cnfStyle w:val="000000100000" w:firstRow="0" w:lastRow="0" w:firstColumn="0" w:lastColumn="0" w:oddVBand="0" w:evenVBand="0" w:oddHBand="1" w:evenHBand="0" w:firstRowFirstColumn="0" w:firstRowLastColumn="0" w:lastRowFirstColumn="0" w:lastRowLastColumn="0"/>
            </w:pPr>
            <w:r>
              <w:t>Beem's financial services partner that receives completed dispute submissions and routes them, via PPJV, to the FIS Everlink Settlement team for submission to Visa Resolve Online (VROL) on Beem's behalf.</w:t>
            </w:r>
          </w:p>
        </w:tc>
      </w:tr>
      <w:tr w:rsidR="009D767B" w14:paraId="63221AB3"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56EFA243" w14:textId="77777777" w:rsidR="009D767B" w:rsidRDefault="009D767B" w:rsidP="009D767B">
            <w:r>
              <w:rPr>
                <w:b w:val="0"/>
              </w:rPr>
              <w:t>FIS Everlink (Everlink)</w:t>
            </w:r>
          </w:p>
        </w:tc>
        <w:tc>
          <w:tcPr>
            <w:tcW w:w="4680" w:type="dxa"/>
          </w:tcPr>
          <w:p w14:paraId="4230BF27" w14:textId="1E1AF35A" w:rsidR="009D767B" w:rsidRDefault="009D767B" w:rsidP="009D767B">
            <w:pPr>
              <w:cnfStyle w:val="000000000000" w:firstRow="0" w:lastRow="0" w:firstColumn="0" w:lastColumn="0" w:oddVBand="0" w:evenVBand="0" w:oddHBand="0"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9D767B" w14:paraId="176BC12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9B3361" w14:textId="77777777" w:rsidR="009D767B" w:rsidRDefault="009D767B" w:rsidP="009D767B">
            <w:r>
              <w:rPr>
                <w:b w:val="0"/>
              </w:rPr>
              <w:t>CRM (Dynamics 365)</w:t>
            </w:r>
          </w:p>
        </w:tc>
        <w:tc>
          <w:tcPr>
            <w:tcW w:w="4680" w:type="dxa"/>
          </w:tcPr>
          <w:p w14:paraId="730EBCBE" w14:textId="389941BD" w:rsidR="009D767B" w:rsidRDefault="009D767B" w:rsidP="009D767B">
            <w:pPr>
              <w:cnfStyle w:val="000000100000" w:firstRow="0" w:lastRow="0" w:firstColumn="0" w:lastColumn="0" w:oddVBand="0" w:evenVBand="0" w:oddHBand="1"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9D767B" w14:paraId="0058E4AE"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BDEDACE" w14:textId="1C0DD88A" w:rsidR="009D767B" w:rsidRDefault="009D767B" w:rsidP="009D767B">
            <w:r>
              <w:rPr>
                <w:b w:val="0"/>
              </w:rPr>
              <w:t>DNA</w:t>
            </w:r>
          </w:p>
        </w:tc>
        <w:tc>
          <w:tcPr>
            <w:tcW w:w="4680" w:type="dxa"/>
          </w:tcPr>
          <w:p w14:paraId="4F7CC330" w14:textId="16D97C52" w:rsidR="009D767B" w:rsidRDefault="009D767B" w:rsidP="009D767B">
            <w:pPr>
              <w:cnfStyle w:val="000000000000" w:firstRow="0" w:lastRow="0" w:firstColumn="0" w:lastColumn="0" w:oddVBand="0" w:evenVBand="0" w:oddHBand="0" w:evenHBand="0" w:firstRowFirstColumn="0" w:firstRowLastColumn="0" w:lastRowFirstColumn="0" w:lastRowLastColumn="0"/>
            </w:pPr>
            <w:r>
              <w:t>Beem's core banking system used to review member and account information and</w:t>
            </w:r>
            <w:ins w:id="4" w:author="Adajar, Kassandra" w:date="2026-10-07T16:27:00Z" w16du:dateUtc="2026-10-07T20:27:00Z">
              <w:r>
                <w:t xml:space="preserve"> </w:t>
              </w:r>
            </w:ins>
            <w:r>
              <w:t xml:space="preserve">apply card or account restrictions. </w:t>
            </w:r>
          </w:p>
        </w:tc>
      </w:tr>
    </w:tbl>
    <w:p>
      <w:pPr>
        <w:pStyle w:val="Heading1"/>
      </w:pPr>
      <w:r>
        <w:t>Stage 3A: Case Preparation &amp; Document Assessment (Payment Services / Fraud)</w:t>
      </w:r>
    </w:p>
    <w:p>
      <w:pPr>
        <w:pStyle w:val="Heading2"/>
        <w:numPr>
          <w:ilvl w:val="0"/>
          <w:numId w:val="0"/>
        </w:numPr>
        <w:ind w:left="851" w:hanging="851"/>
      </w:pPr>
      <w:r>
        <w:t>6.1     Process Flow</w:t>
      </w:r>
    </w:p>
    <w:p>
      <w:r>
        <w:t>The visual overview below provides the end-to-end process for case preparation and document assessment. This stage is owned by the Payment Services Team and Fraud Prevention Department.</w:t>
      </w:r>
    </w:p>
    <w:p>
      <w:pPr>
        <w:jc w:val="center"/>
      </w:pPr>
      <w:r>
        <w:drawing>
          <wp:inline xmlns:a="http://schemas.openxmlformats.org/drawingml/2006/main" xmlns:pic="http://schemas.openxmlformats.org/drawingml/2006/picture">
            <wp:extent cx="5943600" cy="3341604"/>
            <wp:docPr id="1933212907" name="Picture 1933212907"/>
            <wp:cNvGraphicFramePr>
              <a:graphicFrameLocks noChangeAspect="1"/>
            </wp:cNvGraphicFramePr>
            <a:graphic>
              <a:graphicData uri="http://schemas.openxmlformats.org/drawingml/2006/picture">
                <pic:pic>
                  <pic:nvPicPr>
                    <pic:cNvPr id="0" name="slide5v4-5.jpg"/>
                    <pic:cNvPicPr/>
                  </pic:nvPicPr>
                  <pic:blipFill>
                    <a:blip r:embed="rId33"/>
                    <a:stretch>
                      <a:fillRect/>
                    </a:stretch>
                  </pic:blipFill>
                  <pic:spPr>
                    <a:xfrm>
                      <a:off x="0" y="0"/>
                      <a:ext cx="5943600" cy="3341604"/>
                    </a:xfrm>
                    <a:prstGeom prst="rect"/>
                  </pic:spPr>
                </pic:pic>
              </a:graphicData>
            </a:graphic>
          </wp:inline>
        </w:drawing>
      </w:r>
    </w:p>
    <w:p>
      <w:pPr>
        <w:pStyle w:val="Heading2"/>
        <w:numPr>
          <w:ilvl w:val="0"/>
          <w:numId w:val="0"/>
        </w:numPr>
        <w:ind w:left="851" w:hanging="851"/>
      </w:pPr>
      <w:r>
        <w:t>6.2     Procedure</w:t>
      </w:r>
    </w:p>
    <w:p>
      <w:r>
        <w:t>The following procedure provides a step-by-step outline of the activities performed by the assigned Payment Services Team member or Fraud Specialist as part of case preparation and document assessment.</w:t>
      </w:r>
    </w:p>
    <w:p>
      <w:pPr>
        <w:pStyle w:val="Heading3"/>
        <w:numPr>
          <w:ilvl w:val="0"/>
          <w:numId w:val="0"/>
        </w:numPr>
        <w:ind w:left="992" w:hanging="992"/>
      </w:pPr>
      <w:r>
        <w:rPr>
          <w:sz w:val="28"/>
        </w:rPr>
        <w:t>6.2.1 Commence Investigation</w:t>
      </w:r>
    </w:p>
    <w:p>
      <w:r>
        <w:t>Upon proceeding from Stage 2 — Dispute Triage, the assigned Payment Services Team member or Fraud Specialist commences investigation of the case:</w:t>
      </w:r>
    </w:p>
    <w:p>
      <w:pPr>
        <w:pStyle w:val="ListParagraph"/>
        <w:numPr>
          <w:ilvl w:val="1"/>
          <w:numId w:val="700"/>
        </w:numPr>
        <w:ind w:hanging="357"/>
        <w:contextualSpacing w:val="0"/>
      </w:pPr>
      <w:r>
        <w:rPr>
          <w:b/>
          <w:i w:val="0"/>
        </w:rPr>
        <w:t xml:space="preserve">Fraud Prevention Department: </w:t>
      </w:r>
      <w:r>
        <w:t>please refer to the Visa Debit Card Fraud Investigation Process. Once complete, proceed to Section 6.2.5 — Assess Network Dispute Rights and Proceed to Case Submission.</w:t>
      </w:r>
    </w:p>
    <w:p>
      <w:pPr>
        <w:pStyle w:val="ListParagraph"/>
        <w:numPr>
          <w:ilvl w:val="1"/>
          <w:numId w:val="700"/>
        </w:numPr>
        <w:ind w:hanging="357"/>
        <w:contextualSpacing w:val="0"/>
      </w:pPr>
      <w:r>
        <w:rPr>
          <w:b/>
          <w:i w:val="0"/>
        </w:rPr>
        <w:t xml:space="preserve">Payment Services Team: </w:t>
      </w:r>
      <w:r>
        <w:t>please refer to Section 6.2.2 — Review Referral and Available Information below.</w:t>
      </w:r>
    </w:p>
    <w:p>
      <w:pPr>
        <w:pStyle w:val="Heading3"/>
        <w:numPr>
          <w:ilvl w:val="0"/>
          <w:numId w:val="0"/>
        </w:numPr>
        <w:ind w:left="992" w:hanging="992"/>
      </w:pPr>
      <w:r>
        <w:rPr>
          <w:sz w:val="28"/>
        </w:rPr>
        <w:t>6.2.2 Review Referral and Available Information (Payment Services Team)</w:t>
      </w:r>
    </w:p>
    <w:p>
      <w:r>
        <w:t>Upon receipt of the case, the Payment Services Team member must review the case and available information to determine whether sufficient information is available to proceed with the investigation. The agent should verify that the following information is available for review, including but not limited to:</w:t>
      </w:r>
    </w:p>
    <w:p>
      <w:pPr>
        <w:pStyle w:val="ListParagraph"/>
        <w:numPr>
          <w:ilvl w:val="1"/>
          <w:numId w:val="700"/>
        </w:numPr>
        <w:ind w:hanging="357"/>
        <w:contextualSpacing w:val="0"/>
      </w:pPr>
      <w:r>
        <w:t>Member and account information (suggested source: CRM case, DNA).</w:t>
      </w:r>
    </w:p>
    <w:p>
      <w:pPr>
        <w:pStyle w:val="ListParagraph"/>
        <w:numPr>
          <w:ilvl w:val="1"/>
          <w:numId w:val="700"/>
        </w:numPr>
        <w:ind w:hanging="357"/>
        <w:contextualSpacing w:val="0"/>
      </w:pPr>
      <w:r>
        <w:t>Transaction details, including date, amount, merchant, and network type (suggested source: CRM Transaction Details, DNA).</w:t>
      </w:r>
    </w:p>
    <w:p>
      <w:pPr>
        <w:pStyle w:val="ListParagraph"/>
        <w:numPr>
          <w:ilvl w:val="1"/>
          <w:numId w:val="700"/>
        </w:numPr>
        <w:ind w:hanging="357"/>
        <w:contextualSpacing w:val="0"/>
      </w:pPr>
      <w:r>
        <w:t>The member’s dispute narrative and reason for dispute (suggested source: CRM Dispute Narrative).</w:t>
      </w:r>
    </w:p>
    <w:p>
      <w:pPr>
        <w:pStyle w:val="ListParagraph"/>
        <w:numPr>
          <w:ilvl w:val="1"/>
          <w:numId w:val="700"/>
        </w:numPr>
        <w:ind w:hanging="357"/>
        <w:contextualSpacing w:val="0"/>
      </w:pPr>
      <w:r>
        <w:t>The completed ATM/POS Trace Request fields, including method of instruction and any prior merchant contact details (suggested source: CRM case).</w:t>
      </w:r>
    </w:p>
    <w:p>
      <w:r>
        <w:t>Based on the above, determine whether there is sufficient information available to conduct the investigation:</w:t>
      </w:r>
    </w:p>
    <w:p>
      <w:pPr>
        <w:pStyle w:val="ListParagraph"/>
        <w:numPr>
          <w:ilvl w:val="1"/>
          <w:numId w:val="700"/>
        </w:numPr>
        <w:ind w:hanging="357"/>
        <w:contextualSpacing w:val="0"/>
      </w:pPr>
      <w:r>
        <w:rPr>
          <w:b/>
          <w:i w:val="0"/>
        </w:rPr>
        <w:t xml:space="preserve">If the information is complete: </w:t>
      </w:r>
      <w:r>
        <w:t>proceed to Section 6.2.3 — Conduct Investigation.</w:t>
      </w:r>
    </w:p>
    <w:p>
      <w:pPr>
        <w:pStyle w:val="ListParagraph"/>
        <w:numPr>
          <w:ilvl w:val="1"/>
          <w:numId w:val="700"/>
        </w:numPr>
        <w:ind w:hanging="357"/>
        <w:contextualSpacing w:val="0"/>
      </w:pPr>
      <w:r>
        <w:rPr>
          <w:b/>
          <w:i w:val="0"/>
        </w:rPr>
        <w:t xml:space="preserve">If information is incomplete: </w:t>
      </w:r>
      <w:r>
        <w:t>send a missing information request to the Growth Team. Once sufficient information is received, proceed to Section 6.2.3 — Conduct Investigation.</w:t>
      </w:r>
    </w:p>
    <w:p>
      <w:pPr>
        <w:pStyle w:val="Heading3"/>
        <w:numPr>
          <w:ilvl w:val="0"/>
          <w:numId w:val="0"/>
        </w:numPr>
        <w:ind w:left="992" w:hanging="992"/>
      </w:pPr>
      <w:r>
        <w:rPr>
          <w:sz w:val="28"/>
        </w:rPr>
        <w:t>6.2.3 Conduct Investigation (Payment Services Team)</w:t>
      </w:r>
    </w:p>
    <w:p>
      <w:r>
        <w:t>The Payment Services Team member should review the available information for the following red flags:</w:t>
      </w:r>
    </w:p>
    <w:tbl>
      <w:tblPr>
        <w:tblStyle w:val="TealFINAL"/>
        <w:tblW w:type="auto" w:w="0"/>
        <w:tblLook w:firstColumn="1" w:firstRow="1" w:lastColumn="0" w:lastRow="0" w:noHBand="0" w:noVBand="1" w:val="04A0"/>
      </w:tblPr>
      <w:tblGrid>
        <w:gridCol w:w="3120"/>
        <w:gridCol w:w="3120"/>
        <w:gridCol w:w="3120"/>
      </w:tblGrid>
      <w:tr>
        <w:tc>
          <w:tcPr>
            <w:tcW w:type="dxa" w:w="3120"/>
          </w:tcPr>
          <w:p>
            <w:r/>
            <w:r>
              <w:rPr>
                <w:b/>
              </w:rPr>
              <w:t>#</w:t>
            </w:r>
          </w:p>
        </w:tc>
        <w:tc>
          <w:tcPr>
            <w:tcW w:type="dxa" w:w="3120"/>
          </w:tcPr>
          <w:p>
            <w:r/>
            <w:r>
              <w:rPr>
                <w:b/>
              </w:rPr>
              <w:t>Red Flag Check</w:t>
            </w:r>
          </w:p>
        </w:tc>
        <w:tc>
          <w:tcPr>
            <w:tcW w:type="dxa" w:w="3120"/>
          </w:tcPr>
          <w:p>
            <w:r/>
            <w:r>
              <w:rPr>
                <w:b/>
              </w:rPr>
              <w:t>Suggested Source</w:t>
            </w:r>
          </w:p>
        </w:tc>
      </w:tr>
      <w:tr>
        <w:tc>
          <w:tcPr>
            <w:tcW w:type="dxa" w:w="3120"/>
          </w:tcPr>
          <w:p>
            <w:r/>
            <w:r>
              <w:rPr>
                <w:b w:val="0"/>
              </w:rPr>
              <w:t>1</w:t>
            </w:r>
          </w:p>
        </w:tc>
        <w:tc>
          <w:tcPr>
            <w:tcW w:type="dxa" w:w="3120"/>
          </w:tcPr>
          <w:p>
            <w:r/>
            <w:r>
              <w:rPr>
                <w:b w:val="0"/>
              </w:rPr>
              <w:t>Transaction details (date, amount, merchant) on file do not match the member’s claim or the ATM/POS Trace Request.</w:t>
            </w:r>
          </w:p>
        </w:tc>
        <w:tc>
          <w:tcPr>
            <w:tcW w:type="dxa" w:w="3120"/>
          </w:tcPr>
          <w:p>
            <w:r/>
            <w:r>
              <w:rPr>
                <w:b w:val="0"/>
              </w:rPr>
              <w:t>CRM, DNA</w:t>
            </w:r>
          </w:p>
        </w:tc>
      </w:tr>
      <w:tr>
        <w:tc>
          <w:tcPr>
            <w:tcW w:type="dxa" w:w="3120"/>
          </w:tcPr>
          <w:p>
            <w:r/>
            <w:r>
              <w:rPr>
                <w:b w:val="0"/>
              </w:rPr>
              <w:t>2</w:t>
            </w:r>
          </w:p>
        </w:tc>
        <w:tc>
          <w:tcPr>
            <w:tcW w:type="dxa" w:w="3120"/>
          </w:tcPr>
          <w:p>
            <w:r/>
            <w:r>
              <w:rPr>
                <w:b w:val="0"/>
              </w:rPr>
              <w:t>The disputed amount has already been reversed or refunded by the merchant.</w:t>
            </w:r>
          </w:p>
        </w:tc>
        <w:tc>
          <w:tcPr>
            <w:tcW w:type="dxa" w:w="3120"/>
          </w:tcPr>
          <w:p>
            <w:r/>
            <w:r>
              <w:rPr>
                <w:b w:val="0"/>
              </w:rPr>
              <w:t>DNA</w:t>
            </w:r>
          </w:p>
        </w:tc>
      </w:tr>
      <w:tr>
        <w:tc>
          <w:tcPr>
            <w:tcW w:type="dxa" w:w="3120"/>
          </w:tcPr>
          <w:p>
            <w:r/>
            <w:r>
              <w:rPr>
                <w:b w:val="0"/>
              </w:rPr>
              <w:t>3</w:t>
            </w:r>
          </w:p>
        </w:tc>
        <w:tc>
          <w:tcPr>
            <w:tcW w:type="dxa" w:w="3120"/>
          </w:tcPr>
          <w:p>
            <w:r/>
            <w:r>
              <w:rPr>
                <w:b w:val="0"/>
              </w:rPr>
              <w:t>The member has a history of frequent or repeated disputes.</w:t>
            </w:r>
          </w:p>
        </w:tc>
        <w:tc>
          <w:tcPr>
            <w:tcW w:type="dxa" w:w="3120"/>
          </w:tcPr>
          <w:p>
            <w:r/>
            <w:r>
              <w:rPr>
                <w:b w:val="0"/>
              </w:rPr>
              <w:t>DNA</w:t>
            </w:r>
          </w:p>
        </w:tc>
      </w:tr>
    </w:tbl>
    <w:p>
      <w:r>
        <w:t>Capture the investigation notes and findings in the CRM case, then proceed to Section 6.2.4 — Determine and Record Investigation Outcome.</w:t>
      </w:r>
    </w:p>
    <w:p>
      <w:pPr>
        <w:pStyle w:val="Heading3"/>
        <w:numPr>
          <w:ilvl w:val="0"/>
          <w:numId w:val="0"/>
        </w:numPr>
        <w:ind w:left="992" w:hanging="992"/>
      </w:pPr>
      <w:r>
        <w:rPr>
          <w:sz w:val="28"/>
        </w:rPr>
        <w:t>6.2.4 Determine and Record Investigation Outcome (Payment Services Team)</w:t>
      </w:r>
    </w:p>
    <w:p>
      <w:r>
        <w:t>Based on the totality of evidence identified during the investigation, including the red flags identified in Section 6.2.3, the Payment Services Team member should determine whether the dispute is valid.</w:t>
      </w:r>
    </w:p>
    <w:p>
      <w:pPr>
        <w:pStyle w:val="ListParagraph"/>
        <w:numPr>
          <w:ilvl w:val="1"/>
          <w:numId w:val="700"/>
        </w:numPr>
        <w:ind w:hanging="357"/>
        <w:contextualSpacing w:val="0"/>
      </w:pPr>
      <w:r>
        <w:rPr>
          <w:b/>
          <w:i w:val="0"/>
        </w:rPr>
        <w:t xml:space="preserve">If the dispute is valid (no red flags identified, or identified red flags do not warrant denial): </w:t>
      </w:r>
      <w:r>
        <w:t>document the outcome in the CRM case notes, and proceed to Section 6.2.5 — Assess Network Dispute Rights and Proceed to Case Submission.</w:t>
      </w:r>
    </w:p>
    <w:p>
      <w:pPr>
        <w:pStyle w:val="ListParagraph"/>
        <w:numPr>
          <w:ilvl w:val="1"/>
          <w:numId w:val="700"/>
        </w:numPr>
        <w:ind w:hanging="357"/>
        <w:contextualSpacing w:val="0"/>
      </w:pPr>
      <w:r>
        <w:rPr>
          <w:b/>
          <w:i w:val="0"/>
        </w:rPr>
        <w:t xml:space="preserve">If the dispute is not valid (red flags identified): </w:t>
      </w:r>
      <w:r>
        <w:t>document the rationale in the CRM case notes, close the case by setting the CRM case status to “Closed”, and communicate the outcome to the member. This procedure ends.</w:t>
      </w:r>
    </w:p>
    <w:p>
      <w:pPr>
        <w:pStyle w:val="Heading3"/>
        <w:numPr>
          <w:ilvl w:val="0"/>
          <w:numId w:val="0"/>
        </w:numPr>
        <w:ind w:left="992" w:hanging="992"/>
      </w:pPr>
      <w:r>
        <w:rPr>
          <w:sz w:val="28"/>
        </w:rPr>
        <w:t>6.2.5 Assess Network Dispute Rights and Proceed to Case Submission</w:t>
      </w:r>
    </w:p>
    <w:p>
      <w:r>
        <w:t>Once investigation is complete (Fraud: per the Visa Debit Card Fraud Investigation Process; Non-Fraud: per Sections 6.2.2 – 6.2.4 above), the assigned agent should assess whether the dispute is eligible for submission, based on the investigation findings and the applicable network dispute rights criteria (see the Everlink — Visa Debit Program Chargeback User Guide):</w:t>
      </w:r>
    </w:p>
    <w:p>
      <w:pPr>
        <w:pStyle w:val="ListParagraph"/>
        <w:numPr>
          <w:ilvl w:val="0"/>
          <w:numId w:val="701"/>
        </w:numPr>
        <w:ind w:hanging="357"/>
        <w:contextualSpacing w:val="0"/>
      </w:pPr>
      <w:r>
        <w:rPr>
          <w:b/>
          <w:i w:val="0"/>
        </w:rPr>
        <w:t xml:space="preserve">Non-Fraud: </w:t>
      </w:r>
      <w:r>
        <w:t>the dispute must have a valid dispute code (i.e., fall within one of the applicable Visa Dispute Category 12 or 13 conditions).</w:t>
      </w:r>
    </w:p>
    <w:p>
      <w:pPr>
        <w:pStyle w:val="ListParagraph"/>
        <w:numPr>
          <w:ilvl w:val="0"/>
          <w:numId w:val="701"/>
        </w:numPr>
        <w:ind w:hanging="357"/>
        <w:contextualSpacing w:val="0"/>
      </w:pPr>
      <w:r>
        <w:rPr>
          <w:b/>
          <w:i w:val="0"/>
        </w:rPr>
        <w:t xml:space="preserve">Fraud: </w:t>
      </w:r>
      <w:r>
        <w:t>the disputed transaction must not be a Secure Electronic Commerce Transaction that was fully 3-D Secure authenticated (Card-Not-Present), and the dispute must fall within the limit of 35 disputes for a single cardholder PAN within the previous 120 calendar days — a submitted dispute beyond this threshold is invalid.</w:t>
      </w:r>
    </w:p>
    <w:p>
      <w:pPr>
        <w:pStyle w:val="ListParagraph"/>
        <w:numPr>
          <w:ilvl w:val="1"/>
          <w:numId w:val="701"/>
        </w:numPr>
        <w:ind w:hanging="357"/>
        <w:contextualSpacing w:val="0"/>
      </w:pPr>
      <w:r>
        <w:rPr>
          <w:b/>
          <w:i/>
        </w:rPr>
        <w:t xml:space="preserve">Note: </w:t>
      </w:r>
      <w:r>
        <w:rPr>
          <w:b w:val="0"/>
          <w:i/>
        </w:rPr>
        <w:t>where a case involves more than 35 disputed transactions on the same PAN, the Fraud Specialist should initiate disputes for the 35 transactions with the highest dollar amount.</w:t>
      </w:r>
    </w:p>
    <w:p>
      <w:r>
        <w:t>Based on the above, determine whether to proceed to case submission:</w:t>
      </w:r>
    </w:p>
    <w:p>
      <w:pPr>
        <w:pStyle w:val="ListParagraph"/>
        <w:numPr>
          <w:ilvl w:val="1"/>
          <w:numId w:val="700"/>
        </w:numPr>
        <w:ind w:hanging="357"/>
        <w:contextualSpacing w:val="0"/>
      </w:pPr>
      <w:r>
        <w:rPr>
          <w:b/>
          <w:i w:val="0"/>
        </w:rPr>
        <w:t xml:space="preserve">If proceeding to case submission: </w:t>
      </w:r>
      <w:r>
        <w:t>set the CRM case status to “Submitted to Central 1”. Prepare the case for submission to Central 1 (C1), and proceed to Stage 4: Network Submission &amp; Response.</w:t>
      </w:r>
    </w:p>
    <w:p>
      <w:pPr>
        <w:pStyle w:val="ListParagraph"/>
        <w:numPr>
          <w:ilvl w:val="1"/>
          <w:numId w:val="700"/>
        </w:numPr>
        <w:ind w:hanging="357"/>
        <w:contextualSpacing w:val="0"/>
      </w:pPr>
      <w:r>
        <w:rPr>
          <w:b/>
          <w:i w:val="0"/>
        </w:rPr>
        <w:t xml:space="preserve">If not proceeding to case submission: </w:t>
      </w:r>
      <w:r>
        <w:t>document the rationale and refund decision (including any potential refund as per the Member Considerations guidelines) in the CRM case notes, close the case by setting the CRM case status to “Closed”, and communicate the outcome to the member. This procedure ends.</w:t>
      </w:r>
    </w:p>
    <w:sectPr w:rsidR="00653E7A" w:rsidSect="00A7343A">
      <w:footerReference w:type="first" r:id="rId28"/>
      <w:pgSz w:w="12240" w:h="15840"/>
      <w:pgMar w:top="1559" w:right="1440" w:bottom="1440" w:left="1440" w:header="720" w:footer="3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in, David" w:date="2026-10-09T17:24:00Z" w:initials="DL">
    <w:p w14:paraId="49938F23" w14:textId="77777777" w:rsidR="005C7BF4" w:rsidRDefault="005C7BF4" w:rsidP="005C7BF4">
      <w:pPr>
        <w:pStyle w:val="CommentText"/>
      </w:pPr>
      <w:r>
        <w:rPr>
          <w:rStyle w:val="CommentReference"/>
        </w:rPr>
        <w:annotationRef/>
      </w:r>
      <w:r>
        <w:t>Build out specific member experience filter</w:t>
      </w:r>
    </w:p>
    <w:p w14:paraId="3CE70197" w14:textId="77777777" w:rsidR="005C7BF4" w:rsidRDefault="005C7BF4" w:rsidP="005C7BF4">
      <w:pPr>
        <w:pStyle w:val="CommentText"/>
      </w:pPr>
    </w:p>
    <w:p w14:paraId="12D402CA" w14:textId="77777777" w:rsidR="005C7BF4" w:rsidRDefault="005C7BF4" w:rsidP="005C7BF4">
      <w:pPr>
        <w:pStyle w:val="CommentText"/>
      </w:pPr>
      <w:r>
        <w:t>This is built assuming CRM target state capabilities, once we hear back from CRM team, process may change</w:t>
      </w:r>
      <w:r>
        <w:br/>
      </w:r>
      <w:r>
        <w:br/>
      </w:r>
    </w:p>
  </w:comment>
  <w:comment w:id="6" w:author="Lin, David" w:date="2026-10-09T17:32:00Z" w:initials="DL">
    <w:p w14:paraId="4ADAB14C" w14:textId="77777777" w:rsidR="004E6599" w:rsidRDefault="004E6599" w:rsidP="004E6599">
      <w:pPr>
        <w:pStyle w:val="CommentText"/>
      </w:pPr>
      <w:r>
        <w:rPr>
          <w:rStyle w:val="CommentReference"/>
        </w:rPr>
        <w:annotationRef/>
      </w:r>
      <w:r>
        <w:t>To potentially ask question in procedure to determine visa debit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D402CA" w15:done="0"/>
  <w15:commentEx w15:paraId="4ADAB1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59954" w16cex:dateUtc="2026-10-09T21:24:00Z"/>
  <w16cex:commentExtensible w16cex:durableId="27851940" w16cex:dateUtc="2026-10-09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D402CA" w16cid:durableId="29A59954"/>
  <w16cid:commentId w16cid:paraId="4ADAB14C" w16cid:durableId="278519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9AE66" w14:textId="77777777" w:rsidR="002F50F4" w:rsidRPr="00BD2C13" w:rsidRDefault="002F50F4" w:rsidP="008436BE">
      <w:pPr>
        <w:spacing w:before="0" w:after="0"/>
      </w:pPr>
      <w:r w:rsidRPr="00BD2C13">
        <w:separator/>
      </w:r>
    </w:p>
    <w:p w14:paraId="3F94420A" w14:textId="77777777" w:rsidR="002F50F4" w:rsidRPr="00BD2C13" w:rsidRDefault="002F50F4"/>
    <w:p w14:paraId="35B6624F" w14:textId="77777777" w:rsidR="002F50F4" w:rsidRPr="00BD2C13" w:rsidRDefault="002F50F4" w:rsidP="00590789"/>
  </w:endnote>
  <w:endnote w:type="continuationSeparator" w:id="0">
    <w:p w14:paraId="0C59523C" w14:textId="77777777" w:rsidR="002F50F4" w:rsidRPr="00BD2C13" w:rsidRDefault="002F50F4" w:rsidP="008436BE">
      <w:pPr>
        <w:spacing w:before="0" w:after="0"/>
      </w:pPr>
      <w:r w:rsidRPr="00BD2C13">
        <w:continuationSeparator/>
      </w:r>
    </w:p>
    <w:p w14:paraId="59B46D1C" w14:textId="77777777" w:rsidR="002F50F4" w:rsidRPr="00BD2C13" w:rsidRDefault="002F50F4"/>
    <w:p w14:paraId="79CAB68A" w14:textId="77777777" w:rsidR="002F50F4" w:rsidRPr="00BD2C13" w:rsidRDefault="002F50F4" w:rsidP="00590789"/>
  </w:endnote>
  <w:endnote w:type="continuationNotice" w:id="1">
    <w:p w14:paraId="0A5D1DA6" w14:textId="77777777" w:rsidR="002F50F4" w:rsidRPr="00BD2C13" w:rsidRDefault="002F50F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End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70B40" w14:textId="77777777" w:rsidR="002F50F4" w:rsidRPr="00BD2C13" w:rsidRDefault="002F50F4" w:rsidP="00590789">
      <w:r w:rsidRPr="00BD2C13">
        <w:separator/>
      </w:r>
    </w:p>
  </w:footnote>
  <w:footnote w:type="continuationSeparator" w:id="0">
    <w:p w14:paraId="1C7B2D3C" w14:textId="77777777" w:rsidR="002F50F4" w:rsidRPr="00BD2C13" w:rsidRDefault="002F50F4" w:rsidP="00590789">
      <w:r w:rsidRPr="00BD2C13">
        <w:continuationSeparator/>
      </w:r>
    </w:p>
  </w:footnote>
  <w:footnote w:type="continuationNotice" w:id="1">
    <w:p w14:paraId="0BEB7D0F" w14:textId="77777777" w:rsidR="002F50F4" w:rsidRPr="00BD2C13" w:rsidRDefault="002F50F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D58"/>
    <w:multiLevelType w:val="multilevel"/>
    <w:tmpl w:val="FD58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E647E"/>
    <w:multiLevelType w:val="multilevel"/>
    <w:tmpl w:val="191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4" w15:restartNumberingAfterBreak="0">
    <w:nsid w:val="2F952FDE"/>
    <w:multiLevelType w:val="multilevel"/>
    <w:tmpl w:val="117A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564B6"/>
    <w:multiLevelType w:val="hybridMultilevel"/>
    <w:tmpl w:val="AB7C3EA8"/>
    <w:lvl w:ilvl="0" w:tplc="D158B23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587D8D"/>
    <w:multiLevelType w:val="multilevel"/>
    <w:tmpl w:val="C6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0F14"/>
    <w:multiLevelType w:val="multilevel"/>
    <w:tmpl w:val="6C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00995"/>
    <w:multiLevelType w:val="hybridMultilevel"/>
    <w:tmpl w:val="42DA13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95FC6"/>
    <w:multiLevelType w:val="hybridMultilevel"/>
    <w:tmpl w:val="E40E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4" w15:restartNumberingAfterBreak="0">
    <w:nsid w:val="65264219"/>
    <w:multiLevelType w:val="hybridMultilevel"/>
    <w:tmpl w:val="CF92D382"/>
    <w:lvl w:ilvl="0" w:tplc="9C285784">
      <w:start w:val="4"/>
      <w:numFmt w:val="bullet"/>
      <w:lvlText w:val="-"/>
      <w:lvlJc w:val="left"/>
      <w:pPr>
        <w:ind w:left="720" w:hanging="360"/>
      </w:pPr>
      <w:rPr>
        <w:rFonts w:ascii="Aptos" w:eastAsiaTheme="minorHAnsi" w:hAnsi="Apto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06B7C6E"/>
    <w:multiLevelType w:val="hybridMultilevel"/>
    <w:tmpl w:val="9DEA9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C64A6"/>
    <w:multiLevelType w:val="multilevel"/>
    <w:tmpl w:val="F20654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609962">
    <w:abstractNumId w:val="3"/>
  </w:num>
  <w:num w:numId="2" w16cid:durableId="1324167042">
    <w:abstractNumId w:val="13"/>
  </w:num>
  <w:num w:numId="3" w16cid:durableId="822551457">
    <w:abstractNumId w:val="2"/>
  </w:num>
  <w:num w:numId="4" w16cid:durableId="331033228">
    <w:abstractNumId w:val="9"/>
  </w:num>
  <w:num w:numId="5" w16cid:durableId="1498038380">
    <w:abstractNumId w:val="9"/>
  </w:num>
  <w:num w:numId="6" w16cid:durableId="1509295664">
    <w:abstractNumId w:val="9"/>
  </w:num>
  <w:num w:numId="7" w16cid:durableId="2009672226">
    <w:abstractNumId w:val="9"/>
  </w:num>
  <w:num w:numId="8" w16cid:durableId="1043557648">
    <w:abstractNumId w:val="9"/>
  </w:num>
  <w:num w:numId="9" w16cid:durableId="1590576121">
    <w:abstractNumId w:val="9"/>
  </w:num>
  <w:num w:numId="10" w16cid:durableId="1326976487">
    <w:abstractNumId w:val="9"/>
  </w:num>
  <w:num w:numId="11" w16cid:durableId="551498556">
    <w:abstractNumId w:val="9"/>
  </w:num>
  <w:num w:numId="12" w16cid:durableId="672223371">
    <w:abstractNumId w:val="9"/>
    <w:lvlOverride w:ilvl="0">
      <w:startOverride w:val="1"/>
    </w:lvlOverride>
    <w:lvlOverride w:ilvl="1">
      <w:startOverride w:val="1"/>
    </w:lvlOverride>
  </w:num>
  <w:num w:numId="13" w16cid:durableId="2023893975">
    <w:abstractNumId w:val="4"/>
  </w:num>
  <w:num w:numId="14" w16cid:durableId="1407610341">
    <w:abstractNumId w:val="7"/>
  </w:num>
  <w:num w:numId="15" w16cid:durableId="787166292">
    <w:abstractNumId w:val="5"/>
  </w:num>
  <w:num w:numId="16" w16cid:durableId="1796019444">
    <w:abstractNumId w:val="1"/>
    <w:lvlOverride w:ilvl="0">
      <w:startOverride w:val="1"/>
    </w:lvlOverride>
  </w:num>
  <w:num w:numId="17" w16cid:durableId="1847399586">
    <w:abstractNumId w:val="1"/>
    <w:lvlOverride w:ilvl="0">
      <w:startOverride w:val="2"/>
    </w:lvlOverride>
  </w:num>
  <w:num w:numId="18" w16cid:durableId="1261642295">
    <w:abstractNumId w:val="11"/>
  </w:num>
  <w:num w:numId="19" w16cid:durableId="1674599586">
    <w:abstractNumId w:val="15"/>
  </w:num>
  <w:num w:numId="20" w16cid:durableId="1422146388">
    <w:abstractNumId w:val="12"/>
  </w:num>
  <w:num w:numId="21" w16cid:durableId="2081710640">
    <w:abstractNumId w:val="10"/>
  </w:num>
  <w:num w:numId="22" w16cid:durableId="1364552397">
    <w:abstractNumId w:val="8"/>
  </w:num>
  <w:num w:numId="23" w16cid:durableId="2108379735">
    <w:abstractNumId w:val="6"/>
  </w:num>
  <w:num w:numId="24" w16cid:durableId="1891264484">
    <w:abstractNumId w:val="2"/>
  </w:num>
  <w:num w:numId="25" w16cid:durableId="579675401">
    <w:abstractNumId w:val="16"/>
  </w:num>
  <w:num w:numId="26" w16cid:durableId="1485975489">
    <w:abstractNumId w:val="14"/>
  </w:num>
  <w:num w:numId="27" w16cid:durableId="1604651908">
    <w:abstractNumId w:val="0"/>
  </w:num>
  <w:num w:numId="700">
    <w:abstractNumId w:val="8"/>
    <w:lvlOverride w:ilvl="0">
      <w:startOverride w:val="1"/>
    </w:lvlOverride>
    <w:lvlOverride w:ilvl="1">
      <w:startOverride w:val="1"/>
    </w:lvlOverride>
  </w:num>
  <w:num w:numId="701">
    <w:abstractNumId w:val="8"/>
    <w:lvlOverride w:ilvl="0">
      <w:startOverride w:val="1"/>
    </w:lvlOverride>
    <w:lvlOverride w:ilvl="1">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rson w15:author="Lin, David">
    <w15:presenceInfo w15:providerId="AD" w15:userId="S::davlin@deloitte.ca::ce1f04b3-c96a-433f-995d-d2a58be28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18EC"/>
    <w:rsid w:val="00003BF3"/>
    <w:rsid w:val="000040CE"/>
    <w:rsid w:val="00006886"/>
    <w:rsid w:val="000108AB"/>
    <w:rsid w:val="00012543"/>
    <w:rsid w:val="00012920"/>
    <w:rsid w:val="000135A4"/>
    <w:rsid w:val="000138B0"/>
    <w:rsid w:val="0001433F"/>
    <w:rsid w:val="000149F9"/>
    <w:rsid w:val="000155E0"/>
    <w:rsid w:val="00016A6A"/>
    <w:rsid w:val="00020787"/>
    <w:rsid w:val="000221BD"/>
    <w:rsid w:val="00024BB5"/>
    <w:rsid w:val="00025068"/>
    <w:rsid w:val="000262BF"/>
    <w:rsid w:val="000273B6"/>
    <w:rsid w:val="00030CD4"/>
    <w:rsid w:val="00032075"/>
    <w:rsid w:val="0003394A"/>
    <w:rsid w:val="000341E0"/>
    <w:rsid w:val="00035BEF"/>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0AB"/>
    <w:rsid w:val="0005678D"/>
    <w:rsid w:val="00056F6F"/>
    <w:rsid w:val="0005718C"/>
    <w:rsid w:val="000614F4"/>
    <w:rsid w:val="000617A4"/>
    <w:rsid w:val="000619D2"/>
    <w:rsid w:val="0006357C"/>
    <w:rsid w:val="00065F0B"/>
    <w:rsid w:val="0006624A"/>
    <w:rsid w:val="00066487"/>
    <w:rsid w:val="0006695F"/>
    <w:rsid w:val="00066D90"/>
    <w:rsid w:val="00071982"/>
    <w:rsid w:val="00072767"/>
    <w:rsid w:val="00072DC7"/>
    <w:rsid w:val="0007359B"/>
    <w:rsid w:val="000736FF"/>
    <w:rsid w:val="00074D7E"/>
    <w:rsid w:val="00076086"/>
    <w:rsid w:val="00077D5B"/>
    <w:rsid w:val="00077F82"/>
    <w:rsid w:val="000808CA"/>
    <w:rsid w:val="000816D4"/>
    <w:rsid w:val="00081A63"/>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7FEB"/>
    <w:rsid w:val="000A103F"/>
    <w:rsid w:val="000A1644"/>
    <w:rsid w:val="000A3083"/>
    <w:rsid w:val="000A3F35"/>
    <w:rsid w:val="000A591C"/>
    <w:rsid w:val="000A7AD7"/>
    <w:rsid w:val="000B0E5B"/>
    <w:rsid w:val="000B26C8"/>
    <w:rsid w:val="000B4D64"/>
    <w:rsid w:val="000B595B"/>
    <w:rsid w:val="000B5AD3"/>
    <w:rsid w:val="000B65DC"/>
    <w:rsid w:val="000B789F"/>
    <w:rsid w:val="000C0ED4"/>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47B3"/>
    <w:rsid w:val="000F4BE9"/>
    <w:rsid w:val="000F4DEC"/>
    <w:rsid w:val="000F4E2A"/>
    <w:rsid w:val="000F5E3A"/>
    <w:rsid w:val="000F68DE"/>
    <w:rsid w:val="000F6E9A"/>
    <w:rsid w:val="000F77EB"/>
    <w:rsid w:val="00100004"/>
    <w:rsid w:val="0010089E"/>
    <w:rsid w:val="00100A71"/>
    <w:rsid w:val="0010237D"/>
    <w:rsid w:val="00102E51"/>
    <w:rsid w:val="001037B4"/>
    <w:rsid w:val="00105DB1"/>
    <w:rsid w:val="001067AB"/>
    <w:rsid w:val="001069CA"/>
    <w:rsid w:val="00106DB4"/>
    <w:rsid w:val="0011218B"/>
    <w:rsid w:val="00112561"/>
    <w:rsid w:val="0011430B"/>
    <w:rsid w:val="001173B0"/>
    <w:rsid w:val="001210EE"/>
    <w:rsid w:val="001212C1"/>
    <w:rsid w:val="001229C7"/>
    <w:rsid w:val="00122A80"/>
    <w:rsid w:val="0012428E"/>
    <w:rsid w:val="00124928"/>
    <w:rsid w:val="00124C0F"/>
    <w:rsid w:val="00124F3F"/>
    <w:rsid w:val="00125BDA"/>
    <w:rsid w:val="00125EE5"/>
    <w:rsid w:val="001270E6"/>
    <w:rsid w:val="00130D80"/>
    <w:rsid w:val="00132108"/>
    <w:rsid w:val="00132715"/>
    <w:rsid w:val="00133EA4"/>
    <w:rsid w:val="00134BE7"/>
    <w:rsid w:val="001357F7"/>
    <w:rsid w:val="00141216"/>
    <w:rsid w:val="001441A5"/>
    <w:rsid w:val="0014420D"/>
    <w:rsid w:val="00144CB7"/>
    <w:rsid w:val="00145B6B"/>
    <w:rsid w:val="00147B0D"/>
    <w:rsid w:val="00147BB9"/>
    <w:rsid w:val="0015005A"/>
    <w:rsid w:val="00153652"/>
    <w:rsid w:val="00153896"/>
    <w:rsid w:val="00153EBD"/>
    <w:rsid w:val="00154430"/>
    <w:rsid w:val="001550E4"/>
    <w:rsid w:val="00155DB7"/>
    <w:rsid w:val="00155E63"/>
    <w:rsid w:val="001568C9"/>
    <w:rsid w:val="001578F2"/>
    <w:rsid w:val="00157A12"/>
    <w:rsid w:val="001601DF"/>
    <w:rsid w:val="0016254E"/>
    <w:rsid w:val="0016280C"/>
    <w:rsid w:val="001629B6"/>
    <w:rsid w:val="001633B7"/>
    <w:rsid w:val="0016374E"/>
    <w:rsid w:val="00170877"/>
    <w:rsid w:val="00170AC2"/>
    <w:rsid w:val="00170C02"/>
    <w:rsid w:val="00172810"/>
    <w:rsid w:val="00176DC2"/>
    <w:rsid w:val="00177061"/>
    <w:rsid w:val="00177E71"/>
    <w:rsid w:val="001800E4"/>
    <w:rsid w:val="00180758"/>
    <w:rsid w:val="00180E64"/>
    <w:rsid w:val="00182343"/>
    <w:rsid w:val="00182ED0"/>
    <w:rsid w:val="00185F95"/>
    <w:rsid w:val="00185FF0"/>
    <w:rsid w:val="001861A6"/>
    <w:rsid w:val="00192BE6"/>
    <w:rsid w:val="00192DB2"/>
    <w:rsid w:val="00193DFF"/>
    <w:rsid w:val="00194716"/>
    <w:rsid w:val="001952C5"/>
    <w:rsid w:val="00195A3B"/>
    <w:rsid w:val="00195E6E"/>
    <w:rsid w:val="00196EDD"/>
    <w:rsid w:val="00197763"/>
    <w:rsid w:val="001A1513"/>
    <w:rsid w:val="001A159A"/>
    <w:rsid w:val="001A18AC"/>
    <w:rsid w:val="001A2381"/>
    <w:rsid w:val="001A3020"/>
    <w:rsid w:val="001A34FB"/>
    <w:rsid w:val="001A4721"/>
    <w:rsid w:val="001A4A5C"/>
    <w:rsid w:val="001A59C7"/>
    <w:rsid w:val="001A5FD7"/>
    <w:rsid w:val="001A7150"/>
    <w:rsid w:val="001B0534"/>
    <w:rsid w:val="001B0CF4"/>
    <w:rsid w:val="001B19E4"/>
    <w:rsid w:val="001B2449"/>
    <w:rsid w:val="001B245D"/>
    <w:rsid w:val="001B2BC9"/>
    <w:rsid w:val="001B3259"/>
    <w:rsid w:val="001B3E24"/>
    <w:rsid w:val="001B42B4"/>
    <w:rsid w:val="001B515B"/>
    <w:rsid w:val="001B6B05"/>
    <w:rsid w:val="001B6E22"/>
    <w:rsid w:val="001C0990"/>
    <w:rsid w:val="001C0F79"/>
    <w:rsid w:val="001C1100"/>
    <w:rsid w:val="001C2BE8"/>
    <w:rsid w:val="001C3C5E"/>
    <w:rsid w:val="001C3DCE"/>
    <w:rsid w:val="001C4248"/>
    <w:rsid w:val="001C4A96"/>
    <w:rsid w:val="001C54FA"/>
    <w:rsid w:val="001C5B03"/>
    <w:rsid w:val="001C6066"/>
    <w:rsid w:val="001D1D9E"/>
    <w:rsid w:val="001D1F8E"/>
    <w:rsid w:val="001D2A07"/>
    <w:rsid w:val="001D3E7E"/>
    <w:rsid w:val="001D3FBE"/>
    <w:rsid w:val="001D3FCD"/>
    <w:rsid w:val="001D53E6"/>
    <w:rsid w:val="001D74A3"/>
    <w:rsid w:val="001D7802"/>
    <w:rsid w:val="001D7F35"/>
    <w:rsid w:val="001E070B"/>
    <w:rsid w:val="001E0D12"/>
    <w:rsid w:val="001E286D"/>
    <w:rsid w:val="001E47B2"/>
    <w:rsid w:val="001E5791"/>
    <w:rsid w:val="001E776B"/>
    <w:rsid w:val="001F0865"/>
    <w:rsid w:val="001F470C"/>
    <w:rsid w:val="00201940"/>
    <w:rsid w:val="00203D8A"/>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62E"/>
    <w:rsid w:val="00223DED"/>
    <w:rsid w:val="00224545"/>
    <w:rsid w:val="00226C2C"/>
    <w:rsid w:val="0022752E"/>
    <w:rsid w:val="00230E0F"/>
    <w:rsid w:val="002314C8"/>
    <w:rsid w:val="00232609"/>
    <w:rsid w:val="00232E92"/>
    <w:rsid w:val="00232F28"/>
    <w:rsid w:val="00233417"/>
    <w:rsid w:val="00235915"/>
    <w:rsid w:val="002359E9"/>
    <w:rsid w:val="00240F13"/>
    <w:rsid w:val="00241242"/>
    <w:rsid w:val="0024170A"/>
    <w:rsid w:val="00243FDD"/>
    <w:rsid w:val="00244535"/>
    <w:rsid w:val="002461BC"/>
    <w:rsid w:val="00247212"/>
    <w:rsid w:val="00250A5F"/>
    <w:rsid w:val="00250E34"/>
    <w:rsid w:val="00251336"/>
    <w:rsid w:val="00253B8F"/>
    <w:rsid w:val="00254C8D"/>
    <w:rsid w:val="00255AAE"/>
    <w:rsid w:val="00257ADB"/>
    <w:rsid w:val="00257C28"/>
    <w:rsid w:val="002603C7"/>
    <w:rsid w:val="0026105F"/>
    <w:rsid w:val="0026117B"/>
    <w:rsid w:val="002629A7"/>
    <w:rsid w:val="00262A0A"/>
    <w:rsid w:val="00263279"/>
    <w:rsid w:val="00263F81"/>
    <w:rsid w:val="00264118"/>
    <w:rsid w:val="00264311"/>
    <w:rsid w:val="00264B83"/>
    <w:rsid w:val="00265727"/>
    <w:rsid w:val="002658B0"/>
    <w:rsid w:val="00265DCA"/>
    <w:rsid w:val="00266240"/>
    <w:rsid w:val="00267D06"/>
    <w:rsid w:val="002705AF"/>
    <w:rsid w:val="0027204C"/>
    <w:rsid w:val="00274480"/>
    <w:rsid w:val="00275A4D"/>
    <w:rsid w:val="002765FC"/>
    <w:rsid w:val="00276B87"/>
    <w:rsid w:val="002778D1"/>
    <w:rsid w:val="00285C56"/>
    <w:rsid w:val="0028639F"/>
    <w:rsid w:val="00291084"/>
    <w:rsid w:val="00291376"/>
    <w:rsid w:val="00291634"/>
    <w:rsid w:val="00291F41"/>
    <w:rsid w:val="0029246C"/>
    <w:rsid w:val="002925FC"/>
    <w:rsid w:val="00293763"/>
    <w:rsid w:val="00293A8B"/>
    <w:rsid w:val="00293CD3"/>
    <w:rsid w:val="00293EE7"/>
    <w:rsid w:val="002942ED"/>
    <w:rsid w:val="00295227"/>
    <w:rsid w:val="00295296"/>
    <w:rsid w:val="00295DCD"/>
    <w:rsid w:val="0029604F"/>
    <w:rsid w:val="00297F5E"/>
    <w:rsid w:val="002A0541"/>
    <w:rsid w:val="002A12A8"/>
    <w:rsid w:val="002A2B27"/>
    <w:rsid w:val="002A3AF1"/>
    <w:rsid w:val="002A46AE"/>
    <w:rsid w:val="002A5D56"/>
    <w:rsid w:val="002B041B"/>
    <w:rsid w:val="002B0744"/>
    <w:rsid w:val="002B22FE"/>
    <w:rsid w:val="002B24A7"/>
    <w:rsid w:val="002B2BFF"/>
    <w:rsid w:val="002B335D"/>
    <w:rsid w:val="002B5521"/>
    <w:rsid w:val="002B591C"/>
    <w:rsid w:val="002B78A9"/>
    <w:rsid w:val="002B7F47"/>
    <w:rsid w:val="002C0510"/>
    <w:rsid w:val="002C116F"/>
    <w:rsid w:val="002C1397"/>
    <w:rsid w:val="002C3AFD"/>
    <w:rsid w:val="002C48CB"/>
    <w:rsid w:val="002C48D2"/>
    <w:rsid w:val="002C5191"/>
    <w:rsid w:val="002C557E"/>
    <w:rsid w:val="002C6E3A"/>
    <w:rsid w:val="002C7EFF"/>
    <w:rsid w:val="002D00C9"/>
    <w:rsid w:val="002D1A1B"/>
    <w:rsid w:val="002D1DFA"/>
    <w:rsid w:val="002D2A52"/>
    <w:rsid w:val="002D43EC"/>
    <w:rsid w:val="002D4538"/>
    <w:rsid w:val="002D4C51"/>
    <w:rsid w:val="002D500F"/>
    <w:rsid w:val="002D7635"/>
    <w:rsid w:val="002D7BED"/>
    <w:rsid w:val="002E0D7B"/>
    <w:rsid w:val="002E19F2"/>
    <w:rsid w:val="002E2542"/>
    <w:rsid w:val="002E289A"/>
    <w:rsid w:val="002E416A"/>
    <w:rsid w:val="002E6FC9"/>
    <w:rsid w:val="002F1093"/>
    <w:rsid w:val="002F163B"/>
    <w:rsid w:val="002F4184"/>
    <w:rsid w:val="002F45DF"/>
    <w:rsid w:val="002F50F4"/>
    <w:rsid w:val="002F6199"/>
    <w:rsid w:val="002F7599"/>
    <w:rsid w:val="002F7933"/>
    <w:rsid w:val="002F7E16"/>
    <w:rsid w:val="002F7F81"/>
    <w:rsid w:val="00303B26"/>
    <w:rsid w:val="00304420"/>
    <w:rsid w:val="00304462"/>
    <w:rsid w:val="00304D99"/>
    <w:rsid w:val="003053E4"/>
    <w:rsid w:val="00306B0E"/>
    <w:rsid w:val="00307372"/>
    <w:rsid w:val="00310815"/>
    <w:rsid w:val="003110BE"/>
    <w:rsid w:val="003128A5"/>
    <w:rsid w:val="003158A5"/>
    <w:rsid w:val="00316C37"/>
    <w:rsid w:val="00317E6F"/>
    <w:rsid w:val="00320716"/>
    <w:rsid w:val="00320D97"/>
    <w:rsid w:val="0032307E"/>
    <w:rsid w:val="00323BE1"/>
    <w:rsid w:val="00327F5A"/>
    <w:rsid w:val="00330F7A"/>
    <w:rsid w:val="003315FE"/>
    <w:rsid w:val="00332020"/>
    <w:rsid w:val="00332AA0"/>
    <w:rsid w:val="00332AC3"/>
    <w:rsid w:val="00333458"/>
    <w:rsid w:val="00333ADC"/>
    <w:rsid w:val="00335284"/>
    <w:rsid w:val="0033567B"/>
    <w:rsid w:val="003379B6"/>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67E2F"/>
    <w:rsid w:val="003743A1"/>
    <w:rsid w:val="003747A6"/>
    <w:rsid w:val="00375026"/>
    <w:rsid w:val="0037599B"/>
    <w:rsid w:val="00375AC7"/>
    <w:rsid w:val="00376E4A"/>
    <w:rsid w:val="00381F44"/>
    <w:rsid w:val="003824B8"/>
    <w:rsid w:val="003831C7"/>
    <w:rsid w:val="0038332B"/>
    <w:rsid w:val="00385321"/>
    <w:rsid w:val="003853AB"/>
    <w:rsid w:val="00385715"/>
    <w:rsid w:val="00386294"/>
    <w:rsid w:val="00386F0C"/>
    <w:rsid w:val="00387A0A"/>
    <w:rsid w:val="0039103B"/>
    <w:rsid w:val="00393CC8"/>
    <w:rsid w:val="00393F7D"/>
    <w:rsid w:val="00396342"/>
    <w:rsid w:val="00396663"/>
    <w:rsid w:val="00396B55"/>
    <w:rsid w:val="00396C87"/>
    <w:rsid w:val="003A03AA"/>
    <w:rsid w:val="003A22C7"/>
    <w:rsid w:val="003A2B50"/>
    <w:rsid w:val="003A2B80"/>
    <w:rsid w:val="003A358E"/>
    <w:rsid w:val="003A60B1"/>
    <w:rsid w:val="003A746F"/>
    <w:rsid w:val="003B0526"/>
    <w:rsid w:val="003B23DB"/>
    <w:rsid w:val="003B389A"/>
    <w:rsid w:val="003B3E44"/>
    <w:rsid w:val="003C160E"/>
    <w:rsid w:val="003C3928"/>
    <w:rsid w:val="003C3E4B"/>
    <w:rsid w:val="003C4BAA"/>
    <w:rsid w:val="003C537D"/>
    <w:rsid w:val="003C6146"/>
    <w:rsid w:val="003C7A20"/>
    <w:rsid w:val="003D0CD4"/>
    <w:rsid w:val="003D0E8D"/>
    <w:rsid w:val="003D1117"/>
    <w:rsid w:val="003D27C2"/>
    <w:rsid w:val="003D2825"/>
    <w:rsid w:val="003D298D"/>
    <w:rsid w:val="003D4FC9"/>
    <w:rsid w:val="003D5081"/>
    <w:rsid w:val="003D5E78"/>
    <w:rsid w:val="003D63E2"/>
    <w:rsid w:val="003D64C0"/>
    <w:rsid w:val="003D7F13"/>
    <w:rsid w:val="003E1A39"/>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4DFB"/>
    <w:rsid w:val="003F538B"/>
    <w:rsid w:val="003F5A36"/>
    <w:rsid w:val="003F618F"/>
    <w:rsid w:val="003F7282"/>
    <w:rsid w:val="003F74F9"/>
    <w:rsid w:val="004004CB"/>
    <w:rsid w:val="00402C2A"/>
    <w:rsid w:val="00404866"/>
    <w:rsid w:val="00405BC2"/>
    <w:rsid w:val="00406485"/>
    <w:rsid w:val="00406E85"/>
    <w:rsid w:val="00410C23"/>
    <w:rsid w:val="00413142"/>
    <w:rsid w:val="00414935"/>
    <w:rsid w:val="004149C2"/>
    <w:rsid w:val="00414C45"/>
    <w:rsid w:val="0041541C"/>
    <w:rsid w:val="004165F2"/>
    <w:rsid w:val="00416623"/>
    <w:rsid w:val="00416853"/>
    <w:rsid w:val="00420305"/>
    <w:rsid w:val="00420DA7"/>
    <w:rsid w:val="00421DF3"/>
    <w:rsid w:val="0042239D"/>
    <w:rsid w:val="0042295C"/>
    <w:rsid w:val="00423B23"/>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1B3F"/>
    <w:rsid w:val="00442033"/>
    <w:rsid w:val="00442C9B"/>
    <w:rsid w:val="00443563"/>
    <w:rsid w:val="00443854"/>
    <w:rsid w:val="00443F2C"/>
    <w:rsid w:val="00444DE6"/>
    <w:rsid w:val="00446211"/>
    <w:rsid w:val="004463AF"/>
    <w:rsid w:val="00450590"/>
    <w:rsid w:val="00454082"/>
    <w:rsid w:val="0045510D"/>
    <w:rsid w:val="00457B13"/>
    <w:rsid w:val="00457C12"/>
    <w:rsid w:val="00457CAA"/>
    <w:rsid w:val="00457D31"/>
    <w:rsid w:val="00460B37"/>
    <w:rsid w:val="00461AD3"/>
    <w:rsid w:val="004627B6"/>
    <w:rsid w:val="00462B4B"/>
    <w:rsid w:val="00463926"/>
    <w:rsid w:val="00465369"/>
    <w:rsid w:val="00465A03"/>
    <w:rsid w:val="004669AA"/>
    <w:rsid w:val="00470412"/>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B43"/>
    <w:rsid w:val="004A4791"/>
    <w:rsid w:val="004A61D8"/>
    <w:rsid w:val="004A624C"/>
    <w:rsid w:val="004A77F8"/>
    <w:rsid w:val="004B0A0E"/>
    <w:rsid w:val="004B1947"/>
    <w:rsid w:val="004B2005"/>
    <w:rsid w:val="004B22E2"/>
    <w:rsid w:val="004B2856"/>
    <w:rsid w:val="004B2AEE"/>
    <w:rsid w:val="004B3CEF"/>
    <w:rsid w:val="004B44D4"/>
    <w:rsid w:val="004B503B"/>
    <w:rsid w:val="004B5673"/>
    <w:rsid w:val="004B5881"/>
    <w:rsid w:val="004B6F27"/>
    <w:rsid w:val="004B74F6"/>
    <w:rsid w:val="004B798B"/>
    <w:rsid w:val="004B7CD4"/>
    <w:rsid w:val="004C0284"/>
    <w:rsid w:val="004C0815"/>
    <w:rsid w:val="004C0D56"/>
    <w:rsid w:val="004C11F9"/>
    <w:rsid w:val="004C1C55"/>
    <w:rsid w:val="004C1F06"/>
    <w:rsid w:val="004C5B99"/>
    <w:rsid w:val="004C6E61"/>
    <w:rsid w:val="004C70F9"/>
    <w:rsid w:val="004D1852"/>
    <w:rsid w:val="004D1BD0"/>
    <w:rsid w:val="004D1DCB"/>
    <w:rsid w:val="004D2124"/>
    <w:rsid w:val="004D26B8"/>
    <w:rsid w:val="004D340F"/>
    <w:rsid w:val="004D3C4B"/>
    <w:rsid w:val="004D4FE8"/>
    <w:rsid w:val="004D50BF"/>
    <w:rsid w:val="004D6F86"/>
    <w:rsid w:val="004E137F"/>
    <w:rsid w:val="004E165E"/>
    <w:rsid w:val="004E2E84"/>
    <w:rsid w:val="004E37A1"/>
    <w:rsid w:val="004E6599"/>
    <w:rsid w:val="004F07A3"/>
    <w:rsid w:val="004F17AC"/>
    <w:rsid w:val="004F37DF"/>
    <w:rsid w:val="004F63B7"/>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6B57"/>
    <w:rsid w:val="005170F5"/>
    <w:rsid w:val="00520956"/>
    <w:rsid w:val="00521982"/>
    <w:rsid w:val="00521F5C"/>
    <w:rsid w:val="00523615"/>
    <w:rsid w:val="00523736"/>
    <w:rsid w:val="00525F23"/>
    <w:rsid w:val="00526700"/>
    <w:rsid w:val="005272BE"/>
    <w:rsid w:val="00527D20"/>
    <w:rsid w:val="00530A41"/>
    <w:rsid w:val="00530EA3"/>
    <w:rsid w:val="00531AEB"/>
    <w:rsid w:val="00531DA9"/>
    <w:rsid w:val="0053236D"/>
    <w:rsid w:val="00532510"/>
    <w:rsid w:val="00532C73"/>
    <w:rsid w:val="00533676"/>
    <w:rsid w:val="00534A64"/>
    <w:rsid w:val="005361D7"/>
    <w:rsid w:val="00541031"/>
    <w:rsid w:val="00541116"/>
    <w:rsid w:val="005414B9"/>
    <w:rsid w:val="00541598"/>
    <w:rsid w:val="00541E08"/>
    <w:rsid w:val="0054435F"/>
    <w:rsid w:val="00544B22"/>
    <w:rsid w:val="00546CFB"/>
    <w:rsid w:val="00550023"/>
    <w:rsid w:val="00553C71"/>
    <w:rsid w:val="00554D55"/>
    <w:rsid w:val="00555C58"/>
    <w:rsid w:val="00555D9D"/>
    <w:rsid w:val="00557548"/>
    <w:rsid w:val="00557D8A"/>
    <w:rsid w:val="00560F88"/>
    <w:rsid w:val="005622B5"/>
    <w:rsid w:val="005627ED"/>
    <w:rsid w:val="005646BC"/>
    <w:rsid w:val="005646E2"/>
    <w:rsid w:val="00564C32"/>
    <w:rsid w:val="0056596C"/>
    <w:rsid w:val="005660A7"/>
    <w:rsid w:val="0056617D"/>
    <w:rsid w:val="005677CB"/>
    <w:rsid w:val="0057183F"/>
    <w:rsid w:val="00572767"/>
    <w:rsid w:val="00574D35"/>
    <w:rsid w:val="005769C2"/>
    <w:rsid w:val="00576DF0"/>
    <w:rsid w:val="00577B58"/>
    <w:rsid w:val="00580141"/>
    <w:rsid w:val="0058154D"/>
    <w:rsid w:val="0058269B"/>
    <w:rsid w:val="00582BAA"/>
    <w:rsid w:val="005833C7"/>
    <w:rsid w:val="00583CEF"/>
    <w:rsid w:val="0058615B"/>
    <w:rsid w:val="00590789"/>
    <w:rsid w:val="00591E2D"/>
    <w:rsid w:val="00592056"/>
    <w:rsid w:val="00592978"/>
    <w:rsid w:val="005935F7"/>
    <w:rsid w:val="005949D5"/>
    <w:rsid w:val="00595F2C"/>
    <w:rsid w:val="005970A3"/>
    <w:rsid w:val="005979BF"/>
    <w:rsid w:val="005A14AB"/>
    <w:rsid w:val="005A1F2E"/>
    <w:rsid w:val="005A201B"/>
    <w:rsid w:val="005A2DD3"/>
    <w:rsid w:val="005A302B"/>
    <w:rsid w:val="005A3685"/>
    <w:rsid w:val="005A3BF7"/>
    <w:rsid w:val="005A40FC"/>
    <w:rsid w:val="005A53D2"/>
    <w:rsid w:val="005A5F82"/>
    <w:rsid w:val="005A6E71"/>
    <w:rsid w:val="005A7D2D"/>
    <w:rsid w:val="005B1A46"/>
    <w:rsid w:val="005B1B88"/>
    <w:rsid w:val="005B37B4"/>
    <w:rsid w:val="005B3E35"/>
    <w:rsid w:val="005B4392"/>
    <w:rsid w:val="005B4500"/>
    <w:rsid w:val="005B4A9D"/>
    <w:rsid w:val="005B59C9"/>
    <w:rsid w:val="005B66AC"/>
    <w:rsid w:val="005B7FDA"/>
    <w:rsid w:val="005C122F"/>
    <w:rsid w:val="005C1449"/>
    <w:rsid w:val="005C1A4A"/>
    <w:rsid w:val="005C469C"/>
    <w:rsid w:val="005C57E7"/>
    <w:rsid w:val="005C72E0"/>
    <w:rsid w:val="005C7BF4"/>
    <w:rsid w:val="005D1A90"/>
    <w:rsid w:val="005D35C5"/>
    <w:rsid w:val="005D3749"/>
    <w:rsid w:val="005D552B"/>
    <w:rsid w:val="005D652E"/>
    <w:rsid w:val="005D6CC9"/>
    <w:rsid w:val="005D7CE9"/>
    <w:rsid w:val="005E0F99"/>
    <w:rsid w:val="005E6C22"/>
    <w:rsid w:val="005E6EDC"/>
    <w:rsid w:val="005E7F46"/>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3F7"/>
    <w:rsid w:val="0060467B"/>
    <w:rsid w:val="00604F18"/>
    <w:rsid w:val="006060AF"/>
    <w:rsid w:val="00606430"/>
    <w:rsid w:val="00607625"/>
    <w:rsid w:val="00612A2B"/>
    <w:rsid w:val="00612AC2"/>
    <w:rsid w:val="00612C3E"/>
    <w:rsid w:val="00612F52"/>
    <w:rsid w:val="00613EA0"/>
    <w:rsid w:val="00614268"/>
    <w:rsid w:val="00615857"/>
    <w:rsid w:val="0061794F"/>
    <w:rsid w:val="00620497"/>
    <w:rsid w:val="00620530"/>
    <w:rsid w:val="00620D7C"/>
    <w:rsid w:val="006225E7"/>
    <w:rsid w:val="0062461F"/>
    <w:rsid w:val="006251E5"/>
    <w:rsid w:val="00625B22"/>
    <w:rsid w:val="00626D9B"/>
    <w:rsid w:val="006277A2"/>
    <w:rsid w:val="00627E60"/>
    <w:rsid w:val="006304DF"/>
    <w:rsid w:val="0063100C"/>
    <w:rsid w:val="00632E0D"/>
    <w:rsid w:val="00632F2F"/>
    <w:rsid w:val="00633249"/>
    <w:rsid w:val="00633277"/>
    <w:rsid w:val="00633AB7"/>
    <w:rsid w:val="00635E59"/>
    <w:rsid w:val="00637C1E"/>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61266"/>
    <w:rsid w:val="00661B12"/>
    <w:rsid w:val="00662F80"/>
    <w:rsid w:val="006636C8"/>
    <w:rsid w:val="00664075"/>
    <w:rsid w:val="006647E7"/>
    <w:rsid w:val="00664821"/>
    <w:rsid w:val="00667D14"/>
    <w:rsid w:val="006707D3"/>
    <w:rsid w:val="00670F8F"/>
    <w:rsid w:val="006723D5"/>
    <w:rsid w:val="006729D4"/>
    <w:rsid w:val="00672D63"/>
    <w:rsid w:val="00674543"/>
    <w:rsid w:val="00674E23"/>
    <w:rsid w:val="00675C48"/>
    <w:rsid w:val="00676499"/>
    <w:rsid w:val="00676D47"/>
    <w:rsid w:val="00677969"/>
    <w:rsid w:val="00680E0E"/>
    <w:rsid w:val="006822E1"/>
    <w:rsid w:val="00683552"/>
    <w:rsid w:val="006839CB"/>
    <w:rsid w:val="006845A7"/>
    <w:rsid w:val="00684C54"/>
    <w:rsid w:val="00684E07"/>
    <w:rsid w:val="00685219"/>
    <w:rsid w:val="0068660F"/>
    <w:rsid w:val="0068693C"/>
    <w:rsid w:val="00690173"/>
    <w:rsid w:val="006933A3"/>
    <w:rsid w:val="00694FEE"/>
    <w:rsid w:val="0069551D"/>
    <w:rsid w:val="00696056"/>
    <w:rsid w:val="006A0927"/>
    <w:rsid w:val="006A42AC"/>
    <w:rsid w:val="006A5F76"/>
    <w:rsid w:val="006A687D"/>
    <w:rsid w:val="006A7C3B"/>
    <w:rsid w:val="006B1CFC"/>
    <w:rsid w:val="006B5854"/>
    <w:rsid w:val="006B59F1"/>
    <w:rsid w:val="006B5F24"/>
    <w:rsid w:val="006B7E55"/>
    <w:rsid w:val="006C1454"/>
    <w:rsid w:val="006C1CC9"/>
    <w:rsid w:val="006C26A8"/>
    <w:rsid w:val="006C4745"/>
    <w:rsid w:val="006C48DA"/>
    <w:rsid w:val="006C4D8C"/>
    <w:rsid w:val="006C5BED"/>
    <w:rsid w:val="006C76F2"/>
    <w:rsid w:val="006D00D6"/>
    <w:rsid w:val="006D0BE8"/>
    <w:rsid w:val="006D12BB"/>
    <w:rsid w:val="006D1C14"/>
    <w:rsid w:val="006D2210"/>
    <w:rsid w:val="006D2AC2"/>
    <w:rsid w:val="006D2B4E"/>
    <w:rsid w:val="006D4F67"/>
    <w:rsid w:val="006D521C"/>
    <w:rsid w:val="006D586B"/>
    <w:rsid w:val="006D6025"/>
    <w:rsid w:val="006D6798"/>
    <w:rsid w:val="006D7175"/>
    <w:rsid w:val="006E0D3E"/>
    <w:rsid w:val="006E3296"/>
    <w:rsid w:val="006E4085"/>
    <w:rsid w:val="006E4960"/>
    <w:rsid w:val="006E7516"/>
    <w:rsid w:val="006E7D5F"/>
    <w:rsid w:val="006F01CC"/>
    <w:rsid w:val="006F023B"/>
    <w:rsid w:val="006F0998"/>
    <w:rsid w:val="006F1C03"/>
    <w:rsid w:val="006F2F26"/>
    <w:rsid w:val="006F310F"/>
    <w:rsid w:val="006F3DFB"/>
    <w:rsid w:val="006F4275"/>
    <w:rsid w:val="006F4DA9"/>
    <w:rsid w:val="006F5C13"/>
    <w:rsid w:val="006F62A6"/>
    <w:rsid w:val="006F7761"/>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CD2"/>
    <w:rsid w:val="00721E24"/>
    <w:rsid w:val="00722224"/>
    <w:rsid w:val="00722483"/>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5BC6"/>
    <w:rsid w:val="00737F39"/>
    <w:rsid w:val="00740514"/>
    <w:rsid w:val="00740BA6"/>
    <w:rsid w:val="00741FD4"/>
    <w:rsid w:val="00742628"/>
    <w:rsid w:val="007433FF"/>
    <w:rsid w:val="007436A9"/>
    <w:rsid w:val="0074417F"/>
    <w:rsid w:val="00745950"/>
    <w:rsid w:val="00746EC3"/>
    <w:rsid w:val="0074714F"/>
    <w:rsid w:val="007473D1"/>
    <w:rsid w:val="007509C0"/>
    <w:rsid w:val="0075296D"/>
    <w:rsid w:val="00753E3A"/>
    <w:rsid w:val="0075434F"/>
    <w:rsid w:val="00756206"/>
    <w:rsid w:val="007564A4"/>
    <w:rsid w:val="00756BD2"/>
    <w:rsid w:val="007572E5"/>
    <w:rsid w:val="007636B6"/>
    <w:rsid w:val="00763E1F"/>
    <w:rsid w:val="00765CEC"/>
    <w:rsid w:val="00766200"/>
    <w:rsid w:val="0077023A"/>
    <w:rsid w:val="00770C60"/>
    <w:rsid w:val="00770DA2"/>
    <w:rsid w:val="00771681"/>
    <w:rsid w:val="00771C77"/>
    <w:rsid w:val="00771F9E"/>
    <w:rsid w:val="00775493"/>
    <w:rsid w:val="00775B16"/>
    <w:rsid w:val="00775BD4"/>
    <w:rsid w:val="00782FBE"/>
    <w:rsid w:val="00784BF3"/>
    <w:rsid w:val="00784FC2"/>
    <w:rsid w:val="00785424"/>
    <w:rsid w:val="00787B3B"/>
    <w:rsid w:val="00787BA0"/>
    <w:rsid w:val="00790239"/>
    <w:rsid w:val="0079120F"/>
    <w:rsid w:val="00792612"/>
    <w:rsid w:val="00795D01"/>
    <w:rsid w:val="007965F2"/>
    <w:rsid w:val="00796A29"/>
    <w:rsid w:val="007971AB"/>
    <w:rsid w:val="007A04B0"/>
    <w:rsid w:val="007A0BB4"/>
    <w:rsid w:val="007A272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2B09"/>
    <w:rsid w:val="007C35D6"/>
    <w:rsid w:val="007C3892"/>
    <w:rsid w:val="007C4CB3"/>
    <w:rsid w:val="007C4CFA"/>
    <w:rsid w:val="007C5AAA"/>
    <w:rsid w:val="007C620B"/>
    <w:rsid w:val="007C64E0"/>
    <w:rsid w:val="007C751D"/>
    <w:rsid w:val="007C7A53"/>
    <w:rsid w:val="007D0DA6"/>
    <w:rsid w:val="007D1273"/>
    <w:rsid w:val="007D1D7D"/>
    <w:rsid w:val="007D201F"/>
    <w:rsid w:val="007D273D"/>
    <w:rsid w:val="007D3EF3"/>
    <w:rsid w:val="007D4AA2"/>
    <w:rsid w:val="007D585F"/>
    <w:rsid w:val="007D7B8F"/>
    <w:rsid w:val="007E0A5F"/>
    <w:rsid w:val="007E10FD"/>
    <w:rsid w:val="007E20E3"/>
    <w:rsid w:val="007E2539"/>
    <w:rsid w:val="007E2992"/>
    <w:rsid w:val="007E2FCF"/>
    <w:rsid w:val="007E4030"/>
    <w:rsid w:val="007E5337"/>
    <w:rsid w:val="007E736D"/>
    <w:rsid w:val="007F053B"/>
    <w:rsid w:val="007F07E2"/>
    <w:rsid w:val="007F1178"/>
    <w:rsid w:val="007F2B5E"/>
    <w:rsid w:val="007F302E"/>
    <w:rsid w:val="007F30D2"/>
    <w:rsid w:val="007F3A10"/>
    <w:rsid w:val="007F3A89"/>
    <w:rsid w:val="007F5AD4"/>
    <w:rsid w:val="007F682C"/>
    <w:rsid w:val="007F6E76"/>
    <w:rsid w:val="007F7CD8"/>
    <w:rsid w:val="008003BF"/>
    <w:rsid w:val="008012FD"/>
    <w:rsid w:val="00801A31"/>
    <w:rsid w:val="00802D75"/>
    <w:rsid w:val="008038F9"/>
    <w:rsid w:val="00804A4E"/>
    <w:rsid w:val="0080560C"/>
    <w:rsid w:val="008068D3"/>
    <w:rsid w:val="008069C8"/>
    <w:rsid w:val="00807A5E"/>
    <w:rsid w:val="00807CF4"/>
    <w:rsid w:val="00807FF8"/>
    <w:rsid w:val="00810760"/>
    <w:rsid w:val="00810D37"/>
    <w:rsid w:val="00811071"/>
    <w:rsid w:val="00811BA9"/>
    <w:rsid w:val="00811D37"/>
    <w:rsid w:val="00811FAB"/>
    <w:rsid w:val="00813A83"/>
    <w:rsid w:val="00813EBD"/>
    <w:rsid w:val="0081480D"/>
    <w:rsid w:val="00815961"/>
    <w:rsid w:val="00815E53"/>
    <w:rsid w:val="00817473"/>
    <w:rsid w:val="00820490"/>
    <w:rsid w:val="00820D1F"/>
    <w:rsid w:val="00824672"/>
    <w:rsid w:val="0082480B"/>
    <w:rsid w:val="0082501F"/>
    <w:rsid w:val="00825302"/>
    <w:rsid w:val="00825922"/>
    <w:rsid w:val="00825E33"/>
    <w:rsid w:val="008268FF"/>
    <w:rsid w:val="0082694C"/>
    <w:rsid w:val="00826FC7"/>
    <w:rsid w:val="008275B9"/>
    <w:rsid w:val="008303AD"/>
    <w:rsid w:val="00831859"/>
    <w:rsid w:val="00831F6B"/>
    <w:rsid w:val="0083226C"/>
    <w:rsid w:val="008338F8"/>
    <w:rsid w:val="00841207"/>
    <w:rsid w:val="00841A90"/>
    <w:rsid w:val="00841F1B"/>
    <w:rsid w:val="008435F7"/>
    <w:rsid w:val="008436BE"/>
    <w:rsid w:val="00843CA3"/>
    <w:rsid w:val="00845099"/>
    <w:rsid w:val="00845A47"/>
    <w:rsid w:val="00845DCD"/>
    <w:rsid w:val="00845F31"/>
    <w:rsid w:val="00845F91"/>
    <w:rsid w:val="00846C2E"/>
    <w:rsid w:val="008471DA"/>
    <w:rsid w:val="00850E48"/>
    <w:rsid w:val="008533AF"/>
    <w:rsid w:val="00853DC2"/>
    <w:rsid w:val="00854045"/>
    <w:rsid w:val="00854820"/>
    <w:rsid w:val="0085496D"/>
    <w:rsid w:val="008557BF"/>
    <w:rsid w:val="0085621C"/>
    <w:rsid w:val="008563FE"/>
    <w:rsid w:val="0085799D"/>
    <w:rsid w:val="0086005E"/>
    <w:rsid w:val="00861A2B"/>
    <w:rsid w:val="00863B23"/>
    <w:rsid w:val="00866B7A"/>
    <w:rsid w:val="00867AA3"/>
    <w:rsid w:val="00871A14"/>
    <w:rsid w:val="00872B64"/>
    <w:rsid w:val="00874A97"/>
    <w:rsid w:val="00874D2E"/>
    <w:rsid w:val="008752AB"/>
    <w:rsid w:val="00876099"/>
    <w:rsid w:val="00876F5F"/>
    <w:rsid w:val="00880FC7"/>
    <w:rsid w:val="008816BB"/>
    <w:rsid w:val="008818CD"/>
    <w:rsid w:val="00882915"/>
    <w:rsid w:val="00882E03"/>
    <w:rsid w:val="0088355A"/>
    <w:rsid w:val="008839A3"/>
    <w:rsid w:val="00890627"/>
    <w:rsid w:val="00891850"/>
    <w:rsid w:val="008933C1"/>
    <w:rsid w:val="00893E83"/>
    <w:rsid w:val="00894C0F"/>
    <w:rsid w:val="008950EF"/>
    <w:rsid w:val="00895807"/>
    <w:rsid w:val="008A0E39"/>
    <w:rsid w:val="008A4535"/>
    <w:rsid w:val="008A6CE7"/>
    <w:rsid w:val="008A7D21"/>
    <w:rsid w:val="008B0673"/>
    <w:rsid w:val="008B1C97"/>
    <w:rsid w:val="008B1E0B"/>
    <w:rsid w:val="008B3F71"/>
    <w:rsid w:val="008B4579"/>
    <w:rsid w:val="008B4B98"/>
    <w:rsid w:val="008B4F58"/>
    <w:rsid w:val="008B66BF"/>
    <w:rsid w:val="008B7E68"/>
    <w:rsid w:val="008B7FF2"/>
    <w:rsid w:val="008C01F6"/>
    <w:rsid w:val="008C10E1"/>
    <w:rsid w:val="008C1D68"/>
    <w:rsid w:val="008C2CAA"/>
    <w:rsid w:val="008C3CAC"/>
    <w:rsid w:val="008C7B8B"/>
    <w:rsid w:val="008D1010"/>
    <w:rsid w:val="008D1365"/>
    <w:rsid w:val="008D37E9"/>
    <w:rsid w:val="008D45F7"/>
    <w:rsid w:val="008D7823"/>
    <w:rsid w:val="008D7E00"/>
    <w:rsid w:val="008E03E8"/>
    <w:rsid w:val="008E1F7C"/>
    <w:rsid w:val="008E22A6"/>
    <w:rsid w:val="008E2F85"/>
    <w:rsid w:val="008E349D"/>
    <w:rsid w:val="008E3B69"/>
    <w:rsid w:val="008E41E2"/>
    <w:rsid w:val="008E4405"/>
    <w:rsid w:val="008E44D6"/>
    <w:rsid w:val="008F0104"/>
    <w:rsid w:val="008F0794"/>
    <w:rsid w:val="008F1E9A"/>
    <w:rsid w:val="008F2837"/>
    <w:rsid w:val="008F48F5"/>
    <w:rsid w:val="008F4A1B"/>
    <w:rsid w:val="008F4ECC"/>
    <w:rsid w:val="008F6088"/>
    <w:rsid w:val="008F61D3"/>
    <w:rsid w:val="008F67F4"/>
    <w:rsid w:val="008F75BE"/>
    <w:rsid w:val="00900CA3"/>
    <w:rsid w:val="00901FA5"/>
    <w:rsid w:val="00902174"/>
    <w:rsid w:val="009026FB"/>
    <w:rsid w:val="00902D56"/>
    <w:rsid w:val="00903526"/>
    <w:rsid w:val="009039C7"/>
    <w:rsid w:val="009042CE"/>
    <w:rsid w:val="0090516E"/>
    <w:rsid w:val="00905312"/>
    <w:rsid w:val="00907898"/>
    <w:rsid w:val="00907DD4"/>
    <w:rsid w:val="00910D8C"/>
    <w:rsid w:val="00911732"/>
    <w:rsid w:val="00912437"/>
    <w:rsid w:val="009140CC"/>
    <w:rsid w:val="009147FB"/>
    <w:rsid w:val="0091494E"/>
    <w:rsid w:val="00914B16"/>
    <w:rsid w:val="009154A5"/>
    <w:rsid w:val="00915AD2"/>
    <w:rsid w:val="00915BC1"/>
    <w:rsid w:val="00916881"/>
    <w:rsid w:val="00921FB6"/>
    <w:rsid w:val="009232A9"/>
    <w:rsid w:val="0092349C"/>
    <w:rsid w:val="0092451C"/>
    <w:rsid w:val="00924720"/>
    <w:rsid w:val="009249A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50343"/>
    <w:rsid w:val="00952542"/>
    <w:rsid w:val="00953CE1"/>
    <w:rsid w:val="00955BFA"/>
    <w:rsid w:val="00956103"/>
    <w:rsid w:val="00956FD7"/>
    <w:rsid w:val="00962582"/>
    <w:rsid w:val="00962948"/>
    <w:rsid w:val="009630C5"/>
    <w:rsid w:val="00965062"/>
    <w:rsid w:val="0096568D"/>
    <w:rsid w:val="00967593"/>
    <w:rsid w:val="00967930"/>
    <w:rsid w:val="009713CF"/>
    <w:rsid w:val="0097176D"/>
    <w:rsid w:val="00972D8E"/>
    <w:rsid w:val="00972F02"/>
    <w:rsid w:val="0097389F"/>
    <w:rsid w:val="00974589"/>
    <w:rsid w:val="00974AF1"/>
    <w:rsid w:val="00976050"/>
    <w:rsid w:val="0097694A"/>
    <w:rsid w:val="0097738B"/>
    <w:rsid w:val="009773AB"/>
    <w:rsid w:val="0097787C"/>
    <w:rsid w:val="009800D8"/>
    <w:rsid w:val="00980B56"/>
    <w:rsid w:val="00981F72"/>
    <w:rsid w:val="00983164"/>
    <w:rsid w:val="00984B7B"/>
    <w:rsid w:val="00984FEA"/>
    <w:rsid w:val="009854DB"/>
    <w:rsid w:val="0098556D"/>
    <w:rsid w:val="00985968"/>
    <w:rsid w:val="009859F2"/>
    <w:rsid w:val="0098675F"/>
    <w:rsid w:val="00986A47"/>
    <w:rsid w:val="00987032"/>
    <w:rsid w:val="00987C55"/>
    <w:rsid w:val="009907C6"/>
    <w:rsid w:val="009908C8"/>
    <w:rsid w:val="009912CB"/>
    <w:rsid w:val="009927A0"/>
    <w:rsid w:val="009946D1"/>
    <w:rsid w:val="009957CB"/>
    <w:rsid w:val="00997223"/>
    <w:rsid w:val="009A046C"/>
    <w:rsid w:val="009A1FBA"/>
    <w:rsid w:val="009A467B"/>
    <w:rsid w:val="009A4A63"/>
    <w:rsid w:val="009A678F"/>
    <w:rsid w:val="009A701E"/>
    <w:rsid w:val="009A7CE2"/>
    <w:rsid w:val="009B008B"/>
    <w:rsid w:val="009B0747"/>
    <w:rsid w:val="009B1C4E"/>
    <w:rsid w:val="009B2A83"/>
    <w:rsid w:val="009B4930"/>
    <w:rsid w:val="009B61C1"/>
    <w:rsid w:val="009B7EC8"/>
    <w:rsid w:val="009C2E4C"/>
    <w:rsid w:val="009C3C06"/>
    <w:rsid w:val="009C475B"/>
    <w:rsid w:val="009C49CB"/>
    <w:rsid w:val="009C5371"/>
    <w:rsid w:val="009C7E56"/>
    <w:rsid w:val="009D0B2A"/>
    <w:rsid w:val="009D1375"/>
    <w:rsid w:val="009D1731"/>
    <w:rsid w:val="009D1EF2"/>
    <w:rsid w:val="009D24E8"/>
    <w:rsid w:val="009D47E1"/>
    <w:rsid w:val="009D5207"/>
    <w:rsid w:val="009D5E80"/>
    <w:rsid w:val="009D767B"/>
    <w:rsid w:val="009D7BC3"/>
    <w:rsid w:val="009E039A"/>
    <w:rsid w:val="009E040A"/>
    <w:rsid w:val="009E05C6"/>
    <w:rsid w:val="009E06B9"/>
    <w:rsid w:val="009E1DD4"/>
    <w:rsid w:val="009E2AB5"/>
    <w:rsid w:val="009E4528"/>
    <w:rsid w:val="009E543D"/>
    <w:rsid w:val="009E588D"/>
    <w:rsid w:val="009E58EB"/>
    <w:rsid w:val="009E5E46"/>
    <w:rsid w:val="009E5FD1"/>
    <w:rsid w:val="009E6709"/>
    <w:rsid w:val="009F1FE6"/>
    <w:rsid w:val="009F42D7"/>
    <w:rsid w:val="009F4EA3"/>
    <w:rsid w:val="009F4F51"/>
    <w:rsid w:val="009F525E"/>
    <w:rsid w:val="009F58D8"/>
    <w:rsid w:val="009F5E7C"/>
    <w:rsid w:val="009F5EFB"/>
    <w:rsid w:val="009F6594"/>
    <w:rsid w:val="009F6EF0"/>
    <w:rsid w:val="009F763D"/>
    <w:rsid w:val="00A010E7"/>
    <w:rsid w:val="00A031D4"/>
    <w:rsid w:val="00A03443"/>
    <w:rsid w:val="00A03F3B"/>
    <w:rsid w:val="00A04C08"/>
    <w:rsid w:val="00A057F9"/>
    <w:rsid w:val="00A06260"/>
    <w:rsid w:val="00A06E73"/>
    <w:rsid w:val="00A078C2"/>
    <w:rsid w:val="00A11E1F"/>
    <w:rsid w:val="00A12FA1"/>
    <w:rsid w:val="00A139D1"/>
    <w:rsid w:val="00A172C3"/>
    <w:rsid w:val="00A21043"/>
    <w:rsid w:val="00A211D3"/>
    <w:rsid w:val="00A21408"/>
    <w:rsid w:val="00A24510"/>
    <w:rsid w:val="00A24A21"/>
    <w:rsid w:val="00A26EAA"/>
    <w:rsid w:val="00A2784E"/>
    <w:rsid w:val="00A27C2C"/>
    <w:rsid w:val="00A27C66"/>
    <w:rsid w:val="00A27D28"/>
    <w:rsid w:val="00A3202C"/>
    <w:rsid w:val="00A32B6F"/>
    <w:rsid w:val="00A32B74"/>
    <w:rsid w:val="00A3348C"/>
    <w:rsid w:val="00A35BB4"/>
    <w:rsid w:val="00A366FF"/>
    <w:rsid w:val="00A3784E"/>
    <w:rsid w:val="00A40081"/>
    <w:rsid w:val="00A400B0"/>
    <w:rsid w:val="00A4017E"/>
    <w:rsid w:val="00A43410"/>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2577"/>
    <w:rsid w:val="00A630CA"/>
    <w:rsid w:val="00A64B05"/>
    <w:rsid w:val="00A65FDD"/>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0F0F"/>
    <w:rsid w:val="00A824DD"/>
    <w:rsid w:val="00A83486"/>
    <w:rsid w:val="00A84593"/>
    <w:rsid w:val="00A84AF8"/>
    <w:rsid w:val="00A84CEA"/>
    <w:rsid w:val="00A852A6"/>
    <w:rsid w:val="00A858DE"/>
    <w:rsid w:val="00A85D57"/>
    <w:rsid w:val="00A86172"/>
    <w:rsid w:val="00A86A28"/>
    <w:rsid w:val="00A90395"/>
    <w:rsid w:val="00A90E9D"/>
    <w:rsid w:val="00A913CF"/>
    <w:rsid w:val="00A91A5F"/>
    <w:rsid w:val="00A926D8"/>
    <w:rsid w:val="00A945F5"/>
    <w:rsid w:val="00A964EA"/>
    <w:rsid w:val="00A966F6"/>
    <w:rsid w:val="00A979B6"/>
    <w:rsid w:val="00AA09D7"/>
    <w:rsid w:val="00AA0D33"/>
    <w:rsid w:val="00AA1393"/>
    <w:rsid w:val="00AA21EB"/>
    <w:rsid w:val="00AA2758"/>
    <w:rsid w:val="00AA390E"/>
    <w:rsid w:val="00AA410B"/>
    <w:rsid w:val="00AA546A"/>
    <w:rsid w:val="00AA577A"/>
    <w:rsid w:val="00AA5D41"/>
    <w:rsid w:val="00AA72A8"/>
    <w:rsid w:val="00AB29FC"/>
    <w:rsid w:val="00AB31E4"/>
    <w:rsid w:val="00AB3DA0"/>
    <w:rsid w:val="00AB4121"/>
    <w:rsid w:val="00AB636D"/>
    <w:rsid w:val="00AB64FA"/>
    <w:rsid w:val="00AB75A1"/>
    <w:rsid w:val="00AC0EB6"/>
    <w:rsid w:val="00AC2066"/>
    <w:rsid w:val="00AC42B1"/>
    <w:rsid w:val="00AC45A2"/>
    <w:rsid w:val="00AC4894"/>
    <w:rsid w:val="00AC4D45"/>
    <w:rsid w:val="00AC4E91"/>
    <w:rsid w:val="00AC585F"/>
    <w:rsid w:val="00AD2664"/>
    <w:rsid w:val="00AD3110"/>
    <w:rsid w:val="00AD4899"/>
    <w:rsid w:val="00AD5E77"/>
    <w:rsid w:val="00AD635A"/>
    <w:rsid w:val="00AD694F"/>
    <w:rsid w:val="00AD6C51"/>
    <w:rsid w:val="00AE1777"/>
    <w:rsid w:val="00AE3007"/>
    <w:rsid w:val="00AE3E8B"/>
    <w:rsid w:val="00AE4091"/>
    <w:rsid w:val="00AE53E9"/>
    <w:rsid w:val="00AE6125"/>
    <w:rsid w:val="00AE7097"/>
    <w:rsid w:val="00AF1256"/>
    <w:rsid w:val="00AF22F5"/>
    <w:rsid w:val="00AF2CF2"/>
    <w:rsid w:val="00AF31DF"/>
    <w:rsid w:val="00AF401D"/>
    <w:rsid w:val="00AF4FC7"/>
    <w:rsid w:val="00AF5BBC"/>
    <w:rsid w:val="00AF6BC4"/>
    <w:rsid w:val="00B01792"/>
    <w:rsid w:val="00B031F8"/>
    <w:rsid w:val="00B04280"/>
    <w:rsid w:val="00B04D4A"/>
    <w:rsid w:val="00B0560A"/>
    <w:rsid w:val="00B05964"/>
    <w:rsid w:val="00B06D2E"/>
    <w:rsid w:val="00B07511"/>
    <w:rsid w:val="00B07A1C"/>
    <w:rsid w:val="00B07D5B"/>
    <w:rsid w:val="00B1008A"/>
    <w:rsid w:val="00B120AC"/>
    <w:rsid w:val="00B1266D"/>
    <w:rsid w:val="00B1290D"/>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27CE1"/>
    <w:rsid w:val="00B304F5"/>
    <w:rsid w:val="00B31129"/>
    <w:rsid w:val="00B3127B"/>
    <w:rsid w:val="00B31C1D"/>
    <w:rsid w:val="00B31EC3"/>
    <w:rsid w:val="00B3412E"/>
    <w:rsid w:val="00B3452C"/>
    <w:rsid w:val="00B37D7F"/>
    <w:rsid w:val="00B4079B"/>
    <w:rsid w:val="00B43415"/>
    <w:rsid w:val="00B44303"/>
    <w:rsid w:val="00B4471B"/>
    <w:rsid w:val="00B51483"/>
    <w:rsid w:val="00B52136"/>
    <w:rsid w:val="00B52DDB"/>
    <w:rsid w:val="00B539D0"/>
    <w:rsid w:val="00B53D9D"/>
    <w:rsid w:val="00B55153"/>
    <w:rsid w:val="00B5565E"/>
    <w:rsid w:val="00B56747"/>
    <w:rsid w:val="00B5687D"/>
    <w:rsid w:val="00B607D9"/>
    <w:rsid w:val="00B61C38"/>
    <w:rsid w:val="00B64190"/>
    <w:rsid w:val="00B649F4"/>
    <w:rsid w:val="00B64A6A"/>
    <w:rsid w:val="00B73CB9"/>
    <w:rsid w:val="00B74ADE"/>
    <w:rsid w:val="00B7541C"/>
    <w:rsid w:val="00B75534"/>
    <w:rsid w:val="00B768BA"/>
    <w:rsid w:val="00B77D16"/>
    <w:rsid w:val="00B8094A"/>
    <w:rsid w:val="00B81A63"/>
    <w:rsid w:val="00B83AB6"/>
    <w:rsid w:val="00B846DF"/>
    <w:rsid w:val="00B8555F"/>
    <w:rsid w:val="00B8561D"/>
    <w:rsid w:val="00B86361"/>
    <w:rsid w:val="00B866D5"/>
    <w:rsid w:val="00B86A2B"/>
    <w:rsid w:val="00B86E84"/>
    <w:rsid w:val="00B8721B"/>
    <w:rsid w:val="00B8750D"/>
    <w:rsid w:val="00B90055"/>
    <w:rsid w:val="00B90848"/>
    <w:rsid w:val="00B928EA"/>
    <w:rsid w:val="00B92C0C"/>
    <w:rsid w:val="00B93C6B"/>
    <w:rsid w:val="00B93CB6"/>
    <w:rsid w:val="00B94484"/>
    <w:rsid w:val="00B9484C"/>
    <w:rsid w:val="00B959ED"/>
    <w:rsid w:val="00B96CA4"/>
    <w:rsid w:val="00B9732A"/>
    <w:rsid w:val="00BA0594"/>
    <w:rsid w:val="00BA0860"/>
    <w:rsid w:val="00BA08D9"/>
    <w:rsid w:val="00BA092C"/>
    <w:rsid w:val="00BA1981"/>
    <w:rsid w:val="00BA26C4"/>
    <w:rsid w:val="00BA377F"/>
    <w:rsid w:val="00BA383C"/>
    <w:rsid w:val="00BB05C1"/>
    <w:rsid w:val="00BB06AF"/>
    <w:rsid w:val="00BB07C0"/>
    <w:rsid w:val="00BB0B40"/>
    <w:rsid w:val="00BB12AD"/>
    <w:rsid w:val="00BB160E"/>
    <w:rsid w:val="00BB1B4E"/>
    <w:rsid w:val="00BB1ED2"/>
    <w:rsid w:val="00BB2293"/>
    <w:rsid w:val="00BB2E37"/>
    <w:rsid w:val="00BB5F65"/>
    <w:rsid w:val="00BB65D3"/>
    <w:rsid w:val="00BB6D0C"/>
    <w:rsid w:val="00BB7D13"/>
    <w:rsid w:val="00BC1955"/>
    <w:rsid w:val="00BC26A6"/>
    <w:rsid w:val="00BC2D6F"/>
    <w:rsid w:val="00BC43F0"/>
    <w:rsid w:val="00BC4CD4"/>
    <w:rsid w:val="00BC62FB"/>
    <w:rsid w:val="00BC717F"/>
    <w:rsid w:val="00BC7314"/>
    <w:rsid w:val="00BD120D"/>
    <w:rsid w:val="00BD20F1"/>
    <w:rsid w:val="00BD2180"/>
    <w:rsid w:val="00BD2758"/>
    <w:rsid w:val="00BD2C13"/>
    <w:rsid w:val="00BD3DC1"/>
    <w:rsid w:val="00BD3F9B"/>
    <w:rsid w:val="00BD492D"/>
    <w:rsid w:val="00BD6A96"/>
    <w:rsid w:val="00BE1094"/>
    <w:rsid w:val="00BE2818"/>
    <w:rsid w:val="00BE3564"/>
    <w:rsid w:val="00BE4CFD"/>
    <w:rsid w:val="00BE51FE"/>
    <w:rsid w:val="00BE554F"/>
    <w:rsid w:val="00BE74B5"/>
    <w:rsid w:val="00BF0654"/>
    <w:rsid w:val="00BF0CED"/>
    <w:rsid w:val="00BF32B6"/>
    <w:rsid w:val="00BF43AF"/>
    <w:rsid w:val="00BF596B"/>
    <w:rsid w:val="00C035AC"/>
    <w:rsid w:val="00C03758"/>
    <w:rsid w:val="00C07B32"/>
    <w:rsid w:val="00C1114E"/>
    <w:rsid w:val="00C1296A"/>
    <w:rsid w:val="00C13AEC"/>
    <w:rsid w:val="00C148A6"/>
    <w:rsid w:val="00C16337"/>
    <w:rsid w:val="00C16700"/>
    <w:rsid w:val="00C178C4"/>
    <w:rsid w:val="00C20834"/>
    <w:rsid w:val="00C20FA0"/>
    <w:rsid w:val="00C22CA2"/>
    <w:rsid w:val="00C23229"/>
    <w:rsid w:val="00C23A5E"/>
    <w:rsid w:val="00C24B9F"/>
    <w:rsid w:val="00C256F3"/>
    <w:rsid w:val="00C2598D"/>
    <w:rsid w:val="00C26098"/>
    <w:rsid w:val="00C2622B"/>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37AC"/>
    <w:rsid w:val="00C54876"/>
    <w:rsid w:val="00C56E28"/>
    <w:rsid w:val="00C56FAD"/>
    <w:rsid w:val="00C57EF3"/>
    <w:rsid w:val="00C60146"/>
    <w:rsid w:val="00C6053B"/>
    <w:rsid w:val="00C6184B"/>
    <w:rsid w:val="00C62D75"/>
    <w:rsid w:val="00C62EBE"/>
    <w:rsid w:val="00C63024"/>
    <w:rsid w:val="00C64CDB"/>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AB2"/>
    <w:rsid w:val="00C87D86"/>
    <w:rsid w:val="00C9006C"/>
    <w:rsid w:val="00C904B1"/>
    <w:rsid w:val="00C9360D"/>
    <w:rsid w:val="00C937B1"/>
    <w:rsid w:val="00C95098"/>
    <w:rsid w:val="00C95893"/>
    <w:rsid w:val="00C962E8"/>
    <w:rsid w:val="00C973D2"/>
    <w:rsid w:val="00CA013D"/>
    <w:rsid w:val="00CA06E1"/>
    <w:rsid w:val="00CA2BEE"/>
    <w:rsid w:val="00CA3CF5"/>
    <w:rsid w:val="00CA42C5"/>
    <w:rsid w:val="00CA48CC"/>
    <w:rsid w:val="00CA6120"/>
    <w:rsid w:val="00CA6F5A"/>
    <w:rsid w:val="00CA75CE"/>
    <w:rsid w:val="00CA7F14"/>
    <w:rsid w:val="00CB04C1"/>
    <w:rsid w:val="00CB3158"/>
    <w:rsid w:val="00CB459C"/>
    <w:rsid w:val="00CB4B9A"/>
    <w:rsid w:val="00CB5E57"/>
    <w:rsid w:val="00CC30A7"/>
    <w:rsid w:val="00CC3699"/>
    <w:rsid w:val="00CC36F3"/>
    <w:rsid w:val="00CC5604"/>
    <w:rsid w:val="00CC5901"/>
    <w:rsid w:val="00CC626B"/>
    <w:rsid w:val="00CC63FB"/>
    <w:rsid w:val="00CD021C"/>
    <w:rsid w:val="00CD0527"/>
    <w:rsid w:val="00CD1390"/>
    <w:rsid w:val="00CD153A"/>
    <w:rsid w:val="00CD1800"/>
    <w:rsid w:val="00CD1D25"/>
    <w:rsid w:val="00CD33F0"/>
    <w:rsid w:val="00CD3C67"/>
    <w:rsid w:val="00CD4670"/>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0E5"/>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48B4"/>
    <w:rsid w:val="00D057FB"/>
    <w:rsid w:val="00D05F78"/>
    <w:rsid w:val="00D0650A"/>
    <w:rsid w:val="00D06A54"/>
    <w:rsid w:val="00D07969"/>
    <w:rsid w:val="00D1153C"/>
    <w:rsid w:val="00D11C53"/>
    <w:rsid w:val="00D12088"/>
    <w:rsid w:val="00D128BF"/>
    <w:rsid w:val="00D13F4A"/>
    <w:rsid w:val="00D1536A"/>
    <w:rsid w:val="00D16C8F"/>
    <w:rsid w:val="00D17962"/>
    <w:rsid w:val="00D17B14"/>
    <w:rsid w:val="00D22634"/>
    <w:rsid w:val="00D23161"/>
    <w:rsid w:val="00D23679"/>
    <w:rsid w:val="00D24101"/>
    <w:rsid w:val="00D26229"/>
    <w:rsid w:val="00D267C3"/>
    <w:rsid w:val="00D2702C"/>
    <w:rsid w:val="00D30C5E"/>
    <w:rsid w:val="00D34A5A"/>
    <w:rsid w:val="00D36982"/>
    <w:rsid w:val="00D42C36"/>
    <w:rsid w:val="00D43F8F"/>
    <w:rsid w:val="00D4550F"/>
    <w:rsid w:val="00D505D0"/>
    <w:rsid w:val="00D509A6"/>
    <w:rsid w:val="00D5123C"/>
    <w:rsid w:val="00D5152D"/>
    <w:rsid w:val="00D53590"/>
    <w:rsid w:val="00D538B0"/>
    <w:rsid w:val="00D5468B"/>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0EF0"/>
    <w:rsid w:val="00D81F24"/>
    <w:rsid w:val="00D82E33"/>
    <w:rsid w:val="00D837C4"/>
    <w:rsid w:val="00D84A14"/>
    <w:rsid w:val="00D866E7"/>
    <w:rsid w:val="00D87053"/>
    <w:rsid w:val="00D87745"/>
    <w:rsid w:val="00D87FB9"/>
    <w:rsid w:val="00D90A45"/>
    <w:rsid w:val="00D913E9"/>
    <w:rsid w:val="00D91E05"/>
    <w:rsid w:val="00D93BE3"/>
    <w:rsid w:val="00D93C5E"/>
    <w:rsid w:val="00D94C95"/>
    <w:rsid w:val="00D952DD"/>
    <w:rsid w:val="00D960A0"/>
    <w:rsid w:val="00D967BA"/>
    <w:rsid w:val="00D97659"/>
    <w:rsid w:val="00D97F4F"/>
    <w:rsid w:val="00DA109D"/>
    <w:rsid w:val="00DA1270"/>
    <w:rsid w:val="00DA1AD4"/>
    <w:rsid w:val="00DA1D3E"/>
    <w:rsid w:val="00DA2227"/>
    <w:rsid w:val="00DA234F"/>
    <w:rsid w:val="00DA2EB8"/>
    <w:rsid w:val="00DA612B"/>
    <w:rsid w:val="00DA7ACA"/>
    <w:rsid w:val="00DB13DC"/>
    <w:rsid w:val="00DB16D0"/>
    <w:rsid w:val="00DB2CE9"/>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93C"/>
    <w:rsid w:val="00DD2A0E"/>
    <w:rsid w:val="00DD2B82"/>
    <w:rsid w:val="00DD3504"/>
    <w:rsid w:val="00DD4ABB"/>
    <w:rsid w:val="00DD4AEE"/>
    <w:rsid w:val="00DE0BF6"/>
    <w:rsid w:val="00DE2110"/>
    <w:rsid w:val="00DE3070"/>
    <w:rsid w:val="00DE3425"/>
    <w:rsid w:val="00DE3A2D"/>
    <w:rsid w:val="00DE3FE8"/>
    <w:rsid w:val="00DE61D1"/>
    <w:rsid w:val="00DE6231"/>
    <w:rsid w:val="00DE6C33"/>
    <w:rsid w:val="00DE6EC0"/>
    <w:rsid w:val="00DF038B"/>
    <w:rsid w:val="00DF0459"/>
    <w:rsid w:val="00DF1AD4"/>
    <w:rsid w:val="00DF1FD8"/>
    <w:rsid w:val="00DF473D"/>
    <w:rsid w:val="00DF4911"/>
    <w:rsid w:val="00DF5767"/>
    <w:rsid w:val="00DF68E9"/>
    <w:rsid w:val="00DF7FB8"/>
    <w:rsid w:val="00E000B2"/>
    <w:rsid w:val="00E01528"/>
    <w:rsid w:val="00E05FD6"/>
    <w:rsid w:val="00E11FFC"/>
    <w:rsid w:val="00E128EE"/>
    <w:rsid w:val="00E149E0"/>
    <w:rsid w:val="00E16228"/>
    <w:rsid w:val="00E17292"/>
    <w:rsid w:val="00E20BBC"/>
    <w:rsid w:val="00E21363"/>
    <w:rsid w:val="00E22163"/>
    <w:rsid w:val="00E24C45"/>
    <w:rsid w:val="00E25D52"/>
    <w:rsid w:val="00E265CE"/>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4996"/>
    <w:rsid w:val="00E458C4"/>
    <w:rsid w:val="00E5040E"/>
    <w:rsid w:val="00E50838"/>
    <w:rsid w:val="00E5215F"/>
    <w:rsid w:val="00E54478"/>
    <w:rsid w:val="00E60822"/>
    <w:rsid w:val="00E616CF"/>
    <w:rsid w:val="00E61A9A"/>
    <w:rsid w:val="00E62A97"/>
    <w:rsid w:val="00E62C93"/>
    <w:rsid w:val="00E63B4A"/>
    <w:rsid w:val="00E65507"/>
    <w:rsid w:val="00E65AB2"/>
    <w:rsid w:val="00E6758B"/>
    <w:rsid w:val="00E67EC3"/>
    <w:rsid w:val="00E7052E"/>
    <w:rsid w:val="00E70C81"/>
    <w:rsid w:val="00E726C7"/>
    <w:rsid w:val="00E72DC3"/>
    <w:rsid w:val="00E731D9"/>
    <w:rsid w:val="00E75005"/>
    <w:rsid w:val="00E75103"/>
    <w:rsid w:val="00E768FB"/>
    <w:rsid w:val="00E76FDB"/>
    <w:rsid w:val="00E812DD"/>
    <w:rsid w:val="00E81351"/>
    <w:rsid w:val="00E82D2B"/>
    <w:rsid w:val="00E86317"/>
    <w:rsid w:val="00E910DA"/>
    <w:rsid w:val="00E91470"/>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14BE"/>
    <w:rsid w:val="00ED215F"/>
    <w:rsid w:val="00ED3310"/>
    <w:rsid w:val="00ED4EAD"/>
    <w:rsid w:val="00ED4F55"/>
    <w:rsid w:val="00ED5833"/>
    <w:rsid w:val="00ED770B"/>
    <w:rsid w:val="00EE03F6"/>
    <w:rsid w:val="00EE04EB"/>
    <w:rsid w:val="00EE0961"/>
    <w:rsid w:val="00EE1BCE"/>
    <w:rsid w:val="00EE2564"/>
    <w:rsid w:val="00EE3B8A"/>
    <w:rsid w:val="00EF03C5"/>
    <w:rsid w:val="00EF047B"/>
    <w:rsid w:val="00EF0858"/>
    <w:rsid w:val="00EF12BF"/>
    <w:rsid w:val="00EF2961"/>
    <w:rsid w:val="00EF2BA7"/>
    <w:rsid w:val="00EF4449"/>
    <w:rsid w:val="00EF4CD9"/>
    <w:rsid w:val="00EF59D6"/>
    <w:rsid w:val="00EF5DF1"/>
    <w:rsid w:val="00F00454"/>
    <w:rsid w:val="00F007CD"/>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144D5"/>
    <w:rsid w:val="00F20E4F"/>
    <w:rsid w:val="00F22EAF"/>
    <w:rsid w:val="00F233E7"/>
    <w:rsid w:val="00F23B7F"/>
    <w:rsid w:val="00F24625"/>
    <w:rsid w:val="00F24C34"/>
    <w:rsid w:val="00F2561F"/>
    <w:rsid w:val="00F25CAF"/>
    <w:rsid w:val="00F2710B"/>
    <w:rsid w:val="00F275A6"/>
    <w:rsid w:val="00F30F46"/>
    <w:rsid w:val="00F31912"/>
    <w:rsid w:val="00F31D14"/>
    <w:rsid w:val="00F3341E"/>
    <w:rsid w:val="00F33F46"/>
    <w:rsid w:val="00F34071"/>
    <w:rsid w:val="00F349E5"/>
    <w:rsid w:val="00F3523B"/>
    <w:rsid w:val="00F36677"/>
    <w:rsid w:val="00F40E11"/>
    <w:rsid w:val="00F40F79"/>
    <w:rsid w:val="00F41771"/>
    <w:rsid w:val="00F41D45"/>
    <w:rsid w:val="00F42483"/>
    <w:rsid w:val="00F42B5E"/>
    <w:rsid w:val="00F4479A"/>
    <w:rsid w:val="00F44AEB"/>
    <w:rsid w:val="00F53773"/>
    <w:rsid w:val="00F545E3"/>
    <w:rsid w:val="00F54F90"/>
    <w:rsid w:val="00F5649D"/>
    <w:rsid w:val="00F5744D"/>
    <w:rsid w:val="00F60D7E"/>
    <w:rsid w:val="00F62BE4"/>
    <w:rsid w:val="00F631E7"/>
    <w:rsid w:val="00F64F40"/>
    <w:rsid w:val="00F651A0"/>
    <w:rsid w:val="00F65D6C"/>
    <w:rsid w:val="00F66A1D"/>
    <w:rsid w:val="00F66B37"/>
    <w:rsid w:val="00F67462"/>
    <w:rsid w:val="00F70CD2"/>
    <w:rsid w:val="00F74520"/>
    <w:rsid w:val="00F75306"/>
    <w:rsid w:val="00F76D3C"/>
    <w:rsid w:val="00F8117B"/>
    <w:rsid w:val="00F82C3B"/>
    <w:rsid w:val="00F83BE8"/>
    <w:rsid w:val="00F8626E"/>
    <w:rsid w:val="00F871C6"/>
    <w:rsid w:val="00F87A94"/>
    <w:rsid w:val="00F90025"/>
    <w:rsid w:val="00F9019A"/>
    <w:rsid w:val="00F905D7"/>
    <w:rsid w:val="00F9205B"/>
    <w:rsid w:val="00F92D9A"/>
    <w:rsid w:val="00F93137"/>
    <w:rsid w:val="00F93468"/>
    <w:rsid w:val="00F936DA"/>
    <w:rsid w:val="00F93F62"/>
    <w:rsid w:val="00F948CC"/>
    <w:rsid w:val="00F95718"/>
    <w:rsid w:val="00F9632D"/>
    <w:rsid w:val="00F96A2A"/>
    <w:rsid w:val="00FA0290"/>
    <w:rsid w:val="00FA2314"/>
    <w:rsid w:val="00FA323F"/>
    <w:rsid w:val="00FA3CE6"/>
    <w:rsid w:val="00FA683E"/>
    <w:rsid w:val="00FA7578"/>
    <w:rsid w:val="00FA77A4"/>
    <w:rsid w:val="00FB10D0"/>
    <w:rsid w:val="00FB4459"/>
    <w:rsid w:val="00FB6EC7"/>
    <w:rsid w:val="00FB6FE7"/>
    <w:rsid w:val="00FC0113"/>
    <w:rsid w:val="00FC0880"/>
    <w:rsid w:val="00FC2640"/>
    <w:rsid w:val="00FC41D8"/>
    <w:rsid w:val="00FC44F0"/>
    <w:rsid w:val="00FC4908"/>
    <w:rsid w:val="00FC5486"/>
    <w:rsid w:val="00FC563B"/>
    <w:rsid w:val="00FC5B42"/>
    <w:rsid w:val="00FC66A4"/>
    <w:rsid w:val="00FC6DC9"/>
    <w:rsid w:val="00FD0569"/>
    <w:rsid w:val="00FD0FE8"/>
    <w:rsid w:val="00FD145C"/>
    <w:rsid w:val="00FD267C"/>
    <w:rsid w:val="00FD4B7F"/>
    <w:rsid w:val="00FD4E19"/>
    <w:rsid w:val="00FD699B"/>
    <w:rsid w:val="00FD69AE"/>
    <w:rsid w:val="00FD69E6"/>
    <w:rsid w:val="00FE0F6B"/>
    <w:rsid w:val="00FE171B"/>
    <w:rsid w:val="00FE24A9"/>
    <w:rsid w:val="00FE2C48"/>
    <w:rsid w:val="00FE35D8"/>
    <w:rsid w:val="00FE44FA"/>
    <w:rsid w:val="00FE53BD"/>
    <w:rsid w:val="00FE5C27"/>
    <w:rsid w:val="00FE5F0D"/>
    <w:rsid w:val="00FE63DD"/>
    <w:rsid w:val="00FE701C"/>
    <w:rsid w:val="00FF06FC"/>
    <w:rsid w:val="00FF21C3"/>
    <w:rsid w:val="00FF25FD"/>
    <w:rsid w:val="00FF3C5A"/>
    <w:rsid w:val="00FF43E5"/>
    <w:rsid w:val="00FF5001"/>
    <w:rsid w:val="00FF51DA"/>
    <w:rsid w:val="00FF5FC5"/>
    <w:rsid w:val="00FF60A4"/>
    <w:rsid w:val="00FF6226"/>
    <w:rsid w:val="00FF6BBA"/>
    <w:rsid w:val="00FF6C7E"/>
    <w:rsid w:val="00FF771D"/>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46C600D0-7C62-473F-BB3C-D2485749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oter" Target="footer5.xml"/><Relationship Id="rId10" Type="http://schemas.openxmlformats.org/officeDocument/2006/relationships/settings" Target="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microsoft.com/office/2018/08/relationships/commentsExtensible" Target="commentsExtensible.xml"/><Relationship Id="rId30" Type="http://schemas.microsoft.com/office/2011/relationships/people" Target="people.xml"/><Relationship Id="rId33"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035DDE"/>
    <w:rsid w:val="00083B51"/>
    <w:rsid w:val="00224DEC"/>
    <w:rsid w:val="002A5D56"/>
    <w:rsid w:val="002E63CA"/>
    <w:rsid w:val="003747A6"/>
    <w:rsid w:val="00386294"/>
    <w:rsid w:val="003A0AD2"/>
    <w:rsid w:val="0047744D"/>
    <w:rsid w:val="004B591F"/>
    <w:rsid w:val="00504F15"/>
    <w:rsid w:val="00525AEC"/>
    <w:rsid w:val="00546CFB"/>
    <w:rsid w:val="00563EC9"/>
    <w:rsid w:val="00606430"/>
    <w:rsid w:val="006D1C14"/>
    <w:rsid w:val="007F3A89"/>
    <w:rsid w:val="008E4405"/>
    <w:rsid w:val="00980105"/>
    <w:rsid w:val="00986A47"/>
    <w:rsid w:val="00A00785"/>
    <w:rsid w:val="00A03F3B"/>
    <w:rsid w:val="00A42AA0"/>
    <w:rsid w:val="00A57645"/>
    <w:rsid w:val="00AA51DA"/>
    <w:rsid w:val="00BC19FA"/>
    <w:rsid w:val="00C2224F"/>
    <w:rsid w:val="00C31DAF"/>
    <w:rsid w:val="00C62F7D"/>
    <w:rsid w:val="00DA61B3"/>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7092D7-5F5A-42C2-8990-F8DC80B4BE65}">
  <ds:schemaRefs/>
</ds:datastoreItem>
</file>

<file path=customXml/itemProps3.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7.xml><?xml version="1.0" encoding="utf-8"?>
<ds:datastoreItem xmlns:ds="http://schemas.openxmlformats.org/officeDocument/2006/customXml" ds:itemID="{7FB6BD3E-C1DD-490A-91BD-584CCBC7A94E}">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0</TotalTime>
  <Pages>8</Pages>
  <Words>1509</Words>
  <Characters>8681</Characters>
  <Application>Microsoft Office Word</Application>
  <DocSecurity>0</DocSecurity>
  <Lines>234</Lines>
  <Paragraphs>139</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2</cp:revision>
  <dcterms:created xsi:type="dcterms:W3CDTF">2026-10-13T14:17:00Z</dcterms:created>
  <dcterms:modified xsi:type="dcterms:W3CDTF">2026-10-13T14:17:00Z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